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15B8EFF8" w:rsidR="0012423C" w:rsidRDefault="00F67DEF" w:rsidP="006E637E">
      <w:pPr>
        <w:pStyle w:val="Title"/>
        <w:rPr>
          <w:lang w:val="en-US"/>
        </w:rPr>
      </w:pPr>
      <w:r>
        <w:rPr>
          <w:lang w:val="en-US"/>
        </w:rPr>
        <w:t xml:space="preserve">Applying </w:t>
      </w:r>
      <w:r w:rsidR="00F74EB8">
        <w:rPr>
          <w:lang w:val="en-US"/>
        </w:rPr>
        <w:t xml:space="preserve">the </w:t>
      </w:r>
      <w:r>
        <w:rPr>
          <w:lang w:val="en-US"/>
        </w:rPr>
        <w:t>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outcomes</w:t>
      </w:r>
      <w:r w:rsidR="00F74EB8">
        <w:rPr>
          <w:lang w:val="en-US"/>
        </w:rPr>
        <w:t xml:space="preserve"> (15 words)</w:t>
      </w:r>
    </w:p>
    <w:p w14:paraId="12EAC8DB" w14:textId="342824AD" w:rsidR="009C7EA9" w:rsidRDefault="009C7EA9" w:rsidP="009C7EA9">
      <w:pPr>
        <w:pStyle w:val="Heading1"/>
        <w:rPr>
          <w:lang w:val="en-US"/>
        </w:rPr>
      </w:pPr>
      <w:r>
        <w:rPr>
          <w:lang w:val="en-US"/>
        </w:rPr>
        <w:t>Abstract</w:t>
      </w:r>
      <w:r w:rsidR="00F74EB8">
        <w:rPr>
          <w:lang w:val="en-US"/>
        </w:rPr>
        <w:t xml:space="preserve"> (70 words, at 80)</w:t>
      </w:r>
    </w:p>
    <w:p w14:paraId="7E487EAE" w14:textId="77777777" w:rsidR="000E7DB5" w:rsidRDefault="000E7DB5" w:rsidP="009C7EA9">
      <w:pPr>
        <w:rPr>
          <w:lang w:val="en-US"/>
        </w:rPr>
      </w:pPr>
    </w:p>
    <w:p w14:paraId="0CA84EBE" w14:textId="720BAFC7" w:rsidR="000E7DB5" w:rsidRDefault="000E7DB5" w:rsidP="000E7DB5">
      <w:pPr>
        <w:rPr>
          <w:color w:val="20124D"/>
          <w:shd w:val="clear" w:color="auto" w:fill="FFFFFF"/>
          <w:lang w:val="en-US"/>
        </w:rPr>
      </w:pPr>
      <w:r w:rsidRPr="0029011A">
        <w:rPr>
          <w:color w:val="20124D"/>
          <w:shd w:val="clear" w:color="auto" w:fill="FFFFFF"/>
          <w:lang w:val="en-US"/>
        </w:rPr>
        <w:t xml:space="preserve">Agricultural systems </w:t>
      </w:r>
      <w:r w:rsidR="00F74EB8">
        <w:rPr>
          <w:color w:val="20124D"/>
          <w:shd w:val="clear" w:color="auto" w:fill="FFFFFF"/>
          <w:lang w:val="en-US"/>
        </w:rPr>
        <w:t xml:space="preserve">reflect </w:t>
      </w:r>
      <w:r w:rsidRPr="0029011A">
        <w:rPr>
          <w:color w:val="20124D"/>
          <w:shd w:val="clear" w:color="auto" w:fill="FFFFFF"/>
          <w:lang w:val="en-US"/>
        </w:rPr>
        <w:t xml:space="preserve">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xml:space="preserve">. </w:t>
      </w:r>
      <w:r>
        <w:rPr>
          <w:lang w:val="en-US"/>
        </w:rPr>
        <w:t xml:space="preserve">Here we interpret the </w:t>
      </w:r>
      <w:r w:rsidR="00F74EB8">
        <w:rPr>
          <w:lang w:val="en-US"/>
        </w:rPr>
        <w:t xml:space="preserve">principles </w:t>
      </w:r>
      <w:r>
        <w:rPr>
          <w:lang w:val="en-US"/>
        </w:rPr>
        <w:t>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000179DC" w:rsidRPr="0029011A">
        <w:rPr>
          <w:color w:val="20124D"/>
          <w:shd w:val="clear" w:color="auto" w:fill="FFFFFF"/>
          <w:lang w:val="en-US"/>
        </w:rPr>
        <w:t xml:space="preserve">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w:t>
      </w:r>
    </w:p>
    <w:p w14:paraId="062E6A9E" w14:textId="77777777" w:rsidR="007F57C7" w:rsidRDefault="007F57C7" w:rsidP="007F57C7">
      <w:pPr>
        <w:rPr>
          <w:color w:val="20124D"/>
          <w:shd w:val="clear" w:color="auto" w:fill="FFFFFF"/>
          <w:lang w:val="en-US"/>
        </w:rPr>
      </w:pPr>
    </w:p>
    <w:p w14:paraId="366AFB4C" w14:textId="70D3B468" w:rsidR="007F57C7" w:rsidRPr="0029011A" w:rsidRDefault="007F57C7" w:rsidP="007F57C7">
      <w:pPr>
        <w:rPr>
          <w:lang w:val="en-US"/>
        </w:rPr>
      </w:pPr>
      <w:r w:rsidRPr="0029011A">
        <w:rPr>
          <w:color w:val="20124D"/>
          <w:shd w:val="clear" w:color="auto" w:fill="FFFFFF"/>
          <w:lang w:val="en-US"/>
        </w:rPr>
        <w:t xml:space="preserve">Agricultural systems </w:t>
      </w:r>
      <w:r>
        <w:rPr>
          <w:color w:val="20124D"/>
          <w:shd w:val="clear" w:color="auto" w:fill="FFFFFF"/>
          <w:lang w:val="en-US"/>
        </w:rPr>
        <w:t xml:space="preserve">reflect </w:t>
      </w:r>
      <w:r w:rsidRPr="0029011A">
        <w:rPr>
          <w:color w:val="20124D"/>
          <w:shd w:val="clear" w:color="auto" w:fill="FFFFFF"/>
          <w:lang w:val="en-US"/>
        </w:rPr>
        <w:t xml:space="preserve">complex institutional structures that have historically had, and continue to have, power imbalances embedded within them. </w:t>
      </w:r>
      <w:r>
        <w:rPr>
          <w:color w:val="20124D"/>
          <w:shd w:val="clear" w:color="auto" w:fill="FFFFFF"/>
          <w:lang w:val="en-US"/>
        </w:rPr>
        <w:t xml:space="preserve">Using the </w:t>
      </w:r>
      <w:r>
        <w:rPr>
          <w:lang w:val="en-US"/>
        </w:rPr>
        <w:t>principles</w:t>
      </w:r>
      <w:r>
        <w:rPr>
          <w:lang w:val="en-US"/>
        </w:rPr>
        <w:t xml:space="preserve"> of data feminism</w:t>
      </w:r>
      <w:r>
        <w:rPr>
          <w:lang w:val="en-US"/>
        </w:rPr>
        <w:t xml:space="preserve"> </w:t>
      </w:r>
      <w:r>
        <w:rPr>
          <w:lang w:val="en-US"/>
        </w:rPr>
        <w:t xml:space="preserve">as guides, we explore implications for </w:t>
      </w:r>
      <w:r>
        <w:rPr>
          <w:lang w:val="en-US"/>
        </w:rPr>
        <w:t xml:space="preserve">agricultural research within three </w:t>
      </w:r>
      <w:r>
        <w:rPr>
          <w:lang w:val="en-US"/>
        </w:rPr>
        <w:t>overarching themes</w:t>
      </w:r>
      <w:r>
        <w:rPr>
          <w:lang w:val="en-US"/>
        </w:rPr>
        <w:t xml:space="preserve">: power, reciprocity, and framing. </w:t>
      </w:r>
      <w:r w:rsidRPr="0029011A">
        <w:rPr>
          <w:color w:val="20124D"/>
          <w:shd w:val="clear" w:color="auto" w:fill="FFFFFF"/>
          <w:lang w:val="en-US"/>
        </w:rPr>
        <w:t xml:space="preserve">We </w:t>
      </w:r>
      <w:r>
        <w:rPr>
          <w:color w:val="20124D"/>
          <w:shd w:val="clear" w:color="auto" w:fill="FFFFFF"/>
          <w:lang w:val="en-US"/>
        </w:rPr>
        <w:t>present evidence</w:t>
      </w:r>
      <w:r w:rsidRPr="0029011A">
        <w:rPr>
          <w:color w:val="20124D"/>
          <w:shd w:val="clear" w:color="auto" w:fill="FFFFFF"/>
          <w:lang w:val="en-US"/>
        </w:rPr>
        <w:t xml:space="preserve"> that </w:t>
      </w:r>
      <w:r>
        <w:rPr>
          <w:color w:val="20124D"/>
          <w:shd w:val="clear" w:color="auto" w:fill="FFFFFF"/>
          <w:lang w:val="en-US"/>
        </w:rPr>
        <w:t xml:space="preserve">working within these frameworks </w:t>
      </w:r>
      <w:r w:rsidRPr="0029011A">
        <w:rPr>
          <w:color w:val="20124D"/>
          <w:shd w:val="clear" w:color="auto" w:fill="FFFFFF"/>
          <w:lang w:val="en-US"/>
        </w:rPr>
        <w:t>concomitantly fosters creativity</w:t>
      </w:r>
      <w:r>
        <w:rPr>
          <w:color w:val="20124D"/>
          <w:shd w:val="clear" w:color="auto" w:fill="FFFFFF"/>
          <w:lang w:val="en-US"/>
        </w:rPr>
        <w:t xml:space="preserve"> and</w:t>
      </w:r>
      <w:r w:rsidRPr="0029011A">
        <w:rPr>
          <w:color w:val="20124D"/>
          <w:shd w:val="clear" w:color="auto" w:fill="FFFFFF"/>
          <w:lang w:val="en-US"/>
        </w:rPr>
        <w:t xml:space="preserve"> lead</w:t>
      </w:r>
      <w:r>
        <w:rPr>
          <w:color w:val="20124D"/>
          <w:shd w:val="clear" w:color="auto" w:fill="FFFFFF"/>
          <w:lang w:val="en-US"/>
        </w:rPr>
        <w:t>s</w:t>
      </w:r>
      <w:r w:rsidRPr="0029011A">
        <w:rPr>
          <w:color w:val="20124D"/>
          <w:shd w:val="clear" w:color="auto" w:fill="FFFFFF"/>
          <w:lang w:val="en-US"/>
        </w:rPr>
        <w:t xml:space="preserve"> to more transformative outcomes.</w:t>
      </w:r>
    </w:p>
    <w:p w14:paraId="072F2354" w14:textId="77777777" w:rsidR="007F57C7" w:rsidRPr="0029011A" w:rsidRDefault="007F57C7" w:rsidP="000E7DB5">
      <w:pPr>
        <w:rPr>
          <w:lang w:val="en-US"/>
        </w:rPr>
      </w:pPr>
    </w:p>
    <w:p w14:paraId="59F76605" w14:textId="45B64AE4" w:rsidR="008D2ECE" w:rsidRPr="00D16F57" w:rsidRDefault="008D2ECE" w:rsidP="00EB106A">
      <w:pPr>
        <w:pStyle w:val="Heading1"/>
        <w:rPr>
          <w:lang w:val="en-US"/>
        </w:rPr>
      </w:pPr>
      <w:r w:rsidRPr="00D16F57">
        <w:rPr>
          <w:lang w:val="en-US"/>
        </w:rPr>
        <w:t>Introduction</w:t>
      </w:r>
      <w:r w:rsidR="002B1246">
        <w:rPr>
          <w:lang w:val="en-US"/>
        </w:rPr>
        <w:t xml:space="preserve"> (735 words)</w:t>
      </w:r>
    </w:p>
    <w:p w14:paraId="37F2D7BF" w14:textId="11F95ECD" w:rsidR="009724E3" w:rsidRDefault="00202CF7" w:rsidP="00511C53">
      <w:pPr>
        <w:rPr>
          <w:lang w:val="en-US"/>
        </w:rPr>
      </w:pPr>
      <w:r>
        <w:rPr>
          <w:lang w:val="en-US"/>
        </w:rPr>
        <w:t xml:space="preserve">Power can be defined as a relationship through which one is able to obtain one’s will even in the face of resistance from others (CITE). </w:t>
      </w:r>
      <w:r>
        <w:rPr>
          <w:lang w:val="en-US"/>
        </w:rPr>
        <w:t>T</w:t>
      </w:r>
      <w:r w:rsidRPr="00F8312C">
        <w:rPr>
          <w:lang w:val="en-US"/>
        </w:rPr>
        <w:t xml:space="preserve">he </w:t>
      </w:r>
      <w:r>
        <w:rPr>
          <w:lang w:val="en-US"/>
        </w:rPr>
        <w:t>explosion in capacity for societ</w:t>
      </w:r>
      <w:r>
        <w:rPr>
          <w:lang w:val="en-US"/>
        </w:rPr>
        <w:t>ies</w:t>
      </w:r>
      <w:r>
        <w:rPr>
          <w:lang w:val="en-US"/>
        </w:rPr>
        <w:t xml:space="preserve"> to generate, store, and utilize data has prompted a global discourse on the </w:t>
      </w:r>
      <w:r w:rsidRPr="00F8312C">
        <w:rPr>
          <w:lang w:val="en-US"/>
        </w:rPr>
        <w:t xml:space="preserve">intersection of data and power. </w:t>
      </w:r>
      <w:r w:rsidR="000923F7">
        <w:rPr>
          <w:lang w:val="en-US"/>
        </w:rPr>
        <w:t>Power</w:t>
      </w:r>
      <w:r w:rsidR="00E30F4E">
        <w:rPr>
          <w:lang w:val="en-US"/>
        </w:rPr>
        <w:t xml:space="preserve"> interacts with every stage of the </w:t>
      </w:r>
      <w:r w:rsidR="000923F7">
        <w:rPr>
          <w:lang w:val="en-US"/>
        </w:rPr>
        <w:t xml:space="preserve">data lifecycle, from provenance to utilization, </w:t>
      </w:r>
      <w:r w:rsidR="00E30F4E">
        <w:rPr>
          <w:lang w:val="en-US"/>
        </w:rPr>
        <w:t>in complex ways that has demanded</w:t>
      </w:r>
      <w:r w:rsidR="000923F7">
        <w:rPr>
          <w:lang w:val="en-US"/>
        </w:rPr>
        <w:t xml:space="preserve"> creation of new academic fields such as critical data studies, data justice, and techno-politics (e.g., </w:t>
      </w:r>
      <w:r w:rsidR="000E1579" w:rsidRPr="00F8312C">
        <w:rPr>
          <w:lang w:val="en-US"/>
        </w:rPr>
        <w:t>data ethics (CITE), algorithmic accountability (CITE), critical data studies (CITE)</w:t>
      </w:r>
      <w:r w:rsidR="000923F7">
        <w:rPr>
          <w:lang w:val="en-US"/>
        </w:rPr>
        <w:t xml:space="preserve">, </w:t>
      </w:r>
      <w:r w:rsidR="000E1579" w:rsidRPr="00F8312C">
        <w:rPr>
          <w:lang w:val="en-US"/>
        </w:rPr>
        <w:t>techno-politics (CITE)</w:t>
      </w:r>
      <w:r w:rsidR="000923F7">
        <w:rPr>
          <w:lang w:val="en-US"/>
        </w:rPr>
        <w:t>)</w:t>
      </w:r>
      <w:r w:rsidR="00673001">
        <w:rPr>
          <w:lang w:val="en-US"/>
        </w:rPr>
        <w:t>, and have been focal points of numerous popular culture artifacts (CTE?). This attention is merited; w</w:t>
      </w:r>
      <w:r w:rsidR="00F8312C" w:rsidRPr="00F8312C">
        <w:rPr>
          <w:lang w:val="en-US"/>
        </w:rPr>
        <w:t>ithout intentional examination of these issues</w:t>
      </w:r>
      <w:r>
        <w:rPr>
          <w:lang w:val="en-US"/>
        </w:rPr>
        <w:t>,</w:t>
      </w:r>
      <w:r w:rsidR="00F8312C" w:rsidRPr="00F8312C">
        <w:rPr>
          <w:lang w:val="en-US"/>
        </w:rPr>
        <w:t xml:space="preserve"> existing power differentials will </w:t>
      </w:r>
      <w:r w:rsidR="00673001">
        <w:rPr>
          <w:lang w:val="en-US"/>
        </w:rPr>
        <w:t xml:space="preserve">compound (CITE, the covid paper?) </w:t>
      </w:r>
      <w:r w:rsidR="00F8312C" w:rsidRPr="00F8312C">
        <w:rPr>
          <w:lang w:val="en-US"/>
        </w:rPr>
        <w:t xml:space="preserve">and new ones </w:t>
      </w:r>
      <w:r w:rsidR="00673001">
        <w:rPr>
          <w:lang w:val="en-US"/>
        </w:rPr>
        <w:t xml:space="preserve">will be </w:t>
      </w:r>
      <w:r w:rsidR="00F8312C" w:rsidRPr="00F8312C">
        <w:rPr>
          <w:lang w:val="en-US"/>
        </w:rPr>
        <w:t>created</w:t>
      </w:r>
      <w:r w:rsidR="00673001">
        <w:rPr>
          <w:lang w:val="en-US"/>
        </w:rPr>
        <w:t xml:space="preserve"> (digital divide?), a result many deem undesirable.</w:t>
      </w:r>
      <w:r w:rsidR="009724E3">
        <w:rPr>
          <w:lang w:val="en-US"/>
        </w:rPr>
        <w:t xml:space="preserve"> </w:t>
      </w:r>
    </w:p>
    <w:p w14:paraId="3D2C8D27" w14:textId="77777777" w:rsidR="009724E3" w:rsidRDefault="009724E3" w:rsidP="00511C53">
      <w:pPr>
        <w:rPr>
          <w:lang w:val="en-US"/>
        </w:rPr>
      </w:pPr>
    </w:p>
    <w:p w14:paraId="32244480" w14:textId="71FB0C5B" w:rsidR="007D03A3" w:rsidRDefault="00E30F4E" w:rsidP="00086D8C">
      <w:pPr>
        <w:rPr>
          <w:lang w:val="en-US"/>
        </w:rPr>
      </w:pPr>
      <w:r>
        <w:rPr>
          <w:lang w:val="en-US"/>
        </w:rPr>
        <w:t xml:space="preserve">Research and data are intricately connected, and although </w:t>
      </w:r>
      <w:r w:rsidR="003D4DD4" w:rsidRPr="00F8312C">
        <w:rPr>
          <w:lang w:val="en-US"/>
        </w:rPr>
        <w:t>scientists in technical fields</w:t>
      </w:r>
      <w:r w:rsidR="007D03A3">
        <w:rPr>
          <w:lang w:val="en-US"/>
        </w:rPr>
        <w:t xml:space="preserve"> work with data at many levels </w:t>
      </w:r>
      <w:r>
        <w:rPr>
          <w:lang w:val="en-US"/>
        </w:rPr>
        <w:t>they</w:t>
      </w:r>
      <w:r w:rsidR="003D4DD4" w:rsidRPr="00F8312C">
        <w:rPr>
          <w:lang w:val="en-US"/>
        </w:rPr>
        <w:t xml:space="preserve"> </w:t>
      </w:r>
      <w:r w:rsidR="000369A3" w:rsidRPr="00F8312C">
        <w:rPr>
          <w:lang w:val="en-US"/>
        </w:rPr>
        <w:t xml:space="preserve">have traditionally </w:t>
      </w:r>
      <w:r>
        <w:rPr>
          <w:lang w:val="en-US"/>
        </w:rPr>
        <w:t xml:space="preserve">done so </w:t>
      </w:r>
      <w:r w:rsidR="00353ABB" w:rsidRPr="00F8312C">
        <w:rPr>
          <w:lang w:val="en-US"/>
        </w:rPr>
        <w:t xml:space="preserve">under the </w:t>
      </w:r>
      <w:r w:rsidR="00B61AB0" w:rsidRPr="00F8312C">
        <w:rPr>
          <w:lang w:val="en-US"/>
        </w:rPr>
        <w:t xml:space="preserve">assumption of </w:t>
      </w:r>
      <w:r w:rsidR="00353ABB" w:rsidRPr="00F8312C">
        <w:rPr>
          <w:lang w:val="en-US"/>
        </w:rPr>
        <w:t>value-neutrality</w:t>
      </w:r>
      <w:r>
        <w:rPr>
          <w:lang w:val="en-US"/>
        </w:rPr>
        <w:t>. While social scientists have long acknowledged this assumption to be false (ANGIE’S CITATIONS), technical researchers are increasingly</w:t>
      </w:r>
      <w:r w:rsidR="00E67C40">
        <w:rPr>
          <w:lang w:val="en-US"/>
        </w:rPr>
        <w:t xml:space="preserve"> acknowledging</w:t>
      </w:r>
      <w:r>
        <w:rPr>
          <w:lang w:val="en-US"/>
        </w:rPr>
        <w:t xml:space="preserve"> </w:t>
      </w:r>
      <w:r w:rsidR="00632DA9" w:rsidRPr="00F8312C">
        <w:rPr>
          <w:lang w:val="en-US"/>
        </w:rPr>
        <w:t xml:space="preserve">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Pr>
          <w:lang w:val="en-US"/>
        </w:rPr>
        <w:t xml:space="preserve">. </w:t>
      </w:r>
      <w:r w:rsidR="00E67C40">
        <w:rPr>
          <w:lang w:val="en-US"/>
        </w:rPr>
        <w:t>To truly contribute to public good, researchers must now become adept at recognizing their role in enforcing, or challenging</w:t>
      </w:r>
      <w:r w:rsidR="000D284F">
        <w:rPr>
          <w:lang w:val="en-US"/>
        </w:rPr>
        <w:t>,</w:t>
      </w:r>
      <w:r w:rsidR="00E67C40">
        <w:rPr>
          <w:lang w:val="en-US"/>
        </w:rPr>
        <w:t xml:space="preserve"> power differentials.</w:t>
      </w:r>
      <w:r w:rsidR="00DF6316" w:rsidRPr="00F8312C">
        <w:rPr>
          <w:lang w:val="en-US"/>
        </w:rPr>
        <w:t xml:space="preserve"> </w:t>
      </w:r>
      <w:r w:rsidR="009724E3">
        <w:rPr>
          <w:lang w:val="en-US"/>
        </w:rPr>
        <w:t>Th</w:t>
      </w:r>
      <w:r w:rsidR="000D284F">
        <w:rPr>
          <w:lang w:val="en-US"/>
        </w:rPr>
        <w:t xml:space="preserve">is need for awareness has been discussed deeply within certain technical domains such as </w:t>
      </w:r>
      <w:r w:rsidR="009442EB" w:rsidRPr="00F8312C">
        <w:rPr>
          <w:lang w:val="en-US"/>
        </w:rPr>
        <w:t>technology</w:t>
      </w:r>
      <w:r w:rsidR="000D284F">
        <w:rPr>
          <w:lang w:val="en-US"/>
        </w:rPr>
        <w:t xml:space="preserve"> and</w:t>
      </w:r>
      <w:r w:rsidR="009442EB" w:rsidRPr="00F8312C">
        <w:rPr>
          <w:lang w:val="en-US"/>
        </w:rPr>
        <w:t xml:space="preserve"> </w:t>
      </w:r>
      <w:r w:rsidR="00BC43D6" w:rsidRPr="00F8312C">
        <w:rPr>
          <w:lang w:val="en-US"/>
        </w:rPr>
        <w:t>health care</w:t>
      </w:r>
      <w:r w:rsidR="000D284F">
        <w:rPr>
          <w:lang w:val="en-US"/>
        </w:rPr>
        <w:t xml:space="preserve"> (CITE). </w:t>
      </w:r>
      <w:r w:rsidR="00400119" w:rsidRPr="00F8312C">
        <w:rPr>
          <w:lang w:val="en-US"/>
        </w:rPr>
        <w:t xml:space="preserve">We argue that despite </w:t>
      </w:r>
      <w:r w:rsidR="00B429F1" w:rsidRPr="00F8312C">
        <w:rPr>
          <w:lang w:val="en-US"/>
        </w:rPr>
        <w:t>being</w:t>
      </w:r>
      <w:r w:rsidR="000D284F">
        <w:rPr>
          <w:lang w:val="en-US"/>
        </w:rPr>
        <w:t xml:space="preserve"> a salient theme</w:t>
      </w:r>
      <w:r w:rsidR="00F74EB8">
        <w:rPr>
          <w:lang w:val="en-US"/>
        </w:rPr>
        <w:t xml:space="preserve"> </w:t>
      </w:r>
      <w:r w:rsidR="00B429F1" w:rsidRPr="00F8312C">
        <w:rPr>
          <w:lang w:val="en-US"/>
        </w:rPr>
        <w:t xml:space="preserve">within </w:t>
      </w:r>
      <w:r w:rsidR="000D284F">
        <w:rPr>
          <w:lang w:val="en-US"/>
        </w:rPr>
        <w:t xml:space="preserve">agriculture, there are few discussions </w:t>
      </w:r>
      <w:r w:rsidR="00202CF7">
        <w:rPr>
          <w:lang w:val="en-US"/>
        </w:rPr>
        <w:t xml:space="preserve">within the physical sciences </w:t>
      </w:r>
      <w:r w:rsidR="006355F8" w:rsidRPr="00F8312C">
        <w:rPr>
          <w:lang w:val="en-US"/>
        </w:rPr>
        <w:t xml:space="preserve">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0D284F">
        <w:rPr>
          <w:lang w:val="en-US"/>
        </w:rPr>
        <w:t xml:space="preserve"> </w:t>
      </w:r>
      <w:r w:rsidR="007D1CDD" w:rsidRPr="00F8312C">
        <w:rPr>
          <w:lang w:val="en-US"/>
        </w:rPr>
        <w:t xml:space="preserve">and power. </w:t>
      </w:r>
      <w:r w:rsidR="00493163" w:rsidRPr="00F8312C">
        <w:rPr>
          <w:lang w:val="en-US"/>
        </w:rPr>
        <w:t>This gap has been acknowledged within the larger food studies community</w:t>
      </w:r>
      <w:r w:rsidR="000D284F">
        <w:rPr>
          <w:lang w:val="en-US"/>
        </w:rPr>
        <w:t xml:space="preserve"> for decades (Allen and Sachs</w:t>
      </w:r>
      <w:proofErr w:type="gramStart"/>
      <w:r w:rsidR="000D284F">
        <w:rPr>
          <w:lang w:val="en-US"/>
        </w:rPr>
        <w:t>)</w:t>
      </w:r>
      <w:r w:rsidR="00493163" w:rsidRPr="00F8312C">
        <w:rPr>
          <w:lang w:val="en-US"/>
        </w:rPr>
        <w:t>, a</w:t>
      </w:r>
      <w:r w:rsidR="00E24957" w:rsidRPr="00F8312C">
        <w:rPr>
          <w:lang w:val="en-US"/>
        </w:rPr>
        <w:t>nd</w:t>
      </w:r>
      <w:proofErr w:type="gramEnd"/>
      <w:r w:rsidR="00E24957" w:rsidRPr="00F8312C">
        <w:rPr>
          <w:lang w:val="en-US"/>
        </w:rPr>
        <w:t xml:space="preserve"> </w:t>
      </w:r>
      <w:r w:rsidR="007E0262">
        <w:rPr>
          <w:lang w:val="en-US"/>
        </w:rPr>
        <w:t>attempts t</w:t>
      </w:r>
      <w:r w:rsidR="00202CF7">
        <w:rPr>
          <w:lang w:val="en-US"/>
        </w:rPr>
        <w:t xml:space="preserve">o discuss and </w:t>
      </w:r>
      <w:r w:rsidR="00172B03">
        <w:rPr>
          <w:lang w:val="en-US"/>
        </w:rPr>
        <w:t>address</w:t>
      </w:r>
      <w:r w:rsidR="00E24957" w:rsidRPr="00F8312C">
        <w:rPr>
          <w:lang w:val="en-US"/>
        </w:rPr>
        <w:t xml:space="preserve"> power </w:t>
      </w:r>
      <w:r w:rsidR="007E0262">
        <w:rPr>
          <w:lang w:val="en-US"/>
        </w:rPr>
        <w:t>inequities</w:t>
      </w:r>
      <w:r w:rsidR="00E24957" w:rsidRPr="00F8312C">
        <w:rPr>
          <w:lang w:val="en-US"/>
        </w:rPr>
        <w:t xml:space="preserve"> are becoming codified within the </w:t>
      </w:r>
      <w:r w:rsidR="00E24957" w:rsidRPr="00F8312C">
        <w:rPr>
          <w:lang w:val="en-US"/>
        </w:rPr>
        <w:lastRenderedPageBreak/>
        <w:t>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The Agroecology Research-Action Collective</w:t>
      </w:r>
      <w:r w:rsidR="007E0262">
        <w:rPr>
          <w:lang w:val="en-US"/>
        </w:rPr>
        <w:t xml:space="preserve">’s </w:t>
      </w:r>
      <w:r w:rsidR="00CA2C6E" w:rsidRPr="00F8312C">
        <w:rPr>
          <w:lang w:val="en-US"/>
        </w:rPr>
        <w:t>Principles and Protocols for scholar-</w:t>
      </w:r>
      <w:r w:rsidR="00EC46BD" w:rsidRPr="00F8312C">
        <w:rPr>
          <w:lang w:val="en-US"/>
        </w:rPr>
        <w:t>activists</w:t>
      </w:r>
      <w:r w:rsidR="007E0262">
        <w:rPr>
          <w:lang w:val="en-US"/>
        </w:rPr>
        <w:t xml:space="preserve"> is an excellent </w:t>
      </w:r>
      <w:proofErr w:type="gramStart"/>
      <w:r w:rsidR="007E0262">
        <w:rPr>
          <w:lang w:val="en-US"/>
        </w:rPr>
        <w:t>resource</w:t>
      </w:r>
      <w:r w:rsidR="00202CF7">
        <w:rPr>
          <w:lang w:val="en-US"/>
        </w:rPr>
        <w:t>,</w:t>
      </w:r>
      <w:r w:rsidR="007E0262">
        <w:rPr>
          <w:lang w:val="en-US"/>
        </w:rPr>
        <w:t xml:space="preserve"> but</w:t>
      </w:r>
      <w:proofErr w:type="gramEnd"/>
      <w:r w:rsidR="007E0262">
        <w:rPr>
          <w:lang w:val="en-US"/>
        </w:rPr>
        <w:t xml:space="preserve"> is</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w:t>
      </w:r>
      <w:r w:rsidR="007E0262">
        <w:rPr>
          <w:lang w:val="en-US"/>
        </w:rPr>
        <w:t>A</w:t>
      </w:r>
      <w:r w:rsidR="00086D8C" w:rsidRPr="00F8312C">
        <w:rPr>
          <w:lang w:val="en-US"/>
        </w:rPr>
        <w:t>gricultural researchers</w:t>
      </w:r>
      <w:r w:rsidR="007E0262">
        <w:rPr>
          <w:lang w:val="en-US"/>
        </w:rPr>
        <w:t xml:space="preserve"> working in the physical sciences</w:t>
      </w:r>
      <w:r w:rsidR="00086D8C" w:rsidRPr="00F8312C">
        <w:rPr>
          <w:lang w:val="en-US"/>
        </w:rPr>
        <w:t xml:space="preserve">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202CF7">
        <w:rPr>
          <w:lang w:val="en-US"/>
        </w:rPr>
        <w:t>, which may hinder discussion</w:t>
      </w:r>
      <w:r w:rsidR="00555110">
        <w:rPr>
          <w:lang w:val="en-US"/>
        </w:rPr>
        <w:t xml:space="preserve"> (Longino 1988)</w:t>
      </w:r>
      <w:r w:rsidR="00086D8C" w:rsidRPr="00F8312C">
        <w:rPr>
          <w:lang w:val="en-US"/>
        </w:rPr>
        <w:t xml:space="preserve">. </w:t>
      </w:r>
    </w:p>
    <w:p w14:paraId="1EEAEB26" w14:textId="77777777" w:rsidR="007E0262" w:rsidRDefault="007E0262" w:rsidP="00086D8C">
      <w:pPr>
        <w:rPr>
          <w:lang w:val="en-US"/>
        </w:rPr>
      </w:pPr>
    </w:p>
    <w:p w14:paraId="2012ABFD" w14:textId="4F2DD8A1" w:rsidR="00086D8C" w:rsidRPr="00172B03" w:rsidRDefault="007E0262" w:rsidP="00086D8C">
      <w:pPr>
        <w:rPr>
          <w:lang w:val="en-US"/>
        </w:rPr>
      </w:pPr>
      <w:r>
        <w:rPr>
          <w:lang w:val="en-US"/>
        </w:rPr>
        <w:t>Data feminism principles provide</w:t>
      </w:r>
      <w:r w:rsidR="006035D7" w:rsidRPr="00172B03">
        <w:rPr>
          <w:lang w:val="en-US"/>
        </w:rPr>
        <w:t xml:space="preserve"> guidance </w:t>
      </w:r>
      <w:r>
        <w:rPr>
          <w:lang w:val="en-US"/>
        </w:rPr>
        <w:t>for</w:t>
      </w:r>
      <w:r w:rsidR="006035D7" w:rsidRPr="00172B03">
        <w:rPr>
          <w:lang w:val="en-US"/>
        </w:rPr>
        <w:t xml:space="preserve"> approach</w:t>
      </w:r>
      <w:r>
        <w:rPr>
          <w:lang w:val="en-US"/>
        </w:rPr>
        <w:t>ing</w:t>
      </w:r>
      <w:r w:rsidR="006035D7" w:rsidRPr="00172B03">
        <w:rPr>
          <w:lang w:val="en-US"/>
        </w:rPr>
        <w:t xml:space="preserve"> data wit</w:t>
      </w:r>
      <w:r w:rsidR="006777C1" w:rsidRPr="00172B03">
        <w:rPr>
          <w:lang w:val="en-US"/>
        </w:rPr>
        <w:t xml:space="preserve">h an explicit </w:t>
      </w:r>
      <w:r>
        <w:rPr>
          <w:lang w:val="en-US"/>
        </w:rPr>
        <w:t xml:space="preserve">interrogation </w:t>
      </w:r>
      <w:r w:rsidR="006777C1" w:rsidRPr="00172B03">
        <w:rPr>
          <w:lang w:val="en-US"/>
        </w:rPr>
        <w:t xml:space="preserve">of the power imbalances </w:t>
      </w:r>
      <w:r w:rsidR="00B64839" w:rsidRPr="00172B03">
        <w:rPr>
          <w:lang w:val="en-US"/>
        </w:rPr>
        <w:t>the work is embedded within</w:t>
      </w:r>
      <w:r w:rsidR="0061375A" w:rsidRPr="00172B03">
        <w:rPr>
          <w:lang w:val="en-US"/>
        </w:rPr>
        <w:t>, and therefore foment reflection on ethical implications</w:t>
      </w:r>
      <w:r>
        <w:rPr>
          <w:lang w:val="en-US"/>
        </w:rPr>
        <w:t xml:space="preserve"> (</w:t>
      </w:r>
      <w:r w:rsidR="002B1246">
        <w:rPr>
          <w:lang w:val="en-US"/>
        </w:rPr>
        <w:t>CITEDIGNAZIOKLEIN</w:t>
      </w:r>
      <w:r>
        <w:rPr>
          <w:lang w:val="en-US"/>
        </w:rPr>
        <w:t>).</w:t>
      </w:r>
      <w:r w:rsidR="00B64839" w:rsidRPr="00172B03">
        <w:rPr>
          <w:lang w:val="en-US"/>
        </w:rPr>
        <w:t xml:space="preserve"> </w:t>
      </w:r>
      <w:r w:rsidR="00C3253A" w:rsidRPr="00172B03">
        <w:rPr>
          <w:lang w:val="en-US"/>
        </w:rPr>
        <w:t xml:space="preserve">The principles are </w:t>
      </w:r>
      <w:r w:rsidR="008526F6" w:rsidRPr="00172B03">
        <w:rPr>
          <w:lang w:val="en-US"/>
        </w:rPr>
        <w:t xml:space="preserve">designed to be </w:t>
      </w:r>
      <w:r w:rsidR="002B1246">
        <w:rPr>
          <w:lang w:val="en-US"/>
        </w:rPr>
        <w:t xml:space="preserve">action-oriented and </w:t>
      </w:r>
      <w:r w:rsidR="008526F6" w:rsidRPr="00172B03">
        <w:rPr>
          <w:lang w:val="en-US"/>
        </w:rPr>
        <w:t>domain-agnostic</w:t>
      </w:r>
      <w:r w:rsidR="001C7929" w:rsidRPr="00172B03">
        <w:rPr>
          <w:lang w:val="en-US"/>
        </w:rPr>
        <w:t xml:space="preserve">, and </w:t>
      </w:r>
      <w:proofErr w:type="spellStart"/>
      <w:r>
        <w:rPr>
          <w:lang w:val="en-US"/>
        </w:rPr>
        <w:t>D’Ignazio</w:t>
      </w:r>
      <w:proofErr w:type="spellEnd"/>
      <w:r>
        <w:rPr>
          <w:lang w:val="en-US"/>
        </w:rPr>
        <w:t xml:space="preserve"> and Klein’s (2020) work h</w:t>
      </w:r>
      <w:r w:rsidR="00061D65" w:rsidRPr="00172B03">
        <w:rPr>
          <w:lang w:val="en-US"/>
        </w:rPr>
        <w:t xml:space="preserve">as been </w:t>
      </w:r>
      <w:r w:rsidR="00EC46BD" w:rsidRPr="00172B03">
        <w:rPr>
          <w:lang w:val="en-US"/>
        </w:rPr>
        <w:t xml:space="preserve">highly cited by </w:t>
      </w:r>
      <w:r>
        <w:rPr>
          <w:lang w:val="en-US"/>
        </w:rPr>
        <w:t xml:space="preserve">numerous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Pr>
          <w:lang w:val="en-US"/>
        </w:rPr>
        <w:t>, though a</w:t>
      </w:r>
      <w:r w:rsidR="00BA117B">
        <w:rPr>
          <w:lang w:val="en-US"/>
        </w:rPr>
        <w:t xml:space="preserve"> recent study</w:t>
      </w:r>
      <w:r w:rsidR="00086D8C" w:rsidRPr="00172B03">
        <w:rPr>
          <w:lang w:val="en-US"/>
        </w:rPr>
        <w:t xml:space="preserve"> evaluated the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on their </w:t>
      </w:r>
      <w:r w:rsidR="00086D8C" w:rsidRPr="00172B03">
        <w:rPr>
          <w:lang w:val="en-US"/>
        </w:rPr>
        <w:t>data reporting practices through the lens of data feminism</w:t>
      </w:r>
      <w:r>
        <w:rPr>
          <w:lang w:val="en-US"/>
        </w:rPr>
        <w:t xml:space="preserve"> (</w:t>
      </w:r>
      <w:r w:rsidR="002B1246">
        <w:rPr>
          <w:lang w:val="en-US"/>
        </w:rPr>
        <w:t>CITERISSING</w:t>
      </w:r>
      <w:r>
        <w:rPr>
          <w:lang w:val="en-US"/>
        </w:rPr>
        <w:t>)</w:t>
      </w:r>
      <w:r w:rsidR="00086D8C" w:rsidRPr="00172B03">
        <w:rPr>
          <w:lang w:val="en-US"/>
        </w:rPr>
        <w:t xml:space="preserve">. </w:t>
      </w:r>
    </w:p>
    <w:p w14:paraId="3BB0C2AB" w14:textId="075CC921" w:rsidR="00AB2A8B" w:rsidRDefault="00AB2A8B" w:rsidP="00AB2A8B">
      <w:pPr>
        <w:rPr>
          <w:b/>
          <w:bCs/>
          <w:lang w:val="en-US"/>
        </w:rPr>
      </w:pPr>
    </w:p>
    <w:p w14:paraId="26DD032E" w14:textId="09CCF909" w:rsidR="00E4568A" w:rsidRDefault="007E0262" w:rsidP="00511C53">
      <w:pPr>
        <w:rPr>
          <w:b/>
          <w:bCs/>
          <w:lang w:val="en-US"/>
        </w:rPr>
      </w:pPr>
      <w:r>
        <w:rPr>
          <w:lang w:val="en-US"/>
        </w:rPr>
        <w:t>Data feminism is rooted in social science’s empirical study of power</w:t>
      </w:r>
      <w:r w:rsidR="002B1246">
        <w:rPr>
          <w:lang w:val="en-US"/>
        </w:rPr>
        <w:t xml:space="preserve"> and emphasizes i</w:t>
      </w:r>
      <w:r>
        <w:rPr>
          <w:lang w:val="en-US"/>
        </w:rPr>
        <w:t xml:space="preserve">ntersectionality, or the inability to </w:t>
      </w:r>
      <w:r w:rsidR="00202CF7">
        <w:rPr>
          <w:lang w:val="en-US"/>
        </w:rPr>
        <w:t>study dimensions of power in isolation</w:t>
      </w:r>
      <w:r>
        <w:rPr>
          <w:lang w:val="en-US"/>
        </w:rPr>
        <w:t xml:space="preserve"> (XX</w:t>
      </w:r>
      <w:r w:rsidR="002B1246">
        <w:rPr>
          <w:lang w:val="en-US"/>
        </w:rPr>
        <w:t>; please see supplementary material for a more complete overview of these topics</w:t>
      </w:r>
      <w:r>
        <w:rPr>
          <w:lang w:val="en-US"/>
        </w:rPr>
        <w:t>).</w:t>
      </w:r>
      <w:r w:rsidR="002B1246">
        <w:rPr>
          <w:lang w:val="en-US"/>
        </w:rPr>
        <w:t xml:space="preserve"> Due to agriculture’s complex power dimensions, we feel this framework is particularly suited to this application. </w:t>
      </w:r>
      <w:r w:rsidR="00FC3C55" w:rsidRPr="00172B03">
        <w:rPr>
          <w:lang w:val="en-US"/>
        </w:rPr>
        <w:t xml:space="preserve">The goal of this paper is not to </w:t>
      </w:r>
      <w:r w:rsidR="007D03A3">
        <w:rPr>
          <w:lang w:val="en-US"/>
        </w:rPr>
        <w:t xml:space="preserve">simply </w:t>
      </w:r>
      <w:r w:rsidR="00FC3C55" w:rsidRPr="00172B03">
        <w:rPr>
          <w:lang w:val="en-US"/>
        </w:rPr>
        <w:t xml:space="preserve">reiterate the principles laid out by </w:t>
      </w:r>
      <w:proofErr w:type="spellStart"/>
      <w:r w:rsidR="00FC3C55" w:rsidRPr="00172B03">
        <w:rPr>
          <w:lang w:val="en-US"/>
        </w:rPr>
        <w:t>D’Ignazio</w:t>
      </w:r>
      <w:proofErr w:type="spellEnd"/>
      <w:r w:rsidR="00FC3C55" w:rsidRPr="00172B03">
        <w:rPr>
          <w:lang w:val="en-US"/>
        </w:rPr>
        <w:t xml:space="preserve"> and </w:t>
      </w:r>
      <w:r w:rsidR="00172B03" w:rsidRPr="00172B03">
        <w:rPr>
          <w:lang w:val="en-US"/>
        </w:rPr>
        <w:t>Klein (</w:t>
      </w:r>
      <w:r w:rsidR="002B1246">
        <w:rPr>
          <w:lang w:val="en-US"/>
        </w:rPr>
        <w:t>2020</w:t>
      </w:r>
      <w:r w:rsidR="00172B03" w:rsidRPr="00172B03">
        <w:rPr>
          <w:lang w:val="en-US"/>
        </w:rPr>
        <w:t>)</w:t>
      </w:r>
      <w:r w:rsidR="002B1246">
        <w:rPr>
          <w:lang w:val="en-US"/>
        </w:rPr>
        <w:t xml:space="preserve">, nor to </w:t>
      </w:r>
      <w:r w:rsidR="00FC3C55" w:rsidRPr="00172B03">
        <w:rPr>
          <w:lang w:val="en-US"/>
        </w:rPr>
        <w:t xml:space="preserve">suggest one set of guiding principles is superior to another. </w:t>
      </w:r>
      <w:r w:rsidR="00D90450" w:rsidRPr="00172B03">
        <w:rPr>
          <w:lang w:val="en-US"/>
        </w:rPr>
        <w:t xml:space="preserve">Rather, </w:t>
      </w:r>
      <w:r w:rsidR="007D03A3">
        <w:rPr>
          <w:lang w:val="en-US"/>
        </w:rPr>
        <w:t xml:space="preserve">as agricultural scientists, </w:t>
      </w:r>
      <w:r w:rsidR="00F57CCD">
        <w:rPr>
          <w:lang w:val="en-US"/>
        </w:rPr>
        <w:t xml:space="preserve">we found the principles helpful in guiding our own work, and we </w:t>
      </w:r>
      <w:r w:rsidR="002C07B7" w:rsidRPr="00172B03">
        <w:rPr>
          <w:lang w:val="en-US"/>
        </w:rPr>
        <w:t xml:space="preserve">aim </w:t>
      </w:r>
      <w:r w:rsidR="00FC3C55" w:rsidRPr="00172B03">
        <w:rPr>
          <w:lang w:val="en-US"/>
        </w:rPr>
        <w:t xml:space="preserve">to offer </w:t>
      </w:r>
      <w:r w:rsidR="00F57CCD">
        <w:rPr>
          <w:lang w:val="en-US"/>
        </w:rPr>
        <w:t>a more bespoke interpretation</w:t>
      </w:r>
      <w:r w:rsidR="002B1246">
        <w:rPr>
          <w:lang w:val="en-US"/>
        </w:rPr>
        <w:t xml:space="preserve">. </w:t>
      </w:r>
      <w:r w:rsidR="009B2AF7" w:rsidRPr="0029011A">
        <w:rPr>
          <w:color w:val="20124D"/>
          <w:shd w:val="clear" w:color="auto" w:fill="FFFFFF"/>
          <w:lang w:val="en-US"/>
        </w:rPr>
        <w:t>Many researchers already</w:t>
      </w:r>
      <w:r w:rsidR="009B2AF7">
        <w:rPr>
          <w:color w:val="20124D"/>
          <w:shd w:val="clear" w:color="auto" w:fill="FFFFFF"/>
          <w:lang w:val="en-US"/>
        </w:rPr>
        <w:t xml:space="preserve">, perhaps unknowingly, </w:t>
      </w:r>
      <w:r w:rsidR="009B2AF7" w:rsidRPr="0029011A">
        <w:rPr>
          <w:color w:val="20124D"/>
          <w:shd w:val="clear" w:color="auto" w:fill="FFFFFF"/>
          <w:lang w:val="en-US"/>
        </w:rPr>
        <w:t>apply these principles in their work, but we hope that providing this explicit framework in an agricultural context will make th</w:t>
      </w:r>
      <w:r w:rsidR="009B2AF7">
        <w:rPr>
          <w:color w:val="20124D"/>
          <w:shd w:val="clear" w:color="auto" w:fill="FFFFFF"/>
          <w:lang w:val="en-US"/>
        </w:rPr>
        <w:t>e</w:t>
      </w:r>
      <w:r w:rsidR="009B2AF7" w:rsidRPr="0029011A">
        <w:rPr>
          <w:color w:val="20124D"/>
          <w:shd w:val="clear" w:color="auto" w:fill="FFFFFF"/>
          <w:lang w:val="en-US"/>
        </w:rPr>
        <w:t xml:space="preserve"> work more intentional, visible, and</w:t>
      </w:r>
      <w:ins w:id="0" w:author="Andrea Basche" w:date="2024-05-14T08:14:00Z">
        <w:r w:rsidR="009B2AF7" w:rsidRPr="0029011A">
          <w:rPr>
            <w:color w:val="20124D"/>
            <w:shd w:val="clear" w:color="auto" w:fill="FFFFFF"/>
            <w:lang w:val="en-US"/>
          </w:rPr>
          <w:t xml:space="preserve"> </w:t>
        </w:r>
        <w:r w:rsidR="009B2AF7">
          <w:rPr>
            <w:color w:val="20124D"/>
            <w:shd w:val="clear" w:color="auto" w:fill="FFFFFF"/>
            <w:lang w:val="en-US"/>
          </w:rPr>
          <w:t>in time,</w:t>
        </w:r>
      </w:ins>
      <w:ins w:id="1" w:author="Andrea Basche" w:date="2024-05-21T16:07:00Z">
        <w:r w:rsidR="009B2AF7" w:rsidRPr="0029011A">
          <w:rPr>
            <w:color w:val="20124D"/>
            <w:shd w:val="clear" w:color="auto" w:fill="FFFFFF"/>
            <w:lang w:val="en-US"/>
          </w:rPr>
          <w:t xml:space="preserve"> </w:t>
        </w:r>
      </w:ins>
      <w:r w:rsidR="009B2AF7" w:rsidRPr="0029011A">
        <w:rPr>
          <w:color w:val="20124D"/>
          <w:shd w:val="clear" w:color="auto" w:fill="FFFFFF"/>
          <w:lang w:val="en-US"/>
        </w:rPr>
        <w:t xml:space="preserve">ubiquitous. </w:t>
      </w:r>
      <w:r w:rsidR="00F57CCD">
        <w:rPr>
          <w:lang w:val="en-US"/>
        </w:rPr>
        <w:t xml:space="preserve">As such, </w:t>
      </w:r>
      <w:r w:rsidR="00F83DA2">
        <w:rPr>
          <w:lang w:val="en-US"/>
        </w:rPr>
        <w:t xml:space="preserve">we </w:t>
      </w:r>
      <w:r w:rsidR="00F57CCD">
        <w:rPr>
          <w:lang w:val="en-US"/>
        </w:rPr>
        <w:t xml:space="preserve">present three overarching themes </w:t>
      </w:r>
      <w:r w:rsidR="002B1246">
        <w:rPr>
          <w:lang w:val="en-US"/>
        </w:rPr>
        <w:t xml:space="preserve">germane to physical agricultural research: </w:t>
      </w:r>
      <w:r w:rsidR="00F83DA2">
        <w:rPr>
          <w:lang w:val="en-US"/>
        </w:rPr>
        <w:t xml:space="preserve">power, reciprocity, and framing. Under each theme we </w:t>
      </w:r>
      <w:r w:rsidR="00F57CCD">
        <w:rPr>
          <w:lang w:val="en-US"/>
        </w:rPr>
        <w:t xml:space="preserve">provide an overview of its connections and relevance to agriculture, as well as tangible examples and </w:t>
      </w:r>
      <w:r w:rsidR="00F83DA2">
        <w:rPr>
          <w:lang w:val="en-US"/>
        </w:rPr>
        <w:t xml:space="preserve">evidence that their consideration leads to more impactful and transformative research outcomes. </w:t>
      </w:r>
      <w:r w:rsidR="000768E7">
        <w:rPr>
          <w:lang w:val="en-US"/>
        </w:rPr>
        <w:t xml:space="preserve">This is not meant to be a </w:t>
      </w:r>
      <w:r w:rsidR="00FE28BD">
        <w:rPr>
          <w:lang w:val="en-US"/>
        </w:rPr>
        <w:t xml:space="preserve">comprehensive </w:t>
      </w:r>
      <w:r w:rsidR="000768E7">
        <w:rPr>
          <w:lang w:val="en-US"/>
        </w:rPr>
        <w:t xml:space="preserve">review of power issues in agriculture, </w:t>
      </w:r>
      <w:r w:rsidR="005F0202">
        <w:rPr>
          <w:lang w:val="en-US"/>
        </w:rPr>
        <w:t>nor a thorough documentation of efforts to address those issues. Rather, our hope is that this effort supports technically trained agricultural scientists in connecting their work to its broader societal implications and in</w:t>
      </w:r>
      <w:r w:rsidR="00F57CCD">
        <w:rPr>
          <w:lang w:val="en-US"/>
        </w:rPr>
        <w:t xml:space="preserve"> sculpting</w:t>
      </w:r>
      <w:r w:rsidR="005F0202">
        <w:rPr>
          <w:lang w:val="en-US"/>
        </w:rPr>
        <w:t xml:space="preserve"> that work</w:t>
      </w:r>
      <w:r w:rsidR="00F57CCD">
        <w:rPr>
          <w:lang w:val="en-US"/>
        </w:rPr>
        <w:t xml:space="preserve"> to</w:t>
      </w:r>
      <w:r w:rsidR="005F0202">
        <w:rPr>
          <w:lang w:val="en-US"/>
        </w:rPr>
        <w:t xml:space="preserve"> contribute to a more equitable society. </w:t>
      </w:r>
      <w:r w:rsidR="00ED4B10">
        <w:rPr>
          <w:lang w:val="en-US"/>
        </w:rPr>
        <w:t xml:space="preserve">Our perspectives and examples are strongly framed by our collective experiences in the agricultural systems of the United States (US), and specifically of those in the maize-producing areas of the Midwest. </w:t>
      </w:r>
      <w:r w:rsidR="00F57CCD">
        <w:rPr>
          <w:lang w:val="en-US"/>
        </w:rPr>
        <w:t xml:space="preserve">However, </w:t>
      </w:r>
      <w:r w:rsidR="00ED4B10">
        <w:rPr>
          <w:lang w:val="en-US"/>
        </w:rPr>
        <w:t>while the specifics of a given system will vary</w:t>
      </w:r>
      <w:r w:rsidR="00CA17CE">
        <w:rPr>
          <w:lang w:val="en-US"/>
        </w:rPr>
        <w:t>,</w:t>
      </w:r>
      <w:r w:rsidR="00ED4B10">
        <w:rPr>
          <w:lang w:val="en-US"/>
        </w:rPr>
        <w:t xml:space="preserve"> </w:t>
      </w:r>
      <w:r w:rsidR="00F57CCD">
        <w:rPr>
          <w:lang w:val="en-US"/>
        </w:rPr>
        <w:t xml:space="preserve">the topics discussed are universal and </w:t>
      </w:r>
      <w:r w:rsidR="00ED4B10">
        <w:rPr>
          <w:lang w:val="en-US"/>
        </w:rPr>
        <w:t xml:space="preserve">we </w:t>
      </w:r>
      <w:r w:rsidR="000768E7">
        <w:rPr>
          <w:lang w:val="en-US"/>
        </w:rPr>
        <w:t>present</w:t>
      </w:r>
      <w:r w:rsidR="00ED4B10">
        <w:rPr>
          <w:lang w:val="en-US"/>
        </w:rPr>
        <w:t xml:space="preserve"> these themes with the goal of being generalizable.</w:t>
      </w: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69CAF93A" w14:textId="787C1FB3" w:rsidR="00CA17CE" w:rsidRPr="0029011A" w:rsidRDefault="009B2AF7" w:rsidP="00725207">
      <w:pPr>
        <w:rPr>
          <w:color w:val="0D0D0D"/>
          <w:shd w:val="clear" w:color="auto" w:fill="FFFFFF"/>
          <w:lang w:val="en-US"/>
        </w:rPr>
      </w:pPr>
      <w:r>
        <w:rPr>
          <w:lang w:val="en-US"/>
        </w:rPr>
        <w:t>At</w:t>
      </w:r>
      <w:r w:rsidR="004B48DF" w:rsidRPr="00F83DA2">
        <w:rPr>
          <w:lang w:val="en-US"/>
        </w:rPr>
        <w:t xml:space="preserve"> its most fundamental level</w:t>
      </w:r>
      <w:r>
        <w:rPr>
          <w:lang w:val="en-US"/>
        </w:rPr>
        <w:t>, agriculture</w:t>
      </w:r>
      <w:r w:rsidR="004B48DF" w:rsidRPr="00F83DA2">
        <w:rPr>
          <w:lang w:val="en-US"/>
        </w:rPr>
        <w:t xml:space="preserve"> involves the cultivation of land to produce food</w:t>
      </w:r>
      <w:r w:rsidR="00A818B4" w:rsidRPr="00F83DA2">
        <w:rPr>
          <w:lang w:val="en-US"/>
        </w:rPr>
        <w:t>,</w:t>
      </w:r>
      <w:r w:rsidR="004B48DF" w:rsidRPr="00F83DA2">
        <w:rPr>
          <w:lang w:val="en-US"/>
        </w:rPr>
        <w:t xml:space="preserve"> </w:t>
      </w:r>
      <w:r w:rsidR="00A818B4" w:rsidRPr="00F83DA2">
        <w:rPr>
          <w:lang w:val="en-US"/>
        </w:rPr>
        <w:t xml:space="preserve">which is </w:t>
      </w:r>
      <w:r w:rsidR="004B48DF" w:rsidRPr="00F83DA2">
        <w:rPr>
          <w:lang w:val="en-US"/>
        </w:rPr>
        <w:t>a</w:t>
      </w:r>
      <w:r w:rsidR="00F83DA2">
        <w:rPr>
          <w:lang w:val="en-US"/>
        </w:rPr>
        <w:t>n</w:t>
      </w:r>
      <w:r w:rsidR="004B48DF" w:rsidRPr="00F83DA2">
        <w:rPr>
          <w:lang w:val="en-US"/>
        </w:rPr>
        <w:t xml:space="preserve"> </w:t>
      </w:r>
      <w:r w:rsidR="0008605E" w:rsidRPr="00F83DA2">
        <w:rPr>
          <w:lang w:val="en-US"/>
        </w:rPr>
        <w:t>essential</w:t>
      </w:r>
      <w:r w:rsidR="004B48DF" w:rsidRPr="00F83DA2">
        <w:rPr>
          <w:lang w:val="en-US"/>
        </w:rPr>
        <w:t xml:space="preserve"> resource for human survival. Therefore, its very existence</w:t>
      </w:r>
      <w:r w:rsidR="005F0202">
        <w:rPr>
          <w:lang w:val="en-US"/>
        </w:rPr>
        <w:t xml:space="preserve"> invokes potential for abuses of power</w:t>
      </w:r>
      <w:r w:rsidR="00A818B4" w:rsidRPr="00F83DA2">
        <w:rPr>
          <w:lang w:val="en-US"/>
        </w:rPr>
        <w:t xml:space="preserve">: </w:t>
      </w:r>
      <w:r w:rsidR="004B48DF" w:rsidRPr="00F83DA2">
        <w:rPr>
          <w:lang w:val="en-US"/>
        </w:rPr>
        <w:t>those who control access to land hold significant power over others</w:t>
      </w:r>
      <w:r w:rsidR="00F83DA2">
        <w:rPr>
          <w:lang w:val="en-US"/>
        </w:rPr>
        <w:t>’ access to food</w:t>
      </w:r>
      <w:r w:rsidR="004B48DF"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proofErr w:type="spellStart"/>
      <w:r w:rsidR="00A818B4" w:rsidRPr="00F83DA2">
        <w:rPr>
          <w:lang w:val="en-US"/>
        </w:rPr>
        <w:t>marx</w:t>
      </w:r>
      <w:proofErr w:type="spellEnd"/>
      <w:r w:rsidR="00A818B4" w:rsidRPr="00F83DA2">
        <w:rPr>
          <w:lang w:val="en-US"/>
        </w:rPr>
        <w:t xml:space="preserve">). </w:t>
      </w:r>
      <w:r>
        <w:rPr>
          <w:lang w:val="en-US"/>
        </w:rPr>
        <w:t xml:space="preserve">Native land dispossession and enslaved labor have </w:t>
      </w:r>
      <w:r w:rsidR="005303F9">
        <w:rPr>
          <w:lang w:val="en-US"/>
        </w:rPr>
        <w:t>been intertwined with agriculture for thousands of years</w:t>
      </w:r>
      <w:r>
        <w:rPr>
          <w:lang w:val="en-US"/>
        </w:rPr>
        <w:t xml:space="preserve"> across civilizations; </w:t>
      </w:r>
      <w:r w:rsidR="00725207">
        <w:rPr>
          <w:lang w:val="en-US"/>
        </w:rPr>
        <w:t>the global agricultural system today continues to rely upon labor exploitation (</w:t>
      </w:r>
      <w:commentRangeStart w:id="2"/>
      <w:r w:rsidR="00725207">
        <w:rPr>
          <w:lang w:val="en-US"/>
        </w:rPr>
        <w:t>Milking in the shadows, J Lindsay Harrison 2006 political geography</w:t>
      </w:r>
      <w:commentRangeEnd w:id="2"/>
      <w:r w:rsidR="00725207">
        <w:rPr>
          <w:rStyle w:val="CommentReference"/>
        </w:rPr>
        <w:commentReference w:id="2"/>
      </w:r>
      <w:r w:rsidR="00725207">
        <w:rPr>
          <w:lang w:val="en-US"/>
        </w:rPr>
        <w:t xml:space="preserve">). Moreover, settler colonialism specifically relies upon the control of land, and thereby agriculture, through land seizures for agricultural production, plantation economies, land tenure systems, and self-serving infrastructure investments </w:t>
      </w:r>
      <w:r w:rsidR="00725207">
        <w:rPr>
          <w:lang w:val="en-US"/>
        </w:rPr>
        <w:lastRenderedPageBreak/>
        <w:t>(CITE). T</w:t>
      </w:r>
      <w:r w:rsidR="00B4788C">
        <w:rPr>
          <w:lang w:val="en-US"/>
        </w:rPr>
        <w:t>he US</w:t>
      </w:r>
      <w:r w:rsidR="00725207">
        <w:rPr>
          <w:lang w:val="en-US"/>
        </w:rPr>
        <w:t xml:space="preserve"> implemented federal policies that simultaneously established </w:t>
      </w:r>
      <w:r w:rsidR="00B4788C">
        <w:rPr>
          <w:lang w:val="en-US"/>
        </w:rPr>
        <w:t>a</w:t>
      </w:r>
      <w:r w:rsidR="00074D39">
        <w:rPr>
          <w:lang w:val="en-US"/>
        </w:rPr>
        <w:t>gricultural educational institutions</w:t>
      </w:r>
      <w:r w:rsidR="00725207">
        <w:rPr>
          <w:lang w:val="en-US"/>
        </w:rPr>
        <w:t xml:space="preserve"> and legalized Native American land dispossession</w:t>
      </w:r>
      <w:r w:rsidR="00AF69AB">
        <w:rPr>
          <w:lang w:val="en-US"/>
        </w:rPr>
        <w:t xml:space="preserve"> (</w:t>
      </w:r>
      <w:r w:rsidR="00725207">
        <w:rPr>
          <w:lang w:val="en-US"/>
        </w:rPr>
        <w:t xml:space="preserve">Brayboy and Tachine 2021; Lee and Ahtone 2022; </w:t>
      </w:r>
      <w:r w:rsidR="00074D39">
        <w:rPr>
          <w:lang w:val="en-US"/>
        </w:rPr>
        <w:t>Nash 2019, CITE A NATIVE ACADMEIC</w:t>
      </w:r>
      <w:r w:rsidR="000C7806">
        <w:rPr>
          <w:lang w:val="en-US"/>
        </w:rPr>
        <w:t>; Stein 2017</w:t>
      </w:r>
      <w:r w:rsidR="00074D39">
        <w:rPr>
          <w:lang w:val="en-US"/>
        </w:rPr>
        <w:t>)</w:t>
      </w:r>
      <w:r w:rsidR="0038243C">
        <w:rPr>
          <w:lang w:val="en-US"/>
        </w:rPr>
        <w:t xml:space="preserve">. </w:t>
      </w:r>
    </w:p>
    <w:p w14:paraId="591E17DF" w14:textId="77777777" w:rsidR="00CA17CE" w:rsidRPr="0029011A" w:rsidRDefault="00CA17CE" w:rsidP="00146F9D">
      <w:pPr>
        <w:rPr>
          <w:color w:val="0D0D0D"/>
          <w:shd w:val="clear" w:color="auto" w:fill="FFFFFF"/>
          <w:lang w:val="en-US"/>
        </w:rPr>
      </w:pPr>
    </w:p>
    <w:p w14:paraId="35C0050F" w14:textId="642C655D" w:rsidR="00FE28BD" w:rsidRDefault="00725207" w:rsidP="002554C6">
      <w:pPr>
        <w:rPr>
          <w:lang w:val="en-US"/>
        </w:rPr>
      </w:pPr>
      <w:r>
        <w:rPr>
          <w:color w:val="0D0D0D"/>
          <w:shd w:val="clear" w:color="auto" w:fill="FFFFFF"/>
          <w:lang w:val="en-US"/>
        </w:rPr>
        <w:t xml:space="preserve">These </w:t>
      </w:r>
      <w:r w:rsidR="00146F9D" w:rsidRPr="0029011A">
        <w:rPr>
          <w:color w:val="0D0D0D"/>
          <w:shd w:val="clear" w:color="auto" w:fill="FFFFFF"/>
          <w:lang w:val="en-US"/>
        </w:rPr>
        <w:t>historical trajectories</w:t>
      </w:r>
      <w:r>
        <w:rPr>
          <w:color w:val="0D0D0D"/>
          <w:shd w:val="clear" w:color="auto" w:fill="FFFFFF"/>
          <w:lang w:val="en-US"/>
        </w:rPr>
        <w:t xml:space="preserve"> continue to shape the broad features of agriculture today, presenting </w:t>
      </w:r>
      <w:r w:rsidR="00146F9D" w:rsidRPr="00F83DA2">
        <w:rPr>
          <w:lang w:val="en-US"/>
        </w:rPr>
        <w:t>power inequities</w:t>
      </w:r>
      <w:r w:rsidR="00146F9D">
        <w:rPr>
          <w:lang w:val="en-US"/>
        </w:rPr>
        <w:t>, and therefore abuse of power</w:t>
      </w:r>
      <w:r w:rsidR="00146F9D" w:rsidRPr="00F83DA2">
        <w:rPr>
          <w:lang w:val="en-US"/>
        </w:rPr>
        <w:t xml:space="preserve">. </w:t>
      </w:r>
      <w:r w:rsidR="00146F9D">
        <w:rPr>
          <w:lang w:val="en-US"/>
        </w:rPr>
        <w:t>For example, l</w:t>
      </w:r>
      <w:r w:rsidR="00146F9D" w:rsidRPr="00F83DA2">
        <w:rPr>
          <w:lang w:val="en-US"/>
        </w:rPr>
        <w:t>abor-intensive</w:t>
      </w:r>
      <w:r w:rsidR="00146F9D">
        <w:rPr>
          <w:lang w:val="en-US"/>
        </w:rPr>
        <w:t xml:space="preserve"> systems invite opportunities for labor exploitation, while highly industrialized systems exclude participants from exchanging labor for capital</w:t>
      </w:r>
      <w:r w:rsidR="00AF69AB">
        <w:rPr>
          <w:lang w:val="en-US"/>
        </w:rPr>
        <w:t>; l</w:t>
      </w:r>
      <w:r w:rsidR="00146F9D" w:rsidRPr="00F83DA2">
        <w:rPr>
          <w:lang w:val="en-US"/>
        </w:rPr>
        <w:t xml:space="preserve">arge-scale environmental impacts can disproportionately burden certain communities; </w:t>
      </w:r>
      <w:r w:rsidR="00CB461D">
        <w:rPr>
          <w:lang w:val="en-US"/>
        </w:rPr>
        <w:t xml:space="preserve">strong </w:t>
      </w:r>
      <w:r w:rsidR="00146F9D" w:rsidRPr="00F83DA2">
        <w:rPr>
          <w:lang w:val="en-US"/>
        </w:rPr>
        <w:t>agricultural interest</w:t>
      </w:r>
      <w:r w:rsidR="00CB461D">
        <w:rPr>
          <w:lang w:val="en-US"/>
        </w:rPr>
        <w:t xml:space="preserve"> groups</w:t>
      </w:r>
      <w:r w:rsidR="00146F9D">
        <w:rPr>
          <w:lang w:val="en-US"/>
        </w:rPr>
        <w:t xml:space="preserve"> can</w:t>
      </w:r>
      <w:r w:rsidR="00146F9D"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00146F9D" w:rsidRPr="00F83DA2">
        <w:rPr>
          <w:lang w:val="en-US"/>
        </w:rPr>
        <w:t xml:space="preserve">legitimize beliefs about landownership, property rights, stewardship, and </w:t>
      </w:r>
      <w:r w:rsidR="00CB461D">
        <w:rPr>
          <w:lang w:val="en-US"/>
        </w:rPr>
        <w:t xml:space="preserve">can </w:t>
      </w:r>
      <w:r w:rsidR="00146F9D" w:rsidRPr="00F83DA2">
        <w:rPr>
          <w:lang w:val="en-US"/>
        </w:rPr>
        <w:t>dictate which voices are marginalized (CITE).</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r w:rsidR="001715DC">
        <w:rPr>
          <w:lang w:val="en-US"/>
        </w:rPr>
        <w:t xml:space="preserve">Data feminism’s application of </w:t>
      </w:r>
      <w:r w:rsidR="00AF69AB">
        <w:rPr>
          <w:lang w:val="en-US"/>
        </w:rPr>
        <w:t>Collins</w:t>
      </w:r>
      <w:r w:rsidR="001715DC">
        <w:rPr>
          <w:lang w:val="en-US"/>
        </w:rPr>
        <w:t xml:space="preserve">’ (1990) matrix of domination can aid non-experts in identifying where and how power inequities may be manifesting. </w:t>
      </w:r>
      <w:r w:rsidR="00CB461D">
        <w:rPr>
          <w:lang w:val="en-US"/>
        </w:rPr>
        <w:t>To demonstrate the relevance of th</w:t>
      </w:r>
      <w:r w:rsidR="001715DC">
        <w:rPr>
          <w:lang w:val="en-US"/>
        </w:rPr>
        <w:t>is</w:t>
      </w:r>
      <w:r w:rsidR="00CB461D">
        <w:rPr>
          <w:lang w:val="en-US"/>
        </w:rPr>
        <w:t xml:space="preserve"> </w:t>
      </w:r>
      <w:r w:rsidR="00FE28BD">
        <w:rPr>
          <w:lang w:val="en-US"/>
        </w:rPr>
        <w:t>tool</w:t>
      </w:r>
      <w:r w:rsidR="00CB461D">
        <w:rPr>
          <w:lang w:val="en-US"/>
        </w:rPr>
        <w:t xml:space="preserve">, Table 1 presents </w:t>
      </w:r>
      <w:r w:rsidR="00FE28BD">
        <w:rPr>
          <w:lang w:val="en-US"/>
        </w:rPr>
        <w:t xml:space="preserve">an adaptation of the matrix representing </w:t>
      </w:r>
      <w:r w:rsidR="00CB461D">
        <w:rPr>
          <w:lang w:val="en-US"/>
        </w:rPr>
        <w:t>the four domains</w:t>
      </w:r>
      <w:r w:rsidR="00FE28BD">
        <w:rPr>
          <w:lang w:val="en-US"/>
        </w:rPr>
        <w:t xml:space="preserve"> through which power may be expressed or experienced,</w:t>
      </w:r>
      <w:r w:rsidR="00CB461D">
        <w:rPr>
          <w:lang w:val="en-US"/>
        </w:rPr>
        <w:t xml:space="preserve"> </w:t>
      </w:r>
      <w:r w:rsidR="00FE28BD">
        <w:rPr>
          <w:lang w:val="en-US"/>
        </w:rPr>
        <w:t xml:space="preserve">coupled </w:t>
      </w:r>
      <w:r w:rsidR="00CB461D">
        <w:rPr>
          <w:lang w:val="en-US"/>
        </w:rPr>
        <w:t>with select examples from modern US agricultural systems. Th</w:t>
      </w:r>
      <w:r w:rsidR="00FE28BD">
        <w:rPr>
          <w:lang w:val="en-US"/>
        </w:rPr>
        <w:t>e</w:t>
      </w:r>
      <w:r w:rsidR="00CB461D">
        <w:rPr>
          <w:lang w:val="en-US"/>
        </w:rPr>
        <w:t xml:space="preserve"> </w:t>
      </w:r>
      <w:r w:rsidR="00FE28BD">
        <w:rPr>
          <w:lang w:val="en-US"/>
        </w:rPr>
        <w:t xml:space="preserve">examples provided in the </w:t>
      </w:r>
      <w:r w:rsidR="00CB461D">
        <w:rPr>
          <w:lang w:val="en-US"/>
        </w:rPr>
        <w:t xml:space="preserve">table </w:t>
      </w:r>
      <w:r w:rsidR="001715DC">
        <w:rPr>
          <w:lang w:val="en-US"/>
        </w:rPr>
        <w:t>are</w:t>
      </w:r>
      <w:r w:rsidR="00CB461D">
        <w:rPr>
          <w:lang w:val="en-US"/>
        </w:rPr>
        <w:t xml:space="preserve"> not meant to be </w:t>
      </w:r>
      <w:r w:rsidR="00FE28BD">
        <w:rPr>
          <w:lang w:val="en-US"/>
        </w:rPr>
        <w:t xml:space="preserve">an </w:t>
      </w:r>
      <w:r w:rsidR="00CB461D">
        <w:rPr>
          <w:lang w:val="en-US"/>
        </w:rPr>
        <w:t>exhaustive</w:t>
      </w:r>
      <w:r w:rsidR="00FE28BD">
        <w:rPr>
          <w:lang w:val="en-US"/>
        </w:rPr>
        <w:t xml:space="preserve"> accounting of inequities in US agriculture; </w:t>
      </w:r>
      <w:r w:rsidR="001715DC">
        <w:rPr>
          <w:lang w:val="en-US"/>
        </w:rPr>
        <w:t xml:space="preserve">they were chosen to </w:t>
      </w:r>
      <w:r w:rsidR="00CB461D">
        <w:rPr>
          <w:lang w:val="en-US"/>
        </w:rPr>
        <w:t>help agricultural scientists understand that oppression is real</w:t>
      </w:r>
      <w:r w:rsidR="00AF69AB">
        <w:rPr>
          <w:lang w:val="en-US"/>
        </w:rPr>
        <w:t xml:space="preserve"> and quantifiable</w:t>
      </w:r>
      <w:r w:rsidR="00C54397">
        <w:rPr>
          <w:lang w:val="en-US"/>
        </w:rPr>
        <w:t>, and to a</w:t>
      </w:r>
      <w:r w:rsidR="001715DC">
        <w:rPr>
          <w:lang w:val="en-US"/>
        </w:rPr>
        <w:t xml:space="preserve">ssist in imagining how a given research topic </w:t>
      </w:r>
      <w:r w:rsidR="00C54397">
        <w:rPr>
          <w:lang w:val="en-US"/>
        </w:rPr>
        <w:t xml:space="preserve">may interact with each domain. </w:t>
      </w:r>
    </w:p>
    <w:p w14:paraId="5D4966E0" w14:textId="77777777" w:rsidR="00FE28BD" w:rsidRDefault="00FE28BD"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59C46224" w:rsidR="001715DC"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35E8A46F" w:rsidR="00C83D16" w:rsidRDefault="00D71182" w:rsidP="003229C6">
            <w:pPr>
              <w:rPr>
                <w:lang w:val="en-US"/>
              </w:rPr>
            </w:pPr>
            <w:r>
              <w:rPr>
                <w:lang w:val="en-US"/>
              </w:rPr>
              <w:t xml:space="preserve">Extension activities focused on </w:t>
            </w:r>
            <w:r w:rsidR="009D37A4">
              <w:rPr>
                <w:lang w:val="en-US"/>
              </w:rPr>
              <w:t xml:space="preserve">top-down, </w:t>
            </w:r>
            <w:r>
              <w:rPr>
                <w:lang w:val="en-US"/>
              </w:rPr>
              <w:t>technological solutions (</w:t>
            </w:r>
            <w:commentRangeStart w:id="3"/>
            <w:r w:rsidR="009A6B1E">
              <w:rPr>
                <w:lang w:val="en-US"/>
              </w:rPr>
              <w:t>Belshaw 1979</w:t>
            </w:r>
            <w:commentRangeEnd w:id="3"/>
            <w:r w:rsidR="001715DC">
              <w:rPr>
                <w:rStyle w:val="CommentReference"/>
              </w:rPr>
              <w:commentReference w:id="3"/>
            </w:r>
            <w:r w:rsidR="009A6B1E">
              <w:rPr>
                <w:lang w:val="en-US"/>
              </w:rPr>
              <w:t>)</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lastRenderedPageBreak/>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xml:space="preserve">, an agency responsible for collecting and reporting information related to agricultural production within the </w:t>
            </w:r>
            <w:proofErr w:type="gramStart"/>
            <w:r w:rsidR="00730860" w:rsidRPr="002E15CC">
              <w:rPr>
                <w:sz w:val="16"/>
                <w:szCs w:val="16"/>
                <w:lang w:val="en-US"/>
              </w:rPr>
              <w:t>USDA</w:t>
            </w:r>
            <w:proofErr w:type="gramEnd"/>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 xml:space="preserve">an agency that provides technical and financial </w:t>
            </w:r>
            <w:proofErr w:type="gramStart"/>
            <w:r w:rsidR="00155AF9">
              <w:rPr>
                <w:sz w:val="16"/>
                <w:szCs w:val="16"/>
                <w:lang w:val="en-US"/>
              </w:rPr>
              <w:t>assistance  to</w:t>
            </w:r>
            <w:proofErr w:type="gramEnd"/>
            <w:r w:rsidR="00155AF9">
              <w:rPr>
                <w:sz w:val="16"/>
                <w:szCs w:val="16"/>
                <w:lang w:val="en-US"/>
              </w:rPr>
              <w:t xml:space="preserve">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7FB697B2" w14:textId="0F7963E1" w:rsidR="00C83D16" w:rsidRDefault="001715DC" w:rsidP="00C83D16">
      <w:pPr>
        <w:rPr>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r>
        <w:rPr>
          <w:lang w:val="en-US"/>
        </w:rPr>
        <w:t xml:space="preserve">However, conducting publicly accessible research alone is not enough to ensure that the research creates knowledge needed by the public, nor that those in need of the knowledge can access it. Furthermore, the </w:t>
      </w:r>
      <w:r w:rsidRPr="0029011A">
        <w:rPr>
          <w:lang w:val="en-US"/>
        </w:rPr>
        <w:t xml:space="preserve">reality is that public institutions </w:t>
      </w:r>
      <w:r>
        <w:rPr>
          <w:lang w:val="en-US"/>
        </w:rPr>
        <w:t xml:space="preserve">may rely on funding sources that can compromise commitments to public good (CITE food and water watch report from Angie), and the institutions themselves </w:t>
      </w:r>
      <w:r w:rsidRPr="0029011A">
        <w:rPr>
          <w:lang w:val="en-US"/>
        </w:rPr>
        <w:t>are built upon and can perpetuate inequality at every level</w:t>
      </w:r>
      <w:r>
        <w:rPr>
          <w:lang w:val="en-US"/>
        </w:rPr>
        <w:t xml:space="preserve"> (CITE). </w:t>
      </w:r>
      <w:r w:rsidRPr="0029011A">
        <w:rPr>
          <w:lang w:val="en-US"/>
        </w:rPr>
        <w:t xml:space="preserve">There are </w:t>
      </w:r>
      <w:r>
        <w:rPr>
          <w:lang w:val="en-US"/>
        </w:rPr>
        <w:t xml:space="preserve">notable </w:t>
      </w:r>
      <w:r w:rsidRPr="0029011A">
        <w:rPr>
          <w:lang w:val="en-US"/>
        </w:rPr>
        <w:t>efforts correct these issues, but</w:t>
      </w:r>
      <w:r>
        <w:rPr>
          <w:lang w:val="en-US"/>
        </w:rPr>
        <w:t xml:space="preserve"> in practice there are many barriers for public, agricultural research to serve its intended purposes</w:t>
      </w:r>
      <w:r w:rsidRPr="0029011A">
        <w:rPr>
          <w:lang w:val="en-US"/>
        </w:rPr>
        <w:t>.</w:t>
      </w:r>
      <w:r>
        <w:rPr>
          <w:lang w:val="en-US"/>
        </w:rPr>
        <w:t xml:space="preserve"> </w:t>
      </w:r>
      <w:r w:rsidR="00FE28BD">
        <w:rPr>
          <w:lang w:val="en-US"/>
        </w:rPr>
        <w:t>Many a</w:t>
      </w:r>
      <w:r w:rsidR="0019711C">
        <w:rPr>
          <w:lang w:val="en-US"/>
        </w:rPr>
        <w:t>gricultural researchers may not see direct connections between their work and power domains (Table 1</w:t>
      </w:r>
      <w:proofErr w:type="gramStart"/>
      <w:r w:rsidR="0019711C">
        <w:rPr>
          <w:lang w:val="en-US"/>
        </w:rPr>
        <w:t>)</w:t>
      </w:r>
      <w:r w:rsidR="00D21E13">
        <w:rPr>
          <w:lang w:val="en-US"/>
        </w:rPr>
        <w:t>, or</w:t>
      </w:r>
      <w:proofErr w:type="gramEnd"/>
      <w:r w:rsidR="00D21E13">
        <w:rPr>
          <w:lang w:val="en-US"/>
        </w:rPr>
        <w:t xml:space="preserve"> need help envisioning how their work may integrate into a larger effort to rebalance power in one or more domains</w:t>
      </w:r>
      <w:r w:rsidR="0019711C">
        <w:rPr>
          <w:lang w:val="en-US"/>
        </w:rPr>
        <w:t xml:space="preserve">. </w:t>
      </w:r>
      <w:r w:rsidR="00D21E13">
        <w:rPr>
          <w:lang w:val="en-US"/>
        </w:rPr>
        <w:t>W</w:t>
      </w:r>
      <w:r w:rsidR="004260D3">
        <w:rPr>
          <w:lang w:val="en-US"/>
        </w:rPr>
        <w:t xml:space="preserve">e </w:t>
      </w:r>
      <w:r w:rsidR="00D21E13">
        <w:rPr>
          <w:lang w:val="en-US"/>
        </w:rPr>
        <w:t xml:space="preserve">therefore </w:t>
      </w:r>
      <w:r w:rsidR="004260D3">
        <w:rPr>
          <w:lang w:val="en-US"/>
        </w:rPr>
        <w:t xml:space="preserve">present </w:t>
      </w:r>
      <w:r w:rsidR="00D21E13">
        <w:rPr>
          <w:lang w:val="en-US"/>
        </w:rPr>
        <w:t xml:space="preserve">three </w:t>
      </w:r>
      <w:r w:rsidR="004260D3">
        <w:rPr>
          <w:lang w:val="en-US"/>
        </w:rPr>
        <w:t>thematic opportunities</w:t>
      </w:r>
      <w:r w:rsidR="00D21E13">
        <w:rPr>
          <w:lang w:val="en-US"/>
        </w:rPr>
        <w:t xml:space="preserve"> with examples</w:t>
      </w:r>
      <w:r w:rsidR="000A15F4">
        <w:rPr>
          <w:lang w:val="en-US"/>
        </w:rPr>
        <w:t xml:space="preserve">.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3EF97300" w:rsidR="00015B5D" w:rsidRPr="0029011A" w:rsidRDefault="00D21E13" w:rsidP="00015B5D">
      <w:pPr>
        <w:rPr>
          <w:lang w:val="en-US"/>
        </w:rPr>
      </w:pPr>
      <w:r w:rsidRPr="0029011A">
        <w:rPr>
          <w:lang w:val="en-US"/>
        </w:rPr>
        <w:t xml:space="preserve">As scientists, agricultural researchers are well versed in formulating hypotheses testable </w:t>
      </w:r>
      <w:proofErr w:type="gramStart"/>
      <w:r w:rsidRPr="0029011A">
        <w:rPr>
          <w:lang w:val="en-US"/>
        </w:rPr>
        <w:t>through the use of</w:t>
      </w:r>
      <w:proofErr w:type="gramEnd"/>
      <w:r w:rsidRPr="0029011A">
        <w:rPr>
          <w:lang w:val="en-US"/>
        </w:rPr>
        <w:t xml:space="preserve"> </w:t>
      </w:r>
      <w:r>
        <w:rPr>
          <w:lang w:val="en-US"/>
        </w:rPr>
        <w:t xml:space="preserve">traditional </w:t>
      </w:r>
      <w:r w:rsidRPr="0029011A">
        <w:rPr>
          <w:lang w:val="en-US"/>
        </w:rPr>
        <w:t>data</w:t>
      </w:r>
      <w:r>
        <w:rPr>
          <w:lang w:val="en-US"/>
        </w:rPr>
        <w:t xml:space="preserve"> sources</w:t>
      </w:r>
      <w:r w:rsidRPr="0029011A">
        <w:rPr>
          <w:lang w:val="en-US"/>
        </w:rPr>
        <w:t xml:space="preserve">. Moreover, agricultural science is an applied science, meaning many scientists interface with the users of their work, rendering them privy to unique situational insights. </w:t>
      </w:r>
      <w:r>
        <w:rPr>
          <w:lang w:val="en-US"/>
        </w:rPr>
        <w:t xml:space="preserve">However, these same characteristics can render agricultural </w:t>
      </w:r>
      <w:proofErr w:type="gramStart"/>
      <w:r>
        <w:rPr>
          <w:lang w:val="en-US"/>
        </w:rPr>
        <w:t>scientists</w:t>
      </w:r>
      <w:proofErr w:type="gramEnd"/>
      <w:r>
        <w:rPr>
          <w:lang w:val="en-US"/>
        </w:rPr>
        <w:t xml:space="preserve"> messengers, co-opters, or distributers of power. In short, agricultural scientists </w:t>
      </w:r>
      <w:proofErr w:type="gramStart"/>
      <w:r>
        <w:rPr>
          <w:lang w:val="en-US"/>
        </w:rPr>
        <w:t>have the ability to</w:t>
      </w:r>
      <w:proofErr w:type="gramEnd"/>
      <w:r>
        <w:rPr>
          <w:lang w:val="en-US"/>
        </w:rPr>
        <w:t xml:space="preserve"> weaponize science and knowledge. Conversely, b</w:t>
      </w:r>
      <w:r w:rsidRPr="0029011A">
        <w:rPr>
          <w:lang w:val="en-US"/>
        </w:rPr>
        <w:t xml:space="preserve">y leveraging their scientific training, domain knowledge, and personal observations, agricultural scientists have great potential to contribute to documentation of </w:t>
      </w:r>
      <w:r>
        <w:rPr>
          <w:lang w:val="en-US"/>
        </w:rPr>
        <w:t>issues in each of the four domains presented in Table 1.</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w:t>
      </w:r>
      <w:proofErr w:type="gramStart"/>
      <w:r w:rsidR="0066073B">
        <w:rPr>
          <w:lang w:val="en-US"/>
        </w:rPr>
        <w:t>scientifically-generated</w:t>
      </w:r>
      <w:proofErr w:type="gramEnd"/>
      <w:r w:rsidR="0066073B">
        <w:rPr>
          <w:lang w:val="en-US"/>
        </w:rPr>
        <w:t xml:space="preserve"> data. It also challenges the power of pipeline companies by shedding light on 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9"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7532925" w:rsidR="002C20E9" w:rsidRDefault="00935583" w:rsidP="002C20E9">
      <w:pPr>
        <w:rPr>
          <w:lang w:val="en-US"/>
        </w:rPr>
      </w:pPr>
      <w:r w:rsidRPr="0029011A">
        <w:rPr>
          <w:lang w:val="en-US"/>
        </w:rPr>
        <w:t>As a</w:t>
      </w:r>
      <w:r w:rsidR="00216162" w:rsidRPr="0029011A">
        <w:rPr>
          <w:lang w:val="en-US"/>
        </w:rPr>
        <w:t>nother</w:t>
      </w:r>
      <w:r w:rsidR="00015B5D" w:rsidRPr="0029011A">
        <w:rPr>
          <w:lang w:val="en-US"/>
        </w:rPr>
        <w:t xml:space="preserve"> example,</w:t>
      </w:r>
      <w:r w:rsidR="00D5119E" w:rsidRPr="0029011A">
        <w:rPr>
          <w:lang w:val="en-US"/>
        </w:rPr>
        <w:t xml:space="preserve">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w:t>
      </w:r>
      <w:r w:rsidR="007A5B68">
        <w:rPr>
          <w:lang w:val="en-US"/>
        </w:rPr>
        <w:t xml:space="preserve">and calling into </w:t>
      </w:r>
      <w:r w:rsidR="00750AC7">
        <w:rPr>
          <w:lang w:val="en-US"/>
        </w:rPr>
        <w:t xml:space="preserve">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in producing these recommendations</w:t>
      </w:r>
      <w:r w:rsidR="007A5B68">
        <w:rPr>
          <w:lang w:val="en-US"/>
        </w:rPr>
        <w:t xml:space="preserve"> </w:t>
      </w:r>
      <w:r w:rsidR="007A5B68">
        <w:rPr>
          <w:lang w:val="en-US"/>
        </w:rPr>
        <w:t>(Miguez and Poffenbarger 2022)</w:t>
      </w:r>
      <w:r w:rsidR="002C20E9">
        <w:rPr>
          <w:lang w:val="en-US"/>
        </w:rPr>
        <w:t>. This occur</w:t>
      </w:r>
      <w:r w:rsidR="007A5B68">
        <w:rPr>
          <w:lang w:val="en-US"/>
        </w:rPr>
        <w:t>red</w:t>
      </w:r>
      <w:r w:rsidR="002C20E9">
        <w:rPr>
          <w:lang w:val="en-US"/>
        </w:rPr>
        <w:t xml:space="preserve"> against the backdrop of increasingly urgent conversations regarding the environmental degradation, compromised human health, and public costs born from over-application of nutrients on farmed land (CITE). </w:t>
      </w:r>
      <w:r w:rsidR="007A5B68">
        <w:rPr>
          <w:lang w:val="en-US"/>
        </w:rPr>
        <w:t xml:space="preserve">As </w:t>
      </w:r>
      <w:r w:rsidR="002C20E9">
        <w:rPr>
          <w:lang w:val="en-US"/>
        </w:rPr>
        <w:t xml:space="preserve">stakeholders increasingly demand more transparency and accountability with regards to nutrient management, in 2022 the state of Iowa launched an ambitious effort </w:t>
      </w:r>
      <w:r w:rsidR="002C20E9" w:rsidRPr="0029011A">
        <w:rPr>
          <w:lang w:val="en-US"/>
        </w:rPr>
        <w:t xml:space="preserve">to democratize and </w:t>
      </w:r>
      <w:r w:rsidR="002C20E9" w:rsidRPr="0029011A">
        <w:rPr>
          <w:lang w:val="en-US"/>
        </w:rPr>
        <w:lastRenderedPageBreak/>
        <w:t xml:space="preserve">support horizontal knowledge exchange </w:t>
      </w:r>
      <w:r w:rsidR="00D21E13">
        <w:rPr>
          <w:lang w:val="en-US"/>
        </w:rPr>
        <w:t>in</w:t>
      </w:r>
      <w:r w:rsidR="002C20E9" w:rsidRPr="0029011A">
        <w:rPr>
          <w:lang w:val="en-US"/>
        </w:rPr>
        <w:t xml:space="preserve">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w:t>
      </w:r>
      <w:r w:rsidR="007A5B68">
        <w:rPr>
          <w:lang w:val="en-US"/>
        </w:rPr>
        <w:t xml:space="preserve"> (see Reciprocity section)</w:t>
      </w:r>
      <w:r w:rsidR="002C20E9" w:rsidRPr="0029011A">
        <w:rPr>
          <w:lang w:val="en-US"/>
        </w:rPr>
        <w:t xml:space="preserve">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59117FA7"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w:t>
      </w:r>
      <w:r w:rsidR="007A5B68">
        <w:rPr>
          <w:lang w:val="en-US"/>
        </w:rPr>
        <w:t>ecommendations</w:t>
      </w:r>
      <w:r>
        <w:rPr>
          <w:lang w:val="en-US"/>
        </w:rPr>
        <w:t xml:space="preserve">.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443D6ED2" w14:textId="6E12DF26" w:rsidR="00A30660" w:rsidRDefault="0019711C" w:rsidP="00A30660">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 xml:space="preserve">those who have been </w:t>
      </w:r>
      <w:r w:rsidR="007A5B68">
        <w:rPr>
          <w:lang w:val="en-US"/>
        </w:rPr>
        <w:t xml:space="preserve">institutionally excluded </w:t>
      </w:r>
      <w:r w:rsidR="00CB3E56">
        <w:rPr>
          <w:lang w:val="en-US"/>
        </w:rPr>
        <w:t>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Pilgerum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proofErr w:type="spellStart"/>
      <w:r w:rsidR="00FA6610">
        <w:rPr>
          <w:lang w:val="en-US"/>
        </w:rPr>
        <w:t>Jorgenden</w:t>
      </w:r>
      <w:proofErr w:type="spellEnd"/>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 xml:space="preserve">provide a wealth of ideas. </w:t>
      </w:r>
      <w:r w:rsidR="00390894">
        <w:rPr>
          <w:lang w:val="en-US"/>
        </w:rPr>
        <w:t xml:space="preserve">In the Midwest, one of the most scientifically impactful long-term diversification experiments was inspired by an Iowan farmer’s low-input system </w:t>
      </w:r>
      <w:commentRangeStart w:id="4"/>
      <w:r w:rsidR="00390894">
        <w:rPr>
          <w:lang w:val="en-US"/>
        </w:rPr>
        <w:t>(Davis et al 2012).</w:t>
      </w:r>
      <w:r w:rsidR="003E304E">
        <w:rPr>
          <w:lang w:val="en-US"/>
        </w:rPr>
        <w:t xml:space="preserve"> </w:t>
      </w:r>
      <w:commentRangeEnd w:id="4"/>
      <w:r w:rsidR="000311E4">
        <w:rPr>
          <w:rStyle w:val="CommentReference"/>
        </w:rPr>
        <w:commentReference w:id="4"/>
      </w:r>
    </w:p>
    <w:p w14:paraId="0C958503" w14:textId="77777777" w:rsidR="00A30660" w:rsidRDefault="00A30660" w:rsidP="00A30660">
      <w:pPr>
        <w:rPr>
          <w:lang w:val="en-US"/>
        </w:rPr>
      </w:pPr>
    </w:p>
    <w:p w14:paraId="300BBFBD" w14:textId="77777777" w:rsidR="00787942" w:rsidRDefault="00787942" w:rsidP="00A30660">
      <w:pPr>
        <w:rPr>
          <w:lang w:val="en-US"/>
        </w:rPr>
      </w:pPr>
    </w:p>
    <w:p w14:paraId="181CD4B9" w14:textId="774DFC88" w:rsidR="00A30660" w:rsidRDefault="00A30660" w:rsidP="00A30660">
      <w:pPr>
        <w:rPr>
          <w:lang w:val="en-US"/>
        </w:rPr>
      </w:pPr>
      <w:r>
        <w:rPr>
          <w:lang w:val="en-US"/>
        </w:rPr>
        <w:t>Women own almost half of the farmland in Iowa, yet they have been largely ignored by researchers regarding conservation decision-making (Carter 2019)</w:t>
      </w:r>
      <w:r w:rsidR="00787942">
        <w:rPr>
          <w:lang w:val="en-US"/>
        </w:rPr>
        <w:t xml:space="preserve">. Recent research has shown there are significant opportunities for improving agricultural outcomes through understanding women’s experiences </w:t>
      </w:r>
      <w:commentRangeStart w:id="5"/>
      <w:r w:rsidR="00787942">
        <w:rPr>
          <w:lang w:val="en-US"/>
        </w:rPr>
        <w:t xml:space="preserve">(Mahajan 2019; </w:t>
      </w:r>
      <w:proofErr w:type="spellStart"/>
      <w:r w:rsidR="00787942">
        <w:rPr>
          <w:lang w:val="en-US"/>
        </w:rPr>
        <w:t>Diiro</w:t>
      </w:r>
      <w:proofErr w:type="spellEnd"/>
      <w:r w:rsidR="00787942">
        <w:rPr>
          <w:lang w:val="en-US"/>
        </w:rPr>
        <w:t xml:space="preserve"> et al. 2018; Zhang et al. 2021). </w:t>
      </w:r>
      <w:commentRangeEnd w:id="5"/>
      <w:r w:rsidR="000311E4">
        <w:rPr>
          <w:rStyle w:val="CommentReference"/>
        </w:rPr>
        <w:commentReference w:id="5"/>
      </w:r>
    </w:p>
    <w:p w14:paraId="2BCF23FE" w14:textId="2355EB9B" w:rsidR="00787942" w:rsidRDefault="00787942" w:rsidP="00A30660">
      <w:pPr>
        <w:rPr>
          <w:lang w:val="en-US"/>
        </w:rPr>
      </w:pPr>
      <w:r>
        <w:rPr>
          <w:lang w:val="en-US"/>
        </w:rPr>
        <w:t xml:space="preserve">&lt;&lt;Stefan maybe you can say something about PFI’s Latino Engagement program, if that has had any </w:t>
      </w:r>
      <w:commentRangeStart w:id="6"/>
      <w:r>
        <w:rPr>
          <w:lang w:val="en-US"/>
        </w:rPr>
        <w:t>benefits you could mention&gt;&gt;</w:t>
      </w:r>
      <w:commentRangeEnd w:id="6"/>
      <w:r w:rsidR="00A02CE8">
        <w:rPr>
          <w:rStyle w:val="CommentReference"/>
        </w:rPr>
        <w:commentReference w:id="6"/>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77777777" w:rsidR="0027177D" w:rsidRDefault="0027177D" w:rsidP="0027177D">
      <w:pPr>
        <w:rPr>
          <w:lang w:val="en-US"/>
        </w:rPr>
      </w:pPr>
      <w:r>
        <w:rPr>
          <w:lang w:val="en-US"/>
        </w:rPr>
        <w:t>Serving the margins is a way for agricultural researchers to leverage their privilege to help build legitimacy within the margins (</w:t>
      </w:r>
      <w:commentRangeStart w:id="7"/>
      <w:r>
        <w:rPr>
          <w:lang w:val="en-US"/>
        </w:rPr>
        <w:t>de Wit and Alastair I think</w:t>
      </w:r>
      <w:commentRangeEnd w:id="7"/>
      <w:r w:rsidR="000311E4">
        <w:rPr>
          <w:rStyle w:val="CommentReference"/>
        </w:rPr>
        <w:commentReference w:id="7"/>
      </w:r>
      <w:r>
        <w:rPr>
          <w:lang w:val="en-US"/>
        </w:rPr>
        <w:t>)</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Legitimizing other’s knowledge</w:t>
      </w:r>
    </w:p>
    <w:p w14:paraId="683BE686" w14:textId="027E5B45" w:rsidR="00A86F8F" w:rsidRDefault="00A42909" w:rsidP="00C83D16">
      <w:pPr>
        <w:rPr>
          <w:lang w:val="en-US"/>
        </w:rPr>
      </w:pPr>
      <w:r w:rsidRPr="00A15848">
        <w:rPr>
          <w:lang w:val="en-US"/>
        </w:rPr>
        <w:t xml:space="preserve">The idea that there are ’multiple ways of knowing’ likely originated in </w:t>
      </w:r>
      <w:proofErr w:type="gramStart"/>
      <w:r w:rsidR="00A86F8F" w:rsidRPr="00A15848">
        <w:rPr>
          <w:lang w:val="en-US"/>
        </w:rPr>
        <w:t>epistemology</w:t>
      </w:r>
      <w:r w:rsidRPr="00A15848">
        <w:rPr>
          <w:lang w:val="en-US"/>
        </w:rPr>
        <w:t>, but</w:t>
      </w:r>
      <w:proofErr w:type="gramEnd"/>
      <w:r w:rsidRPr="00A15848">
        <w:rPr>
          <w:lang w:val="en-US"/>
        </w:rPr>
        <w:t xml:space="preserve">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t>
      </w:r>
      <w:r w:rsidRPr="00A15848">
        <w:rPr>
          <w:lang w:val="en-US"/>
        </w:rPr>
        <w:lastRenderedPageBreak/>
        <w:t xml:space="preserve">which individuals and groups understand the world around them. This can include empirical observation and logical reasoning, but also intuition, personal experience, cultural traditions, </w:t>
      </w:r>
      <w:r w:rsidR="00A86F8F">
        <w:rPr>
          <w:lang w:val="en-US"/>
        </w:rPr>
        <w:t xml:space="preserve">and </w:t>
      </w:r>
      <w:r w:rsidRPr="00A15848">
        <w:rPr>
          <w:lang w:val="en-US"/>
        </w:rPr>
        <w:t xml:space="preserve">spiritual insights, among others. </w:t>
      </w:r>
      <w:r w:rsidR="00A15848">
        <w:rPr>
          <w:lang w:val="en-US"/>
        </w:rPr>
        <w:t>S</w:t>
      </w:r>
      <w:r w:rsidR="00A4510A">
        <w:rPr>
          <w:lang w:val="en-US"/>
        </w:rPr>
        <w:t>cientists may dismiss others’ knowledge if it originate</w:t>
      </w:r>
      <w:r w:rsidR="00A15848">
        <w:rPr>
          <w:lang w:val="en-US"/>
        </w:rPr>
        <w:t>s</w:t>
      </w:r>
      <w:r w:rsidR="00A4510A">
        <w:rPr>
          <w:lang w:val="en-US"/>
        </w:rPr>
        <w:t xml:space="preserve"> outside of traditional scientific methods.</w:t>
      </w:r>
      <w:r w:rsidR="0027177D">
        <w:rPr>
          <w:lang w:val="en-US"/>
        </w:rPr>
        <w:t xml:space="preserve"> Therefore, scientists</w:t>
      </w:r>
      <w:r w:rsidR="002C7563">
        <w:rPr>
          <w:lang w:val="en-US"/>
        </w:rPr>
        <w:t xml:space="preserve"> may</w:t>
      </w:r>
      <w:commentRangeStart w:id="8"/>
      <w:r w:rsidR="0027177D">
        <w:rPr>
          <w:lang w:val="en-US"/>
        </w:rPr>
        <w:t xml:space="preserve"> </w:t>
      </w:r>
      <w:r w:rsidR="002C7563">
        <w:rPr>
          <w:lang w:val="en-US"/>
        </w:rPr>
        <w:t xml:space="preserve">inadvertently </w:t>
      </w:r>
      <w:r w:rsidR="0027177D">
        <w:rPr>
          <w:lang w:val="en-US"/>
        </w:rPr>
        <w:t xml:space="preserve">wield power </w:t>
      </w:r>
      <w:commentRangeEnd w:id="8"/>
      <w:r w:rsidR="000311E4">
        <w:rPr>
          <w:rStyle w:val="CommentReference"/>
        </w:rPr>
        <w:commentReference w:id="8"/>
      </w:r>
      <w:r w:rsidR="0027177D">
        <w:rPr>
          <w:lang w:val="en-US"/>
        </w:rPr>
        <w:t>by dismissing knowledge originating from non-conventional sources. While s</w:t>
      </w:r>
      <w:r w:rsidR="00A4510A">
        <w:rPr>
          <w:lang w:val="en-US"/>
        </w:rPr>
        <w:t>ystematic observation and empirical evidence</w:t>
      </w:r>
      <w:r w:rsidR="008C1B0E">
        <w:rPr>
          <w:lang w:val="en-US"/>
        </w:rPr>
        <w:t xml:space="preserve"> are </w:t>
      </w:r>
      <w:r w:rsidR="0027177D">
        <w:rPr>
          <w:lang w:val="en-US"/>
        </w:rPr>
        <w:t xml:space="preserve">crucial tools for scientific inquiry, the exclusion of alternative forms of knowledge overlooks their potential contributions to enrich scientific understanding. It also reinforces the dominance of a single scientific paradigm, which stifles innovation. </w:t>
      </w:r>
    </w:p>
    <w:p w14:paraId="03D08587" w14:textId="77777777" w:rsidR="00A86F8F" w:rsidRDefault="00A86F8F" w:rsidP="00C83D16">
      <w:pPr>
        <w:rPr>
          <w:lang w:val="en-US"/>
        </w:rPr>
      </w:pPr>
    </w:p>
    <w:p w14:paraId="0C381330" w14:textId="129B7B29" w:rsidR="00766CF5" w:rsidRDefault="00A42909" w:rsidP="00C83D16">
      <w:pPr>
        <w:rPr>
          <w:lang w:val="en-US"/>
        </w:rPr>
      </w:pPr>
      <w:commentRangeStart w:id="9"/>
      <w:r>
        <w:rPr>
          <w:lang w:val="en-US"/>
        </w:rPr>
        <w:t xml:space="preserve">Utilizing non-traditional </w:t>
      </w:r>
      <w:commentRangeEnd w:id="9"/>
      <w:r w:rsidR="00A02CE8">
        <w:rPr>
          <w:rStyle w:val="CommentReference"/>
        </w:rPr>
        <w:commentReference w:id="9"/>
      </w:r>
      <w:r>
        <w:rPr>
          <w:lang w:val="en-US"/>
        </w:rPr>
        <w:t>measurements</w:t>
      </w:r>
      <w:r w:rsidR="00A86F8F">
        <w:rPr>
          <w:lang w:val="en-US"/>
        </w:rPr>
        <w:t xml:space="preserve"> </w:t>
      </w:r>
      <w:r>
        <w:rPr>
          <w:lang w:val="en-US"/>
        </w:rPr>
        <w:t xml:space="preserve">is </w:t>
      </w:r>
      <w:proofErr w:type="gramStart"/>
      <w:r>
        <w:rPr>
          <w:lang w:val="en-US"/>
        </w:rPr>
        <w:t>one way</w:t>
      </w:r>
      <w:proofErr w:type="gramEnd"/>
      <w:r>
        <w:rPr>
          <w:lang w:val="en-US"/>
        </w:rPr>
        <w:t xml:space="preserve"> </w:t>
      </w:r>
      <w:r w:rsidR="00A86F8F">
        <w:rPr>
          <w:lang w:val="en-US"/>
        </w:rPr>
        <w:t xml:space="preserve">agricultural scientists can honor multiple ways of knowing within a scientific framework. </w:t>
      </w:r>
      <w:r w:rsidR="00A15848">
        <w:rPr>
          <w:lang w:val="en-US"/>
        </w:rPr>
        <w:t xml:space="preserve">A apposite example is USDA NASS measurement of a ‘workable field day’, defined as day where weather and field conditions allow producers to work in fields a major portion of the day (NASS </w:t>
      </w:r>
      <w:hyperlink r:id="rId10"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xml:space="preserve">, but to our knowledge has not been extensively used within scientific frameworks. In an example of sharing the power of data collection, Practical Farmers of Iowa has launched a study wherein farmers will quantify their experiences with cover cropping </w:t>
      </w:r>
      <w:proofErr w:type="gramStart"/>
      <w:r w:rsidR="00766CF5">
        <w:rPr>
          <w:lang w:val="en-US"/>
        </w:rPr>
        <w:t>through the use of</w:t>
      </w:r>
      <w:proofErr w:type="gramEnd"/>
      <w:r w:rsidR="00766CF5">
        <w:rPr>
          <w:lang w:val="en-US"/>
        </w:rPr>
        <w:t xml:space="preserve"> workable field days (</w:t>
      </w:r>
      <w:commentRangeStart w:id="10"/>
      <w:r w:rsidR="00766CF5">
        <w:rPr>
          <w:lang w:val="en-US"/>
        </w:rPr>
        <w:t>CITE</w:t>
      </w:r>
      <w:commentRangeEnd w:id="10"/>
      <w:r w:rsidR="00A02CE8">
        <w:rPr>
          <w:rStyle w:val="CommentReference"/>
        </w:rPr>
        <w:commentReference w:id="10"/>
      </w:r>
      <w:r w:rsidR="00766CF5">
        <w:rPr>
          <w:lang w:val="en-US"/>
        </w:rPr>
        <w:t>). This effort does not detract from nor undermine the numerous scientific publications relating cover cropping to changes in soil-water relationships (CITE)</w:t>
      </w:r>
      <w:r w:rsidR="00A86F8F">
        <w:rPr>
          <w:lang w:val="en-US"/>
        </w:rPr>
        <w:t xml:space="preserve">. 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perfectly aligns with their ambitions to 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40563156"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 relations</w:t>
      </w:r>
    </w:p>
    <w:p w14:paraId="4B3B3851" w14:textId="7A1A189B"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Koehler-Cole et al. 2023; Laurent et al. 2022).</w:t>
      </w:r>
      <w:r w:rsidR="00F23D40">
        <w:rPr>
          <w:lang w:val="en-US"/>
        </w:rPr>
        <w:t xml:space="preserve"> </w:t>
      </w:r>
      <w:r>
        <w:rPr>
          <w:lang w:val="en-US"/>
        </w:rPr>
        <w:t>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 xml:space="preserve">’s Principles and Protocols provide </w:t>
      </w:r>
      <w:r>
        <w:rPr>
          <w:lang w:val="en-US"/>
        </w:rPr>
        <w:lastRenderedPageBreak/>
        <w:t>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proofErr w:type="gramStart"/>
      <w:r w:rsidR="00647412">
        <w:rPr>
          <w:lang w:val="en-US"/>
        </w:rPr>
        <w:t>Jackson-Smith</w:t>
      </w:r>
      <w:proofErr w:type="gramEnd"/>
      <w:r w:rsidR="00647412">
        <w:rPr>
          <w:lang w:val="en-US"/>
        </w:rPr>
        <w:t xml:space="preserve">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D83E250" w14:textId="60841F49" w:rsidR="00D10D16" w:rsidRPr="00A06BCD" w:rsidRDefault="003B028F" w:rsidP="00D10D16">
      <w:pPr>
        <w:rPr>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 xml:space="preserve">Practical Farmers of Iowa has incorporated </w:t>
      </w:r>
      <w:commentRangeStart w:id="11"/>
      <w:r w:rsidR="002D2290" w:rsidRPr="00A06BCD">
        <w:rPr>
          <w:lang w:val="en-US"/>
        </w:rPr>
        <w:t xml:space="preserve">farmer payments </w:t>
      </w:r>
      <w:commentRangeEnd w:id="11"/>
      <w:r w:rsidR="00A02CE8">
        <w:rPr>
          <w:rStyle w:val="CommentReference"/>
        </w:rPr>
        <w:commentReference w:id="11"/>
      </w:r>
      <w:r w:rsidR="002D2290" w:rsidRPr="00A06BCD">
        <w:rPr>
          <w:lang w:val="en-US"/>
        </w:rPr>
        <w:t>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xml:space="preserve">, </w:t>
      </w:r>
      <w:proofErr w:type="gramStart"/>
      <w:r w:rsidR="00647412">
        <w:rPr>
          <w:lang w:val="en-US"/>
        </w:rPr>
        <w:t>Thompson</w:t>
      </w:r>
      <w:proofErr w:type="gramEnd"/>
      <w:r w:rsidR="00647412">
        <w:rPr>
          <w:lang w:val="en-US"/>
        </w:rPr>
        <w:t xml:space="preserve">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 xml:space="preserve">work on the farm for some </w:t>
      </w:r>
      <w:proofErr w:type="gramStart"/>
      <w:r w:rsidR="00341278" w:rsidRPr="00A06BCD">
        <w:rPr>
          <w:lang w:val="en-US"/>
        </w:rPr>
        <w:t>period of time</w:t>
      </w:r>
      <w:proofErr w:type="gramEnd"/>
      <w:r w:rsidR="00341278" w:rsidRPr="00A06BCD">
        <w:rPr>
          <w:lang w:val="en-US"/>
        </w:rPr>
        <w:t xml:space="preserv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 xml:space="preserve">In this same </w:t>
      </w:r>
      <w:r w:rsidR="00FB15D5" w:rsidRPr="00A06BCD">
        <w:rPr>
          <w:lang w:val="en-US"/>
        </w:rPr>
        <w:lastRenderedPageBreak/>
        <w:t>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w:t>
      </w:r>
      <w:proofErr w:type="gramStart"/>
      <w:r w:rsidR="006931DB">
        <w:rPr>
          <w:lang w:val="en-US"/>
        </w:rPr>
        <w:t>in itself may</w:t>
      </w:r>
      <w:proofErr w:type="gramEnd"/>
      <w:r w:rsidR="006931DB">
        <w:rPr>
          <w:lang w:val="en-US"/>
        </w:rPr>
        <w:t xml:space="preserve">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commentRangeStart w:id="12"/>
      <w:r>
        <w:rPr>
          <w:lang w:val="en-US"/>
        </w:rPr>
        <w:t>p</w:t>
      </w:r>
      <w:r w:rsidR="00D10D16" w:rsidRPr="006931DB">
        <w:rPr>
          <w:lang w:val="en-US"/>
        </w:rPr>
        <w:t xml:space="preserve">ublic funding sources </w:t>
      </w:r>
      <w:commentRangeEnd w:id="12"/>
      <w:r w:rsidR="00B2392A">
        <w:rPr>
          <w:rStyle w:val="CommentReference"/>
        </w:rPr>
        <w:commentReference w:id="12"/>
      </w:r>
      <w:r w:rsidR="00D10D16" w:rsidRPr="006931DB">
        <w:rPr>
          <w:lang w:val="en-US"/>
        </w:rPr>
        <w:t xml:space="preserve">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commentRangeStart w:id="13"/>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r>
        <w:rPr>
          <w:lang w:val="en-US"/>
        </w:rPr>
        <w:t xml:space="preserve">Were </w:t>
      </w:r>
      <w:r w:rsidR="00D50F2E">
        <w:rPr>
          <w:lang w:val="en-US"/>
        </w:rPr>
        <w:t xml:space="preserve">both entities transformed </w:t>
      </w:r>
      <w:proofErr w:type="gramStart"/>
      <w:r w:rsidR="00D50F2E">
        <w:rPr>
          <w:lang w:val="en-US"/>
        </w:rPr>
        <w:t>as a result of</w:t>
      </w:r>
      <w:proofErr w:type="gramEnd"/>
      <w:r w:rsidR="00D50F2E">
        <w:rPr>
          <w:lang w:val="en-US"/>
        </w:rPr>
        <w:t xml:space="preserve"> the collaboration?</w:t>
      </w:r>
      <w:commentRangeEnd w:id="13"/>
      <w:r w:rsidR="000311E4">
        <w:rPr>
          <w:rStyle w:val="CommentReference"/>
          <w:rFonts w:ascii="Calibri" w:hAnsi="Calibri" w:cs="Calibri"/>
          <w:kern w:val="0"/>
        </w:rPr>
        <w:commentReference w:id="13"/>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w:t>
      </w:r>
      <w:proofErr w:type="gramStart"/>
      <w:r>
        <w:rPr>
          <w:lang w:val="en-US"/>
        </w:rPr>
        <w:t>planning, and</w:t>
      </w:r>
      <w:proofErr w:type="gramEnd"/>
      <w:r>
        <w:rPr>
          <w:lang w:val="en-US"/>
        </w:rPr>
        <w:t xml:space="preserve">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lastRenderedPageBreak/>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w:t>
      </w:r>
      <w:commentRangeStart w:id="14"/>
      <w:r w:rsidR="005B6AC3">
        <w:rPr>
          <w:lang w:val="en-US"/>
        </w:rPr>
        <w:t xml:space="preserve">Can I cite something? A PFI report?) </w:t>
      </w:r>
      <w:commentRangeEnd w:id="14"/>
      <w:r w:rsidR="00B2392A">
        <w:rPr>
          <w:rStyle w:val="CommentReference"/>
        </w:rPr>
        <w:commentReference w:id="14"/>
      </w:r>
      <w:r w:rsidR="005B6AC3">
        <w:rPr>
          <w:lang w:val="en-US"/>
        </w:rPr>
        <w:t>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commentRangeStart w:id="15"/>
      <w:r w:rsidR="005370FC">
        <w:rPr>
          <w:lang w:val="en-US"/>
        </w:rPr>
        <w:t>file</w:t>
      </w:r>
      <w:commentRangeEnd w:id="15"/>
      <w:r w:rsidR="00C10AAB">
        <w:rPr>
          <w:rStyle w:val="CommentReference"/>
        </w:rPr>
        <w:commentReference w:id="15"/>
      </w:r>
      <w:r w:rsidR="00101CF6">
        <w:rPr>
          <w:lang w:val="en-US"/>
        </w:rPr>
        <w:t xml:space="preserve">).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 xml:space="preserve">Is this worth </w:t>
      </w:r>
      <w:commentRangeStart w:id="16"/>
      <w:r w:rsidR="00101CF6">
        <w:rPr>
          <w:lang w:val="en-US"/>
        </w:rPr>
        <w:t>mentioning</w:t>
      </w:r>
      <w:commentRangeEnd w:id="16"/>
      <w:r w:rsidR="00624B16">
        <w:rPr>
          <w:rStyle w:val="CommentReference"/>
        </w:rPr>
        <w:commentReference w:id="16"/>
      </w:r>
      <w:r w:rsidR="00101CF6">
        <w:rPr>
          <w:lang w:val="en-US"/>
        </w:rPr>
        <w:t>?</w:t>
      </w:r>
    </w:p>
    <w:p w14:paraId="0099F0BD" w14:textId="0EB9B08F" w:rsidR="00CC38CF" w:rsidRDefault="00B76E57" w:rsidP="00B76E57">
      <w:pPr>
        <w:pStyle w:val="Heading1"/>
        <w:rPr>
          <w:lang w:val="en-US"/>
        </w:rPr>
      </w:pPr>
      <w:r>
        <w:rPr>
          <w:lang w:val="en-US"/>
        </w:rPr>
        <w:lastRenderedPageBreak/>
        <w:t>Theme 3</w:t>
      </w:r>
      <w:r w:rsidR="002B15C0">
        <w:rPr>
          <w:lang w:val="en-US"/>
        </w:rPr>
        <w:t xml:space="preserve">: </w:t>
      </w:r>
      <w:r w:rsidR="000816CA">
        <w:rPr>
          <w:lang w:val="en-US"/>
        </w:rPr>
        <w:t xml:space="preserve">Framing and the </w:t>
      </w:r>
      <w:del w:id="17" w:author="Andrea Basche" w:date="2024-05-17T07:29:00Z">
        <w:r w:rsidR="000816CA">
          <w:rPr>
            <w:lang w:val="en-US"/>
          </w:rPr>
          <w:delText>c</w:delText>
        </w:r>
        <w:r w:rsidR="00CB074B">
          <w:rPr>
            <w:lang w:val="en-US"/>
          </w:rPr>
          <w:delText>oexistance</w:delText>
        </w:r>
      </w:del>
      <w:ins w:id="18" w:author="Andrea Basche" w:date="2024-05-17T07:29:00Z">
        <w:r w:rsidR="000311E4">
          <w:rPr>
            <w:lang w:val="en-US"/>
          </w:rPr>
          <w:t>coexistence</w:t>
        </w:r>
      </w:ins>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r w:rsidR="00B61769">
        <w:rPr>
          <w:lang w:val="en-US"/>
        </w:rPr>
        <w:t xml:space="preserve">These ideas relate to data feminism in that </w:t>
      </w:r>
      <w:r w:rsidR="003F2EAF">
        <w:rPr>
          <w:lang w:val="en-US"/>
        </w:rPr>
        <w:t xml:space="preserve">they were developed by a narrow slice of human intellect, and their implementation has been entangled with colonialism, racism, and other forms of </w:t>
      </w:r>
      <w:proofErr w:type="gramStart"/>
      <w:r w:rsidR="003F2EAF">
        <w:rPr>
          <w:lang w:val="en-US"/>
        </w:rPr>
        <w:t>oppressions(</w:t>
      </w:r>
      <w:proofErr w:type="gramEnd"/>
      <w:r w:rsidR="003F2EAF">
        <w:rPr>
          <w:lang w:val="en-US"/>
        </w:rPr>
        <w:t xml:space="preserve">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160405C8" w:rsidR="00555110" w:rsidRDefault="00FF710E" w:rsidP="005F23AB">
      <w:pPr>
        <w:rPr>
          <w:lang w:val="en-US"/>
        </w:rPr>
      </w:pPr>
      <w:r>
        <w:rPr>
          <w:lang w:val="en-US"/>
        </w:rPr>
        <w:t xml:space="preserve">A slew of paradigms </w:t>
      </w:r>
      <w:proofErr w:type="gramStart"/>
      <w:r>
        <w:rPr>
          <w:lang w:val="en-US"/>
        </w:rPr>
        <w:t>have</w:t>
      </w:r>
      <w:proofErr w:type="gramEnd"/>
      <w:r>
        <w:rPr>
          <w:lang w:val="en-US"/>
        </w:rPr>
        <w:t xml:space="preser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43766A8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and developed a 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w:t>
      </w:r>
      <w:r w:rsidR="009A141C">
        <w:rPr>
          <w:lang w:val="en-US"/>
        </w:rPr>
        <w:lastRenderedPageBreak/>
        <w:t xml:space="preserve">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w:t>
      </w:r>
      <w:commentRangeStart w:id="19"/>
      <w:r w:rsidR="00FB3F65">
        <w:rPr>
          <w:lang w:val="en-US"/>
        </w:rPr>
        <w:t xml:space="preserve">This demonstrates how even classical delineations such as race and gender portend very little in regard to value </w:t>
      </w:r>
      <w:proofErr w:type="gramStart"/>
      <w:r w:rsidR="00FB3F65">
        <w:rPr>
          <w:lang w:val="en-US"/>
        </w:rPr>
        <w:t>systems, and</w:t>
      </w:r>
      <w:proofErr w:type="gramEnd"/>
      <w:r w:rsidR="00FB3F65">
        <w:rPr>
          <w:lang w:val="en-US"/>
        </w:rPr>
        <w:t xml:space="preserve"> lends us to imagine the insight that would be gained from adding more framings</w:t>
      </w:r>
      <w:commentRangeEnd w:id="19"/>
      <w:r w:rsidR="00624B16">
        <w:rPr>
          <w:rStyle w:val="CommentReference"/>
        </w:rPr>
        <w:commentReference w:id="19"/>
      </w:r>
      <w:r w:rsidR="00FB3F65">
        <w:rPr>
          <w:lang w:val="en-US"/>
        </w:rPr>
        <w:t xml:space="preserve">. </w:t>
      </w:r>
      <w:r w:rsidR="009A0D1A">
        <w:rPr>
          <w:lang w:val="en-US"/>
        </w:rPr>
        <w:t xml:space="preserve">Today, an increasing availability of diversely framed 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 xml:space="preserve">Scientists who </w:t>
      </w:r>
      <w:proofErr w:type="gramStart"/>
      <w:r w:rsidR="002D5221">
        <w:rPr>
          <w:lang w:val="en-US"/>
        </w:rPr>
        <w:t>are able to</w:t>
      </w:r>
      <w:proofErr w:type="gramEnd"/>
      <w:r w:rsidR="002D5221">
        <w:rPr>
          <w:lang w:val="en-US"/>
        </w:rPr>
        <w:t xml:space="preserve">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w:t>
      </w:r>
      <w:proofErr w:type="gramStart"/>
      <w:r w:rsidR="004A756B">
        <w:rPr>
          <w:lang w:val="en-US"/>
        </w:rPr>
        <w:t>research;</w:t>
      </w:r>
      <w:proofErr w:type="gramEnd"/>
      <w:r w:rsidR="004A756B">
        <w:rPr>
          <w:lang w:val="en-US"/>
        </w:rPr>
        <w:t xml:space="preserve">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By embracing our own framings, we concomitantly recognize the need to understand the framings of others. Failure to do so can result in gross misunderstandings (</w:t>
      </w:r>
      <w:proofErr w:type="spellStart"/>
      <w:r w:rsidR="00FB3F65">
        <w:rPr>
          <w:lang w:val="en-US"/>
        </w:rPr>
        <w:t>Cropscape</w:t>
      </w:r>
      <w:proofErr w:type="spellEnd"/>
      <w:r w:rsidR="00FB3F65">
        <w:rPr>
          <w:lang w:val="en-US"/>
        </w:rPr>
        <w:t xml:space="preserve"> data article, NASS data increasing women </w:t>
      </w:r>
      <w:r w:rsidR="00FB3F65">
        <w:rPr>
          <w:lang w:val="en-US"/>
        </w:rPr>
        <w:lastRenderedPageBreak/>
        <w:t xml:space="preserve">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323262F9" w:rsidR="008A169F" w:rsidRDefault="008A169F" w:rsidP="008A169F">
      <w:pPr>
        <w:rPr>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minoritized,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p w14:paraId="26A3A6F0" w14:textId="77777777" w:rsidR="00F74EB8" w:rsidRDefault="00F74EB8" w:rsidP="008A169F">
      <w:pPr>
        <w:rPr>
          <w:lang w:val="en-US"/>
        </w:rPr>
      </w:pPr>
    </w:p>
    <w:p w14:paraId="3C4AC1EA" w14:textId="77777777" w:rsidR="00F74EB8" w:rsidRDefault="00F74EB8" w:rsidP="00F74EB8">
      <w:pPr>
        <w:rPr>
          <w:lang w:val="en-US"/>
        </w:rPr>
      </w:pPr>
    </w:p>
    <w:p w14:paraId="1AFE1569" w14:textId="77777777" w:rsidR="00F74EB8" w:rsidRPr="0029011A" w:rsidRDefault="00F74EB8" w:rsidP="00F74EB8">
      <w:pPr>
        <w:rPr>
          <w:lang w:val="en-US"/>
        </w:rPr>
      </w:pPr>
      <w:r w:rsidRPr="0029011A">
        <w:rPr>
          <w:color w:val="20124D"/>
          <w:shd w:val="clear" w:color="auto" w:fill="FFFFFF"/>
          <w:lang w:val="en-US"/>
        </w:rPr>
        <w:t xml:space="preserve">Agricultural systems </w:t>
      </w:r>
      <w:r>
        <w:rPr>
          <w:color w:val="20124D"/>
          <w:shd w:val="clear" w:color="auto" w:fill="FFFFFF"/>
          <w:lang w:val="en-US"/>
        </w:rPr>
        <w:t xml:space="preserve">functions </w:t>
      </w:r>
      <w:r w:rsidRPr="0029011A">
        <w:rPr>
          <w:color w:val="20124D"/>
          <w:shd w:val="clear" w:color="auto" w:fill="FFFFFF"/>
          <w:lang w:val="en-US"/>
        </w:rPr>
        <w:t xml:space="preserve">of complex institutional structures that have historically had, and continue to have, power imbalances embedded within them. The seven principles of data feminism were developed </w:t>
      </w:r>
      <w:r>
        <w:rPr>
          <w:color w:val="20124D"/>
          <w:shd w:val="clear" w:color="auto" w:fill="FFFFFF"/>
          <w:lang w:val="en-US"/>
        </w:rPr>
        <w:t>to aid</w:t>
      </w:r>
      <w:r w:rsidRPr="0029011A">
        <w:rPr>
          <w:color w:val="20124D"/>
          <w:shd w:val="clear" w:color="auto" w:fill="FFFFFF"/>
          <w:lang w:val="en-US"/>
        </w:rPr>
        <w:t xml:space="preserve"> data scientists </w:t>
      </w:r>
      <w:r>
        <w:rPr>
          <w:color w:val="20124D"/>
          <w:shd w:val="clear" w:color="auto" w:fill="FFFFFF"/>
          <w:lang w:val="en-US"/>
        </w:rPr>
        <w:t>i</w:t>
      </w:r>
      <w:r w:rsidRPr="0029011A">
        <w:rPr>
          <w:color w:val="20124D"/>
          <w:shd w:val="clear" w:color="auto" w:fill="FFFFFF"/>
          <w:lang w:val="en-US"/>
        </w:rPr>
        <w:t xml:space="preserve">n identifying, </w:t>
      </w:r>
      <w:r>
        <w:rPr>
          <w:color w:val="20124D"/>
          <w:shd w:val="clear" w:color="auto" w:fill="FFFFFF"/>
          <w:lang w:val="en-US"/>
        </w:rPr>
        <w:t>examining</w:t>
      </w:r>
      <w:r w:rsidRPr="0029011A">
        <w:rPr>
          <w:color w:val="20124D"/>
          <w:shd w:val="clear" w:color="auto" w:fill="FFFFFF"/>
          <w:lang w:val="en-US"/>
        </w:rPr>
        <w:t>, and addressing power inequities related to data generation, interpretation, and distribution. We believe these principles provide an accessible but under-utilized framework for helping agricultural researchers understand</w:t>
      </w:r>
      <w:r>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 prevalent in our discipline. </w:t>
      </w:r>
      <w:r>
        <w:rPr>
          <w:lang w:val="en-US"/>
        </w:rPr>
        <w:t xml:space="preserve">Here we interpret the tenets of data feminism in the context of agricultural research within three overarching discourses: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Pr>
          <w:color w:val="20124D"/>
          <w:shd w:val="clear" w:color="auto" w:fill="FFFFFF"/>
          <w:lang w:val="en-US"/>
        </w:rPr>
        <w:t>e</w:t>
      </w:r>
      <w:r w:rsidRPr="0029011A">
        <w:rPr>
          <w:color w:val="20124D"/>
          <w:shd w:val="clear" w:color="auto" w:fill="FFFFFF"/>
          <w:lang w:val="en-US"/>
        </w:rPr>
        <w:t xml:space="preserve"> work more intentional, visible, and</w:t>
      </w:r>
      <w:ins w:id="20" w:author="Andrea Basche" w:date="2024-05-14T08:14:00Z">
        <w:r w:rsidRPr="0029011A">
          <w:rPr>
            <w:color w:val="20124D"/>
            <w:shd w:val="clear" w:color="auto" w:fill="FFFFFF"/>
            <w:lang w:val="en-US"/>
          </w:rPr>
          <w:t xml:space="preserve"> </w:t>
        </w:r>
        <w:r>
          <w:rPr>
            <w:color w:val="20124D"/>
            <w:shd w:val="clear" w:color="auto" w:fill="FFFFFF"/>
            <w:lang w:val="en-US"/>
          </w:rPr>
          <w:t>in time,</w:t>
        </w:r>
      </w:ins>
      <w:ins w:id="21" w:author="Andrea Basche" w:date="2024-05-21T16:07:00Z">
        <w:r w:rsidRPr="0029011A">
          <w:rPr>
            <w:color w:val="20124D"/>
            <w:shd w:val="clear" w:color="auto" w:fill="FFFFFF"/>
            <w:lang w:val="en-US"/>
          </w:rPr>
          <w:t xml:space="preserve"> </w:t>
        </w:r>
      </w:ins>
      <w:r w:rsidRPr="0029011A">
        <w:rPr>
          <w:color w:val="20124D"/>
          <w:shd w:val="clear" w:color="auto" w:fill="FFFFFF"/>
          <w:lang w:val="en-US"/>
        </w:rPr>
        <w:t xml:space="preserve">ubiquitous. We </w:t>
      </w:r>
      <w:r>
        <w:rPr>
          <w:color w:val="20124D"/>
          <w:shd w:val="clear" w:color="auto" w:fill="FFFFFF"/>
          <w:lang w:val="en-US"/>
        </w:rPr>
        <w:t>present evidence</w:t>
      </w:r>
      <w:r w:rsidRPr="0029011A">
        <w:rPr>
          <w:color w:val="20124D"/>
          <w:shd w:val="clear" w:color="auto" w:fill="FFFFFF"/>
          <w:lang w:val="en-US"/>
        </w:rPr>
        <w:t xml:space="preserve"> that </w:t>
      </w:r>
      <w:r>
        <w:rPr>
          <w:color w:val="20124D"/>
          <w:shd w:val="clear" w:color="auto" w:fill="FFFFFF"/>
          <w:lang w:val="en-US"/>
        </w:rPr>
        <w:t xml:space="preserve">working within these three frameworks </w:t>
      </w:r>
      <w:r w:rsidRPr="0029011A">
        <w:rPr>
          <w:color w:val="20124D"/>
          <w:shd w:val="clear" w:color="auto" w:fill="FFFFFF"/>
          <w:lang w:val="en-US"/>
        </w:rPr>
        <w:t>concomitantly fosters creativity</w:t>
      </w:r>
      <w:r>
        <w:rPr>
          <w:color w:val="20124D"/>
          <w:shd w:val="clear" w:color="auto" w:fill="FFFFFF"/>
          <w:lang w:val="en-US"/>
        </w:rPr>
        <w:t xml:space="preserve"> and</w:t>
      </w:r>
      <w:r w:rsidRPr="0029011A">
        <w:rPr>
          <w:color w:val="20124D"/>
          <w:shd w:val="clear" w:color="auto" w:fill="FFFFFF"/>
          <w:lang w:val="en-US"/>
        </w:rPr>
        <w:t xml:space="preserve"> lead</w:t>
      </w:r>
      <w:r>
        <w:rPr>
          <w:color w:val="20124D"/>
          <w:shd w:val="clear" w:color="auto" w:fill="FFFFFF"/>
          <w:lang w:val="en-US"/>
        </w:rPr>
        <w:t>s</w:t>
      </w:r>
      <w:r w:rsidRPr="0029011A">
        <w:rPr>
          <w:color w:val="20124D"/>
          <w:shd w:val="clear" w:color="auto" w:fill="FFFFFF"/>
          <w:lang w:val="en-US"/>
        </w:rPr>
        <w:t xml:space="preserve"> to more transformative outcomes for agriculture</w:t>
      </w:r>
      <w:r>
        <w:rPr>
          <w:color w:val="20124D"/>
          <w:shd w:val="clear" w:color="auto" w:fill="FFFFFF"/>
          <w:lang w:val="en-US"/>
        </w:rPr>
        <w:t xml:space="preserve"> and </w:t>
      </w:r>
      <w:proofErr w:type="gramStart"/>
      <w:r>
        <w:rPr>
          <w:color w:val="20124D"/>
          <w:shd w:val="clear" w:color="auto" w:fill="FFFFFF"/>
          <w:lang w:val="en-US"/>
        </w:rPr>
        <w:t>sustainability</w:t>
      </w:r>
      <w:r w:rsidRPr="0029011A">
        <w:rPr>
          <w:color w:val="20124D"/>
          <w:shd w:val="clear" w:color="auto" w:fill="FFFFFF"/>
          <w:lang w:val="en-US"/>
        </w:rPr>
        <w:t xml:space="preserve"> as a whole</w:t>
      </w:r>
      <w:proofErr w:type="gramEnd"/>
      <w:r w:rsidRPr="0029011A">
        <w:rPr>
          <w:color w:val="20124D"/>
          <w:shd w:val="clear" w:color="auto" w:fill="FFFFFF"/>
          <w:lang w:val="en-US"/>
        </w:rPr>
        <w:t>.</w:t>
      </w:r>
    </w:p>
    <w:p w14:paraId="38CD6FE7" w14:textId="77777777" w:rsidR="00F74EB8" w:rsidRPr="008A169F" w:rsidRDefault="00F74EB8" w:rsidP="008A169F">
      <w:pPr>
        <w:rPr>
          <w:lang w:val="en-US"/>
        </w:rPr>
      </w:pPr>
    </w:p>
    <w:sectPr w:rsidR="00F74EB8" w:rsidRPr="008A16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Virginia Nichols" w:date="2024-05-23T17:09:00Z" w:initials="VN">
    <w:p w14:paraId="4CD90718" w14:textId="77777777" w:rsidR="00725207" w:rsidRDefault="00725207" w:rsidP="00725207">
      <w:pPr>
        <w:pStyle w:val="CommentText"/>
      </w:pPr>
      <w:r>
        <w:rPr>
          <w:rStyle w:val="CommentReference"/>
        </w:rPr>
        <w:annotationRef/>
      </w:r>
      <w:r>
        <w:t>Check these to make sure they say what I want</w:t>
      </w:r>
    </w:p>
  </w:comment>
  <w:comment w:id="3" w:author="Virginia Nichols" w:date="2024-05-23T17:17:00Z" w:initials="VN">
    <w:p w14:paraId="38F901B4" w14:textId="77777777" w:rsidR="001715DC" w:rsidRDefault="001715DC" w:rsidP="001715DC">
      <w:pPr>
        <w:pStyle w:val="CommentText"/>
      </w:pPr>
      <w:r>
        <w:rPr>
          <w:rStyle w:val="CommentReference"/>
        </w:rPr>
        <w:annotationRef/>
      </w:r>
      <w:r>
        <w:t>This might not be US specific</w:t>
      </w:r>
    </w:p>
  </w:comment>
  <w:comment w:id="4" w:author="Andrea Basche" w:date="2024-05-17T07:31:00Z" w:initials="AB">
    <w:p w14:paraId="3F182332" w14:textId="77777777" w:rsidR="000311E4" w:rsidRDefault="000311E4" w:rsidP="000311E4">
      <w:pPr>
        <w:pStyle w:val="CommentText"/>
      </w:pPr>
      <w:r>
        <w:rPr>
          <w:rStyle w:val="CommentReference"/>
        </w:rPr>
        <w:annotationRef/>
      </w:r>
      <w:r>
        <w:t>Maybe there is other PFI writing /blogs about Dick Thompson that could be referenced here?</w:t>
      </w:r>
    </w:p>
  </w:comment>
  <w:comment w:id="5" w:author="Andrea Basche" w:date="2024-05-17T07:33:00Z" w:initials="AB">
    <w:p w14:paraId="17AF69E7" w14:textId="77777777" w:rsidR="000311E4" w:rsidRDefault="000311E4" w:rsidP="000311E4">
      <w:pPr>
        <w:pStyle w:val="CommentText"/>
      </w:pPr>
      <w:r>
        <w:rPr>
          <w:rStyle w:val="CommentReference"/>
        </w:rPr>
        <w:annotationRef/>
      </w:r>
      <w:r>
        <w:t xml:space="preserve">You can also cite Angie and I here ☺️ </w:t>
      </w:r>
      <w:r>
        <w:rPr>
          <w:color w:val="222222"/>
          <w:highlight w:val="white"/>
        </w:rPr>
        <w:t>Basche, A. and Carter, A., 2021. Training future agriculture professionals in landowner–tenant conservation decision‐making. </w:t>
      </w:r>
      <w:r>
        <w:rPr>
          <w:i/>
          <w:iCs/>
          <w:color w:val="222222"/>
          <w:highlight w:val="white"/>
        </w:rPr>
        <w:t>Natural Sciences Education</w:t>
      </w:r>
      <w:r>
        <w:rPr>
          <w:color w:val="222222"/>
          <w:highlight w:val="white"/>
        </w:rPr>
        <w:t>, </w:t>
      </w:r>
      <w:r>
        <w:rPr>
          <w:i/>
          <w:iCs/>
          <w:color w:val="222222"/>
          <w:highlight w:val="white"/>
        </w:rPr>
        <w:t>50</w:t>
      </w:r>
      <w:r>
        <w:rPr>
          <w:color w:val="222222"/>
          <w:highlight w:val="white"/>
        </w:rPr>
        <w:t>(1), p.e20035.</w:t>
      </w:r>
      <w:r>
        <w:t xml:space="preserve"> </w:t>
      </w:r>
    </w:p>
  </w:comment>
  <w:comment w:id="6" w:author="Stefan Gailans" w:date="2024-05-14T15:35:00Z" w:initials="SG">
    <w:p w14:paraId="03C5F3D1" w14:textId="77777777" w:rsidR="00967B5B" w:rsidRDefault="00A02CE8" w:rsidP="00967B5B">
      <w:pPr>
        <w:pStyle w:val="CommentText"/>
      </w:pPr>
      <w:r>
        <w:rPr>
          <w:rStyle w:val="CommentReference"/>
        </w:rPr>
        <w:annotationRef/>
      </w:r>
      <w:r w:rsidR="00967B5B">
        <w:t>I can’t find anything that we’ve reported publicly. Program is still young. Not sure if you could glean anything from here other than we’re creating opportunities for Latinos to network and access our programming:</w:t>
      </w:r>
    </w:p>
    <w:p w14:paraId="665D8621" w14:textId="77777777" w:rsidR="00967B5B" w:rsidRDefault="00000000" w:rsidP="00967B5B">
      <w:pPr>
        <w:pStyle w:val="CommentText"/>
      </w:pPr>
      <w:hyperlink r:id="rId1" w:history="1">
        <w:r w:rsidR="00967B5B" w:rsidRPr="00BF13BB">
          <w:rPr>
            <w:rStyle w:val="Hyperlink"/>
          </w:rPr>
          <w:t>https://practicalfarmers.org/programs/agricultores-latinos/</w:t>
        </w:r>
      </w:hyperlink>
    </w:p>
  </w:comment>
  <w:comment w:id="7" w:author="Andrea Basche" w:date="2024-05-17T07:34:00Z" w:initials="AB">
    <w:p w14:paraId="7F710149" w14:textId="77777777" w:rsidR="000311E4" w:rsidRDefault="000311E4" w:rsidP="000311E4">
      <w:pPr>
        <w:pStyle w:val="CommentText"/>
      </w:pPr>
      <w:r>
        <w:rPr>
          <w:rStyle w:val="CommentReference"/>
        </w:rPr>
        <w:annotationRef/>
      </w:r>
      <w:r>
        <w:t>Their “Toward Thick Legitimacy” article would be a good one here!</w:t>
      </w:r>
    </w:p>
  </w:comment>
  <w:comment w:id="8" w:author="Andrea Basche" w:date="2024-05-17T07:34:00Z" w:initials="AB">
    <w:p w14:paraId="74CF6472" w14:textId="7AAC582A" w:rsidR="000311E4" w:rsidRDefault="000311E4" w:rsidP="000311E4">
      <w:pPr>
        <w:pStyle w:val="CommentText"/>
      </w:pPr>
      <w:r>
        <w:rPr>
          <w:rStyle w:val="CommentReference"/>
        </w:rPr>
        <w:annotationRef/>
      </w:r>
      <w:r>
        <w:t>Unknowingly ? Ignorantly?</w:t>
      </w:r>
    </w:p>
  </w:comment>
  <w:comment w:id="9" w:author="Stefan Gailans" w:date="2024-05-14T15:37:00Z" w:initials="SG">
    <w:p w14:paraId="7E0F2755" w14:textId="68ED5122" w:rsidR="00A02CE8" w:rsidRDefault="00A02CE8" w:rsidP="00A02CE8">
      <w:pPr>
        <w:pStyle w:val="CommentText"/>
      </w:pPr>
      <w:r>
        <w:rPr>
          <w:rStyle w:val="CommentReference"/>
        </w:rPr>
        <w:annotationRef/>
      </w:r>
      <w:r>
        <w:t>Damn, this is good! And I will definitely draw from this paragraph in the future when talking/writing about this project. You do an exceptional job of setting the stage for the project. Kudos!</w:t>
      </w:r>
    </w:p>
  </w:comment>
  <w:comment w:id="10" w:author="Stefan Gailans" w:date="2024-05-14T15:38:00Z" w:initials="SG">
    <w:p w14:paraId="36814182" w14:textId="77777777" w:rsidR="00A02CE8" w:rsidRDefault="00A02CE8" w:rsidP="00A02CE8">
      <w:pPr>
        <w:pStyle w:val="CommentText"/>
      </w:pPr>
      <w:r>
        <w:rPr>
          <w:rStyle w:val="CommentReference"/>
        </w:rPr>
        <w:annotationRef/>
      </w:r>
      <w:r>
        <w:t>See this article in the most recent issue of the Practical Farmer Magazine:</w:t>
      </w:r>
    </w:p>
    <w:p w14:paraId="17BAD96B" w14:textId="77777777" w:rsidR="00A02CE8" w:rsidRDefault="00A02CE8" w:rsidP="00A02CE8">
      <w:pPr>
        <w:pStyle w:val="CommentText"/>
      </w:pPr>
      <w:r>
        <w:t xml:space="preserve">Article: </w:t>
      </w:r>
      <w:hyperlink r:id="rId2" w:history="1">
        <w:r w:rsidRPr="002342C8">
          <w:rPr>
            <w:rStyle w:val="Hyperlink"/>
          </w:rPr>
          <w:t>https://practicalfarmers.org/2024/04/putting-soil-to-the-test/</w:t>
        </w:r>
      </w:hyperlink>
    </w:p>
    <w:p w14:paraId="76339265" w14:textId="77777777" w:rsidR="00A02CE8" w:rsidRDefault="00A02CE8" w:rsidP="00A02CE8">
      <w:pPr>
        <w:pStyle w:val="CommentText"/>
      </w:pPr>
    </w:p>
    <w:p w14:paraId="1E230FDC" w14:textId="77777777" w:rsidR="00A02CE8" w:rsidRDefault="00A02CE8" w:rsidP="00A02CE8">
      <w:pPr>
        <w:pStyle w:val="CommentText"/>
      </w:pPr>
      <w:r>
        <w:t xml:space="preserve">Issue: </w:t>
      </w:r>
      <w:hyperlink r:id="rId3" w:history="1">
        <w:r w:rsidRPr="002342C8">
          <w:rPr>
            <w:rStyle w:val="Hyperlink"/>
          </w:rPr>
          <w:t>https://practicalfarmers.org/2024/04/the-practical-farmer-spring-2024/</w:t>
        </w:r>
      </w:hyperlink>
    </w:p>
  </w:comment>
  <w:comment w:id="11" w:author="Stefan Gailans" w:date="2024-05-14T15:41:00Z" w:initials="SG">
    <w:p w14:paraId="7B7BE029" w14:textId="77777777" w:rsidR="00A02CE8" w:rsidRDefault="00A02CE8" w:rsidP="00A02CE8">
      <w:pPr>
        <w:pStyle w:val="CommentText"/>
      </w:pPr>
      <w:r>
        <w:rPr>
          <w:rStyle w:val="CommentReference"/>
        </w:rPr>
        <w:annotationRef/>
      </w:r>
      <w:r>
        <w:t>For as long as I can remember, the Cooperators’ Meeting is comped to participants. 2-day  meeting, 3 meals, 1 night of lodging at no cost to the attendees. We get grant funds to do this.</w:t>
      </w:r>
    </w:p>
    <w:p w14:paraId="5A537F1A" w14:textId="77777777" w:rsidR="00A02CE8" w:rsidRDefault="00A02CE8" w:rsidP="00A02CE8">
      <w:pPr>
        <w:pStyle w:val="CommentText"/>
      </w:pPr>
      <w:r>
        <w:t xml:space="preserve">All for the purposes of sharing, learning, generating new research ideas. </w:t>
      </w:r>
    </w:p>
    <w:p w14:paraId="503FEC2D" w14:textId="77777777" w:rsidR="00A02CE8" w:rsidRDefault="00A02CE8" w:rsidP="00A02CE8">
      <w:pPr>
        <w:pStyle w:val="CommentText"/>
      </w:pPr>
      <w:r>
        <w:t>Could be considered an indirect monetary reward/compensation for participating?</w:t>
      </w:r>
    </w:p>
    <w:p w14:paraId="71900B22" w14:textId="77777777" w:rsidR="00A02CE8" w:rsidRDefault="00A02CE8" w:rsidP="00A02CE8">
      <w:pPr>
        <w:pStyle w:val="CommentText"/>
      </w:pPr>
      <w:r>
        <w:t>Just a thought, take it or leave it. This paragraph is already quite strong.</w:t>
      </w:r>
    </w:p>
  </w:comment>
  <w:comment w:id="12" w:author="Stefan Gailans" w:date="2024-05-14T15:49:00Z" w:initials="SG">
    <w:p w14:paraId="3BEABCDC" w14:textId="77777777" w:rsidR="00B2392A" w:rsidRDefault="00B2392A" w:rsidP="00B2392A">
      <w:pPr>
        <w:pStyle w:val="CommentText"/>
      </w:pPr>
      <w:r>
        <w:rPr>
          <w:rStyle w:val="CommentReference"/>
        </w:rPr>
        <w:annotationRef/>
      </w:r>
      <w:r>
        <w:t>SARE does ask in applications how the work will involve/affect farmers. But I don’t think they explicitly suggest or ask about compensation for farmers involved.</w:t>
      </w:r>
    </w:p>
    <w:p w14:paraId="375C1179" w14:textId="77777777" w:rsidR="00B2392A" w:rsidRDefault="00B2392A" w:rsidP="00B2392A">
      <w:pPr>
        <w:pStyle w:val="CommentText"/>
      </w:pPr>
      <w:r>
        <w:t>See “Farmer Rancher Involvement” section on p. 8 of the sample you can download here:</w:t>
      </w:r>
    </w:p>
    <w:p w14:paraId="51942193" w14:textId="77777777" w:rsidR="00B2392A" w:rsidRDefault="00000000" w:rsidP="00B2392A">
      <w:pPr>
        <w:pStyle w:val="CommentText"/>
      </w:pPr>
      <w:hyperlink r:id="rId4" w:history="1">
        <w:r w:rsidR="00B2392A" w:rsidRPr="00D964A6">
          <w:rPr>
            <w:rStyle w:val="Hyperlink"/>
          </w:rPr>
          <w:t>https://northcentral.sare.org/grants/apply-for-a-grant/research-and-education-grant/</w:t>
        </w:r>
      </w:hyperlink>
    </w:p>
  </w:comment>
  <w:comment w:id="13" w:author="Andrea Basche" w:date="2024-05-17T07:36:00Z" w:initials="AB">
    <w:p w14:paraId="52904E41" w14:textId="77777777" w:rsidR="000311E4" w:rsidRDefault="000311E4" w:rsidP="000311E4">
      <w:pPr>
        <w:pStyle w:val="CommentText"/>
      </w:pPr>
      <w:r>
        <w:rPr>
          <w:rStyle w:val="CommentReference"/>
        </w:rPr>
        <w:annotationRef/>
      </w:r>
      <w:r>
        <w:t>I really like these Gina!</w:t>
      </w:r>
    </w:p>
  </w:comment>
  <w:comment w:id="14" w:author="Stefan Gailans" w:date="2024-05-14T15:51:00Z" w:initials="SG">
    <w:p w14:paraId="0250127B" w14:textId="77777777" w:rsidR="00B2392A" w:rsidRDefault="00B2392A" w:rsidP="00B2392A">
      <w:pPr>
        <w:pStyle w:val="CommentText"/>
      </w:pPr>
      <w:r>
        <w:rPr>
          <w:rStyle w:val="CommentReference"/>
        </w:rPr>
        <w:annotationRef/>
      </w:r>
      <w:r>
        <w:t>You can site from p. 5 of this 2022 Cooperators’ Program Report (most recent available):</w:t>
      </w:r>
    </w:p>
    <w:p w14:paraId="54E1B526" w14:textId="77777777" w:rsidR="00B2392A" w:rsidRDefault="00000000" w:rsidP="00B2392A">
      <w:pPr>
        <w:pStyle w:val="CommentText"/>
      </w:pPr>
      <w:hyperlink r:id="rId5" w:history="1">
        <w:r w:rsidR="00B2392A" w:rsidRPr="00A97A39">
          <w:rPr>
            <w:rStyle w:val="Hyperlink"/>
          </w:rPr>
          <w:t>https://practicalfarmers.b-cdn.net/wp-content/uploads/2023/07/PFI2022_CooperatorsProgram_Report_FINAL_ForWeb.pdf</w:t>
        </w:r>
      </w:hyperlink>
    </w:p>
    <w:p w14:paraId="71EF630C" w14:textId="77777777" w:rsidR="00B2392A" w:rsidRDefault="00B2392A" w:rsidP="00B2392A">
      <w:pPr>
        <w:pStyle w:val="CommentText"/>
      </w:pPr>
    </w:p>
    <w:p w14:paraId="710FC727" w14:textId="77777777" w:rsidR="00B2392A" w:rsidRDefault="00B2392A" w:rsidP="00B2392A">
      <w:pPr>
        <w:pStyle w:val="CommentText"/>
      </w:pPr>
      <w:r>
        <w:t xml:space="preserve">Or pp. 10-11 of the 2023 PFI annual report: </w:t>
      </w:r>
      <w:hyperlink r:id="rId6" w:history="1">
        <w:r w:rsidRPr="00A97A39">
          <w:rPr>
            <w:rStyle w:val="Hyperlink"/>
          </w:rPr>
          <w:t>https://practicalfarmers.org/wp-content/uploads/2024/03/PFI2023_AnnualReport_FINAL_forWeb.pdf</w:t>
        </w:r>
      </w:hyperlink>
    </w:p>
  </w:comment>
  <w:comment w:id="15" w:author="Stefan Gailans" w:date="2024-05-14T15:54:00Z" w:initials="SG">
    <w:p w14:paraId="73CA72B5" w14:textId="77777777" w:rsidR="00C10AAB" w:rsidRDefault="00C10AAB" w:rsidP="00C10AAB">
      <w:pPr>
        <w:pStyle w:val="CommentText"/>
      </w:pPr>
      <w:r>
        <w:rPr>
          <w:rStyle w:val="CommentReference"/>
        </w:rPr>
        <w:annotationRef/>
      </w:r>
      <w:r>
        <w:t>Here’s a link to the Reflection survey we’ve been sending to cooperators the past few years:</w:t>
      </w:r>
    </w:p>
    <w:p w14:paraId="625DC56C" w14:textId="77777777" w:rsidR="00C10AAB" w:rsidRDefault="00000000" w:rsidP="00C10AAB">
      <w:pPr>
        <w:pStyle w:val="CommentText"/>
      </w:pPr>
      <w:hyperlink r:id="rId7" w:history="1">
        <w:r w:rsidR="00C10AAB" w:rsidRPr="00966448">
          <w:rPr>
            <w:rStyle w:val="Hyperlink"/>
          </w:rPr>
          <w:t>https://practicalfarmers.sjc1.qualtrics.com/jfe/form/SV_5hDH70vGo25TiqW</w:t>
        </w:r>
      </w:hyperlink>
      <w:r w:rsidR="00C10AAB">
        <w:t xml:space="preserve"> </w:t>
      </w:r>
    </w:p>
  </w:comment>
  <w:comment w:id="16" w:author="Stefan Gailans" w:date="2024-05-14T16:00:00Z" w:initials="SG">
    <w:p w14:paraId="54BB2D49" w14:textId="77777777" w:rsidR="00624B16" w:rsidRDefault="00624B16" w:rsidP="00624B16">
      <w:pPr>
        <w:pStyle w:val="CommentText"/>
      </w:pPr>
      <w:r>
        <w:rPr>
          <w:rStyle w:val="CommentReference"/>
        </w:rPr>
        <w:annotationRef/>
      </w:r>
      <w:r>
        <w:t>It could be worth mentioning if it doesn’t result in too much of diversion. Andrea might have something to add here as she has put a lot of thought/effort into how she runs her lab and manages her students.</w:t>
      </w:r>
    </w:p>
  </w:comment>
  <w:comment w:id="19" w:author="Stefan Gailans" w:date="2024-05-14T16:03:00Z" w:initials="SG">
    <w:p w14:paraId="34CF4C66" w14:textId="77777777" w:rsidR="00624B16" w:rsidRDefault="00624B16" w:rsidP="00624B16">
      <w:pPr>
        <w:pStyle w:val="CommentText"/>
      </w:pPr>
      <w:r>
        <w:rPr>
          <w:rStyle w:val="CommentReference"/>
        </w:rPr>
        <w:annotationRef/>
      </w:r>
      <w:r>
        <w:t>I reread this sentence over and over because I found it so interesting and especially well put. Great writing.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D90718" w15:done="0"/>
  <w15:commentEx w15:paraId="38F901B4" w15:done="0"/>
  <w15:commentEx w15:paraId="3F182332" w15:done="0"/>
  <w15:commentEx w15:paraId="17AF69E7" w15:done="0"/>
  <w15:commentEx w15:paraId="665D8621" w15:done="0"/>
  <w15:commentEx w15:paraId="7F710149" w15:done="0"/>
  <w15:commentEx w15:paraId="74CF6472" w15:done="0"/>
  <w15:commentEx w15:paraId="7E0F2755" w15:done="0"/>
  <w15:commentEx w15:paraId="1E230FDC" w15:done="0"/>
  <w15:commentEx w15:paraId="71900B22" w15:done="0"/>
  <w15:commentEx w15:paraId="51942193" w15:done="0"/>
  <w15:commentEx w15:paraId="52904E41" w15:done="0"/>
  <w15:commentEx w15:paraId="710FC727" w15:done="0"/>
  <w15:commentEx w15:paraId="625DC56C" w15:done="0"/>
  <w15:commentEx w15:paraId="54BB2D49" w15:done="0"/>
  <w15:commentEx w15:paraId="34CF4C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E5DB930" w16cex:dateUtc="2024-05-23T15:09:00Z"/>
  <w16cex:commentExtensible w16cex:durableId="56A49074" w16cex:dateUtc="2024-05-23T15:17:00Z"/>
  <w16cex:commentExtensible w16cex:durableId="01A98F25" w16cex:dateUtc="2024-05-17T12:31:00Z"/>
  <w16cex:commentExtensible w16cex:durableId="1229F9AB" w16cex:dateUtc="2024-05-17T12:33:00Z"/>
  <w16cex:commentExtensible w16cex:durableId="6733C03C" w16cex:dateUtc="2024-05-14T20:35:00Z"/>
  <w16cex:commentExtensible w16cex:durableId="05E267F3" w16cex:dateUtc="2024-05-17T12:34:00Z"/>
  <w16cex:commentExtensible w16cex:durableId="25FB0DE4" w16cex:dateUtc="2024-05-17T12:34:00Z"/>
  <w16cex:commentExtensible w16cex:durableId="36A9BB34" w16cex:dateUtc="2024-05-14T20:37:00Z"/>
  <w16cex:commentExtensible w16cex:durableId="5F3AC488" w16cex:dateUtc="2024-05-14T20:38:00Z"/>
  <w16cex:commentExtensible w16cex:durableId="1DE9856D" w16cex:dateUtc="2024-05-14T20:41:00Z"/>
  <w16cex:commentExtensible w16cex:durableId="109F4B28" w16cex:dateUtc="2024-05-14T20:49:00Z"/>
  <w16cex:commentExtensible w16cex:durableId="5302BC0E" w16cex:dateUtc="2024-05-17T12:36:00Z"/>
  <w16cex:commentExtensible w16cex:durableId="4B44D828" w16cex:dateUtc="2024-05-14T20:51:00Z"/>
  <w16cex:commentExtensible w16cex:durableId="6AB83BF0" w16cex:dateUtc="2024-05-14T20:54:00Z"/>
  <w16cex:commentExtensible w16cex:durableId="35D1BA80" w16cex:dateUtc="2024-05-14T21:00:00Z"/>
  <w16cex:commentExtensible w16cex:durableId="1263ED64" w16cex:dateUtc="2024-05-14T2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D90718" w16cid:durableId="3E5DB930"/>
  <w16cid:commentId w16cid:paraId="38F901B4" w16cid:durableId="56A49074"/>
  <w16cid:commentId w16cid:paraId="3F182332" w16cid:durableId="01A98F25"/>
  <w16cid:commentId w16cid:paraId="17AF69E7" w16cid:durableId="1229F9AB"/>
  <w16cid:commentId w16cid:paraId="665D8621" w16cid:durableId="6733C03C"/>
  <w16cid:commentId w16cid:paraId="7F710149" w16cid:durableId="05E267F3"/>
  <w16cid:commentId w16cid:paraId="74CF6472" w16cid:durableId="25FB0DE4"/>
  <w16cid:commentId w16cid:paraId="7E0F2755" w16cid:durableId="36A9BB34"/>
  <w16cid:commentId w16cid:paraId="1E230FDC" w16cid:durableId="5F3AC488"/>
  <w16cid:commentId w16cid:paraId="71900B22" w16cid:durableId="1DE9856D"/>
  <w16cid:commentId w16cid:paraId="51942193" w16cid:durableId="109F4B28"/>
  <w16cid:commentId w16cid:paraId="52904E41" w16cid:durableId="5302BC0E"/>
  <w16cid:commentId w16cid:paraId="710FC727" w16cid:durableId="4B44D828"/>
  <w16cid:commentId w16cid:paraId="625DC56C" w16cid:durableId="6AB83BF0"/>
  <w16cid:commentId w16cid:paraId="54BB2D49" w16cid:durableId="35D1BA80"/>
  <w16cid:commentId w16cid:paraId="34CF4C66" w16cid:durableId="1263ED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Basche">
    <w15:presenceInfo w15:providerId="AD" w15:userId="S::abasche2@unl.edu::fa56282e-1468-488a-8523-3187bb5bdf23"/>
  </w15:person>
  <w15:person w15:author="Virginia Nichols">
    <w15:presenceInfo w15:providerId="Windows Live" w15:userId="8939d6601b0fb281"/>
  </w15:person>
  <w15:person w15:author="Stefan Gailans">
    <w15:presenceInfo w15:providerId="AD" w15:userId="S::stefan.gailans@practicalfarmers.org::b5648ffc-c51d-4567-9018-03d073167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7EB8"/>
    <w:rsid w:val="000311E4"/>
    <w:rsid w:val="000369A3"/>
    <w:rsid w:val="000513B4"/>
    <w:rsid w:val="0005346B"/>
    <w:rsid w:val="000572BC"/>
    <w:rsid w:val="00061D65"/>
    <w:rsid w:val="00063703"/>
    <w:rsid w:val="000732A2"/>
    <w:rsid w:val="000732A5"/>
    <w:rsid w:val="00074D39"/>
    <w:rsid w:val="000768E7"/>
    <w:rsid w:val="000816CA"/>
    <w:rsid w:val="00081F09"/>
    <w:rsid w:val="00083C0B"/>
    <w:rsid w:val="0008451B"/>
    <w:rsid w:val="0008605E"/>
    <w:rsid w:val="00086D8C"/>
    <w:rsid w:val="000923F7"/>
    <w:rsid w:val="00093453"/>
    <w:rsid w:val="000949BF"/>
    <w:rsid w:val="000A15F4"/>
    <w:rsid w:val="000A1EBD"/>
    <w:rsid w:val="000A4743"/>
    <w:rsid w:val="000A4D89"/>
    <w:rsid w:val="000C7806"/>
    <w:rsid w:val="000D284F"/>
    <w:rsid w:val="000D30DE"/>
    <w:rsid w:val="000E1579"/>
    <w:rsid w:val="000E7DB5"/>
    <w:rsid w:val="000F1805"/>
    <w:rsid w:val="000F4919"/>
    <w:rsid w:val="00101CF6"/>
    <w:rsid w:val="00121249"/>
    <w:rsid w:val="00123E1A"/>
    <w:rsid w:val="0012423C"/>
    <w:rsid w:val="00133B7A"/>
    <w:rsid w:val="00146F9D"/>
    <w:rsid w:val="001529B6"/>
    <w:rsid w:val="00155AF9"/>
    <w:rsid w:val="0015695F"/>
    <w:rsid w:val="00165DE4"/>
    <w:rsid w:val="001715DC"/>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6E5A"/>
    <w:rsid w:val="001C7591"/>
    <w:rsid w:val="001C7929"/>
    <w:rsid w:val="001D63CE"/>
    <w:rsid w:val="001D7C5C"/>
    <w:rsid w:val="001E6DEB"/>
    <w:rsid w:val="001E6F70"/>
    <w:rsid w:val="001F0B4C"/>
    <w:rsid w:val="001F5FFE"/>
    <w:rsid w:val="001F647D"/>
    <w:rsid w:val="00200D9D"/>
    <w:rsid w:val="00202CF7"/>
    <w:rsid w:val="00203CB5"/>
    <w:rsid w:val="0020544A"/>
    <w:rsid w:val="00205B7A"/>
    <w:rsid w:val="002133D9"/>
    <w:rsid w:val="00216162"/>
    <w:rsid w:val="00222C4B"/>
    <w:rsid w:val="002254CD"/>
    <w:rsid w:val="00227166"/>
    <w:rsid w:val="00230595"/>
    <w:rsid w:val="002469FE"/>
    <w:rsid w:val="002540FF"/>
    <w:rsid w:val="002554C6"/>
    <w:rsid w:val="002554D1"/>
    <w:rsid w:val="00263F2A"/>
    <w:rsid w:val="00270076"/>
    <w:rsid w:val="0027177D"/>
    <w:rsid w:val="0027207A"/>
    <w:rsid w:val="00276DDA"/>
    <w:rsid w:val="002779F1"/>
    <w:rsid w:val="00277E2B"/>
    <w:rsid w:val="00280960"/>
    <w:rsid w:val="002817B7"/>
    <w:rsid w:val="00281E10"/>
    <w:rsid w:val="0029011A"/>
    <w:rsid w:val="0029406B"/>
    <w:rsid w:val="002A34FD"/>
    <w:rsid w:val="002B0BB2"/>
    <w:rsid w:val="002B1246"/>
    <w:rsid w:val="002B15C0"/>
    <w:rsid w:val="002B2B97"/>
    <w:rsid w:val="002B6E1B"/>
    <w:rsid w:val="002C0234"/>
    <w:rsid w:val="002C07B7"/>
    <w:rsid w:val="002C1FBB"/>
    <w:rsid w:val="002C20E9"/>
    <w:rsid w:val="002C7496"/>
    <w:rsid w:val="002C7563"/>
    <w:rsid w:val="002D2290"/>
    <w:rsid w:val="002D5221"/>
    <w:rsid w:val="002D5B69"/>
    <w:rsid w:val="002E104F"/>
    <w:rsid w:val="002E15CC"/>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5BB1"/>
    <w:rsid w:val="003D1C2B"/>
    <w:rsid w:val="003D4DD4"/>
    <w:rsid w:val="003E304E"/>
    <w:rsid w:val="003F22D7"/>
    <w:rsid w:val="003F2AD7"/>
    <w:rsid w:val="003F2EAF"/>
    <w:rsid w:val="00400119"/>
    <w:rsid w:val="00410950"/>
    <w:rsid w:val="00414ABC"/>
    <w:rsid w:val="00424324"/>
    <w:rsid w:val="004260D3"/>
    <w:rsid w:val="00445D45"/>
    <w:rsid w:val="00447075"/>
    <w:rsid w:val="00464BD1"/>
    <w:rsid w:val="00474EA2"/>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5CC1"/>
    <w:rsid w:val="004F74BE"/>
    <w:rsid w:val="005005CA"/>
    <w:rsid w:val="00500890"/>
    <w:rsid w:val="00502975"/>
    <w:rsid w:val="00511C53"/>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83BA0"/>
    <w:rsid w:val="0059083B"/>
    <w:rsid w:val="005A00E0"/>
    <w:rsid w:val="005A16B1"/>
    <w:rsid w:val="005A6FD4"/>
    <w:rsid w:val="005B3407"/>
    <w:rsid w:val="005B492B"/>
    <w:rsid w:val="005B6AC3"/>
    <w:rsid w:val="005D0548"/>
    <w:rsid w:val="005D0AB4"/>
    <w:rsid w:val="005E1D20"/>
    <w:rsid w:val="005E7AAE"/>
    <w:rsid w:val="005F0202"/>
    <w:rsid w:val="005F23AB"/>
    <w:rsid w:val="006002FF"/>
    <w:rsid w:val="006035D7"/>
    <w:rsid w:val="0060586C"/>
    <w:rsid w:val="006075B5"/>
    <w:rsid w:val="00611C62"/>
    <w:rsid w:val="0061375A"/>
    <w:rsid w:val="006212E1"/>
    <w:rsid w:val="006213E5"/>
    <w:rsid w:val="00624B16"/>
    <w:rsid w:val="00632727"/>
    <w:rsid w:val="00632DA9"/>
    <w:rsid w:val="00632E00"/>
    <w:rsid w:val="006355F8"/>
    <w:rsid w:val="00635710"/>
    <w:rsid w:val="006377AD"/>
    <w:rsid w:val="006426D8"/>
    <w:rsid w:val="00647412"/>
    <w:rsid w:val="00650D5D"/>
    <w:rsid w:val="00652FA1"/>
    <w:rsid w:val="00654727"/>
    <w:rsid w:val="0066073B"/>
    <w:rsid w:val="006653A5"/>
    <w:rsid w:val="00673001"/>
    <w:rsid w:val="00676709"/>
    <w:rsid w:val="006777C1"/>
    <w:rsid w:val="006818C7"/>
    <w:rsid w:val="006876E3"/>
    <w:rsid w:val="00692F29"/>
    <w:rsid w:val="006931DB"/>
    <w:rsid w:val="006A29CE"/>
    <w:rsid w:val="006A3B7E"/>
    <w:rsid w:val="006C190F"/>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207"/>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A1F5A"/>
    <w:rsid w:val="007A5B68"/>
    <w:rsid w:val="007B36AC"/>
    <w:rsid w:val="007B505D"/>
    <w:rsid w:val="007B5D82"/>
    <w:rsid w:val="007B6D82"/>
    <w:rsid w:val="007C4855"/>
    <w:rsid w:val="007C6517"/>
    <w:rsid w:val="007C69A9"/>
    <w:rsid w:val="007C6F93"/>
    <w:rsid w:val="007D03A3"/>
    <w:rsid w:val="007D1CDD"/>
    <w:rsid w:val="007D2199"/>
    <w:rsid w:val="007D2CD8"/>
    <w:rsid w:val="007D2F62"/>
    <w:rsid w:val="007D347A"/>
    <w:rsid w:val="007E0262"/>
    <w:rsid w:val="007E0B12"/>
    <w:rsid w:val="007E4954"/>
    <w:rsid w:val="007F2DD8"/>
    <w:rsid w:val="007F57C7"/>
    <w:rsid w:val="0080198F"/>
    <w:rsid w:val="00803795"/>
    <w:rsid w:val="00804663"/>
    <w:rsid w:val="008063AB"/>
    <w:rsid w:val="00814DDD"/>
    <w:rsid w:val="00821D8B"/>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571F"/>
    <w:rsid w:val="00920104"/>
    <w:rsid w:val="009237C8"/>
    <w:rsid w:val="00935583"/>
    <w:rsid w:val="009442EB"/>
    <w:rsid w:val="00953531"/>
    <w:rsid w:val="00953B32"/>
    <w:rsid w:val="00954393"/>
    <w:rsid w:val="00955CAF"/>
    <w:rsid w:val="00956590"/>
    <w:rsid w:val="00967B5B"/>
    <w:rsid w:val="009724E3"/>
    <w:rsid w:val="0097277A"/>
    <w:rsid w:val="00980B84"/>
    <w:rsid w:val="00982FF3"/>
    <w:rsid w:val="00983565"/>
    <w:rsid w:val="009942D5"/>
    <w:rsid w:val="009A0D1A"/>
    <w:rsid w:val="009A141C"/>
    <w:rsid w:val="009A267D"/>
    <w:rsid w:val="009A6B1E"/>
    <w:rsid w:val="009B2AF7"/>
    <w:rsid w:val="009B5DF7"/>
    <w:rsid w:val="009C1104"/>
    <w:rsid w:val="009C1E3E"/>
    <w:rsid w:val="009C33CD"/>
    <w:rsid w:val="009C4921"/>
    <w:rsid w:val="009C7B86"/>
    <w:rsid w:val="009C7EA9"/>
    <w:rsid w:val="009D37A4"/>
    <w:rsid w:val="009D766B"/>
    <w:rsid w:val="009E5B92"/>
    <w:rsid w:val="009E7155"/>
    <w:rsid w:val="00A017E3"/>
    <w:rsid w:val="00A02CE8"/>
    <w:rsid w:val="00A06BCD"/>
    <w:rsid w:val="00A15848"/>
    <w:rsid w:val="00A20A15"/>
    <w:rsid w:val="00A24B62"/>
    <w:rsid w:val="00A264BD"/>
    <w:rsid w:val="00A30416"/>
    <w:rsid w:val="00A30660"/>
    <w:rsid w:val="00A34416"/>
    <w:rsid w:val="00A42909"/>
    <w:rsid w:val="00A42FCE"/>
    <w:rsid w:val="00A4510A"/>
    <w:rsid w:val="00A56E52"/>
    <w:rsid w:val="00A71213"/>
    <w:rsid w:val="00A81003"/>
    <w:rsid w:val="00A818B4"/>
    <w:rsid w:val="00A86F8F"/>
    <w:rsid w:val="00A933CA"/>
    <w:rsid w:val="00A97355"/>
    <w:rsid w:val="00AA48A9"/>
    <w:rsid w:val="00AA78D4"/>
    <w:rsid w:val="00AB2A8B"/>
    <w:rsid w:val="00AB7F3D"/>
    <w:rsid w:val="00AC6731"/>
    <w:rsid w:val="00AD0519"/>
    <w:rsid w:val="00AD2530"/>
    <w:rsid w:val="00AD588B"/>
    <w:rsid w:val="00AD6ED0"/>
    <w:rsid w:val="00AF4925"/>
    <w:rsid w:val="00AF69AB"/>
    <w:rsid w:val="00B04EE2"/>
    <w:rsid w:val="00B067E5"/>
    <w:rsid w:val="00B075EE"/>
    <w:rsid w:val="00B11261"/>
    <w:rsid w:val="00B1388B"/>
    <w:rsid w:val="00B156BE"/>
    <w:rsid w:val="00B16AFD"/>
    <w:rsid w:val="00B22D46"/>
    <w:rsid w:val="00B2392A"/>
    <w:rsid w:val="00B25BC5"/>
    <w:rsid w:val="00B302F8"/>
    <w:rsid w:val="00B3633F"/>
    <w:rsid w:val="00B429F1"/>
    <w:rsid w:val="00B43D1F"/>
    <w:rsid w:val="00B4788C"/>
    <w:rsid w:val="00B543A3"/>
    <w:rsid w:val="00B55CD4"/>
    <w:rsid w:val="00B61769"/>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07E8A"/>
    <w:rsid w:val="00C1010C"/>
    <w:rsid w:val="00C104F0"/>
    <w:rsid w:val="00C10AAB"/>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F0BBF"/>
    <w:rsid w:val="00D03902"/>
    <w:rsid w:val="00D04BE5"/>
    <w:rsid w:val="00D05CC6"/>
    <w:rsid w:val="00D10D16"/>
    <w:rsid w:val="00D1122F"/>
    <w:rsid w:val="00D1227D"/>
    <w:rsid w:val="00D13DF3"/>
    <w:rsid w:val="00D16F57"/>
    <w:rsid w:val="00D20C63"/>
    <w:rsid w:val="00D21C70"/>
    <w:rsid w:val="00D21E13"/>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07DEA"/>
    <w:rsid w:val="00E12168"/>
    <w:rsid w:val="00E146F0"/>
    <w:rsid w:val="00E238BF"/>
    <w:rsid w:val="00E24957"/>
    <w:rsid w:val="00E263B8"/>
    <w:rsid w:val="00E30F4E"/>
    <w:rsid w:val="00E311F8"/>
    <w:rsid w:val="00E41F04"/>
    <w:rsid w:val="00E4568A"/>
    <w:rsid w:val="00E65BFE"/>
    <w:rsid w:val="00E67C40"/>
    <w:rsid w:val="00E719B5"/>
    <w:rsid w:val="00E77D87"/>
    <w:rsid w:val="00E838D0"/>
    <w:rsid w:val="00E92560"/>
    <w:rsid w:val="00E934D2"/>
    <w:rsid w:val="00E96628"/>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09E1"/>
    <w:rsid w:val="00F16104"/>
    <w:rsid w:val="00F17C35"/>
    <w:rsid w:val="00F23D40"/>
    <w:rsid w:val="00F278BF"/>
    <w:rsid w:val="00F34564"/>
    <w:rsid w:val="00F358C6"/>
    <w:rsid w:val="00F367C5"/>
    <w:rsid w:val="00F36EEC"/>
    <w:rsid w:val="00F45E9F"/>
    <w:rsid w:val="00F57CCD"/>
    <w:rsid w:val="00F62C5B"/>
    <w:rsid w:val="00F67DEF"/>
    <w:rsid w:val="00F74EB8"/>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character" w:styleId="CommentReference">
    <w:name w:val="annotation reference"/>
    <w:basedOn w:val="DefaultParagraphFont"/>
    <w:uiPriority w:val="99"/>
    <w:semiHidden/>
    <w:unhideWhenUsed/>
    <w:rsid w:val="00F109E1"/>
    <w:rPr>
      <w:sz w:val="16"/>
      <w:szCs w:val="16"/>
    </w:rPr>
  </w:style>
  <w:style w:type="paragraph" w:styleId="CommentText">
    <w:name w:val="annotation text"/>
    <w:basedOn w:val="Normal"/>
    <w:link w:val="CommentTextChar"/>
    <w:uiPriority w:val="99"/>
    <w:unhideWhenUsed/>
    <w:rsid w:val="00F109E1"/>
    <w:rPr>
      <w:sz w:val="20"/>
      <w:szCs w:val="20"/>
    </w:rPr>
  </w:style>
  <w:style w:type="character" w:customStyle="1" w:styleId="CommentTextChar">
    <w:name w:val="Comment Text Char"/>
    <w:basedOn w:val="DefaultParagraphFont"/>
    <w:link w:val="CommentText"/>
    <w:uiPriority w:val="99"/>
    <w:rsid w:val="00F109E1"/>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F109E1"/>
    <w:rPr>
      <w:b/>
      <w:bCs/>
    </w:rPr>
  </w:style>
  <w:style w:type="character" w:customStyle="1" w:styleId="CommentSubjectChar">
    <w:name w:val="Comment Subject Char"/>
    <w:basedOn w:val="CommentTextChar"/>
    <w:link w:val="CommentSubject"/>
    <w:uiPriority w:val="99"/>
    <w:semiHidden/>
    <w:rsid w:val="00F109E1"/>
    <w:rPr>
      <w:rFonts w:ascii="Calibri" w:hAnsi="Calibri" w:cs="Calibri"/>
      <w:b/>
      <w:bCs/>
      <w:kern w:val="0"/>
      <w:sz w:val="20"/>
      <w:szCs w:val="20"/>
    </w:rPr>
  </w:style>
  <w:style w:type="paragraph" w:styleId="Revision">
    <w:name w:val="Revision"/>
    <w:hidden/>
    <w:uiPriority w:val="99"/>
    <w:semiHidden/>
    <w:rsid w:val="00C07E8A"/>
    <w:pPr>
      <w:spacing w:after="0" w:line="240" w:lineRule="auto"/>
    </w:pPr>
    <w:rPr>
      <w:rFonts w:ascii="Calibri" w:hAnsi="Calibri" w:cs="Calibri"/>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racticalfarmers.org/2024/04/the-practical-farmer-spring-2024/" TargetMode="External"/><Relationship Id="rId7" Type="http://schemas.openxmlformats.org/officeDocument/2006/relationships/hyperlink" Target="https://practicalfarmers.sjc1.qualtrics.com/jfe/form/SV_5hDH70vGo25TiqW" TargetMode="External"/><Relationship Id="rId2" Type="http://schemas.openxmlformats.org/officeDocument/2006/relationships/hyperlink" Target="https://practicalfarmers.org/2024/04/putting-soil-to-the-test/" TargetMode="External"/><Relationship Id="rId1" Type="http://schemas.openxmlformats.org/officeDocument/2006/relationships/hyperlink" Target="https://practicalfarmers.org/programs/agricultores-latinos/" TargetMode="External"/><Relationship Id="rId6" Type="http://schemas.openxmlformats.org/officeDocument/2006/relationships/hyperlink" Target="https://practicalfarmers.org/wp-content/uploads/2024/03/PFI2023_AnnualReport_FINAL_forWeb.pdf" TargetMode="External"/><Relationship Id="rId5" Type="http://schemas.openxmlformats.org/officeDocument/2006/relationships/hyperlink" Target="https://practicalfarmers.b-cdn.net/wp-content/uploads/2023/07/PFI2022_CooperatorsProgram_Report_FINAL_ForWeb.pdf" TargetMode="External"/><Relationship Id="rId4" Type="http://schemas.openxmlformats.org/officeDocument/2006/relationships/hyperlink" Target="https://northcentral.sare.org/grants/apply-for-a-grant/research-and-education-grant/"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0" Type="http://schemas.openxmlformats.org/officeDocument/2006/relationships/hyperlink" Target="https://www.nass.usda.gov/Publications/National_Crop_Progress/Terms_and_Definitions/index.php" TargetMode="External"/><Relationship Id="rId4" Type="http://schemas.openxmlformats.org/officeDocument/2006/relationships/webSettings" Target="webSettings.xml"/><Relationship Id="rId9" Type="http://schemas.openxmlformats.org/officeDocument/2006/relationships/hyperlink" Target="https://arxiv.org/abs/2403.17162"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12</Pages>
  <Words>6401</Words>
  <Characters>36488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3</cp:revision>
  <dcterms:created xsi:type="dcterms:W3CDTF">2024-05-23T13:41:00Z</dcterms:created>
  <dcterms:modified xsi:type="dcterms:W3CDTF">2024-05-23T16:08:00Z</dcterms:modified>
</cp:coreProperties>
</file>