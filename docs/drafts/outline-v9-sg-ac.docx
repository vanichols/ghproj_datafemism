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8F10" w14:textId="15B8EFF8" w:rsidR="0012423C" w:rsidRDefault="00F67DEF" w:rsidP="006E637E">
      <w:pPr>
        <w:pStyle w:val="Title"/>
        <w:rPr>
          <w:lang w:val="en-US"/>
        </w:rPr>
      </w:pPr>
      <w:r>
        <w:rPr>
          <w:lang w:val="en-US"/>
        </w:rPr>
        <w:t xml:space="preserve">Applying </w:t>
      </w:r>
      <w:r w:rsidR="00F74EB8">
        <w:rPr>
          <w:lang w:val="en-US"/>
        </w:rPr>
        <w:t xml:space="preserve">the </w:t>
      </w:r>
      <w:r>
        <w:rPr>
          <w:lang w:val="en-US"/>
        </w:rPr>
        <w:t>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outcomes</w:t>
      </w:r>
      <w:r w:rsidR="00F74EB8">
        <w:rPr>
          <w:lang w:val="en-US"/>
        </w:rPr>
        <w:t xml:space="preserve"> (15 words)</w:t>
      </w:r>
    </w:p>
    <w:p w14:paraId="12EAC8DB" w14:textId="342824AD" w:rsidR="009C7EA9" w:rsidRDefault="009C7EA9" w:rsidP="009C7EA9">
      <w:pPr>
        <w:pStyle w:val="Heading1"/>
        <w:rPr>
          <w:lang w:val="en-US"/>
        </w:rPr>
      </w:pPr>
      <w:r>
        <w:rPr>
          <w:lang w:val="en-US"/>
        </w:rPr>
        <w:t>Abstract</w:t>
      </w:r>
      <w:r w:rsidR="00F74EB8">
        <w:rPr>
          <w:lang w:val="en-US"/>
        </w:rPr>
        <w:t xml:space="preserve"> (70 words, at 80)</w:t>
      </w:r>
    </w:p>
    <w:p w14:paraId="7E487EAE" w14:textId="77777777" w:rsidR="000E7DB5" w:rsidRDefault="000E7DB5" w:rsidP="009C7EA9">
      <w:pPr>
        <w:rPr>
          <w:lang w:val="en-US"/>
        </w:rPr>
      </w:pPr>
    </w:p>
    <w:p w14:paraId="0CA84EBE" w14:textId="720BAFC7" w:rsidR="000E7DB5" w:rsidRPr="0029011A" w:rsidRDefault="000E7DB5" w:rsidP="000E7DB5">
      <w:pPr>
        <w:rPr>
          <w:lang w:val="en-US"/>
        </w:rPr>
      </w:pPr>
      <w:r w:rsidRPr="0029011A">
        <w:rPr>
          <w:color w:val="20124D"/>
          <w:shd w:val="clear" w:color="auto" w:fill="FFFFFF"/>
          <w:lang w:val="en-US"/>
        </w:rPr>
        <w:t xml:space="preserve">Agricultural systems </w:t>
      </w:r>
      <w:r w:rsidR="00F74EB8">
        <w:rPr>
          <w:color w:val="20124D"/>
          <w:shd w:val="clear" w:color="auto" w:fill="FFFFFF"/>
          <w:lang w:val="en-US"/>
        </w:rPr>
        <w:t xml:space="preserve">reflect </w:t>
      </w:r>
      <w:r w:rsidRPr="0029011A">
        <w:rPr>
          <w:color w:val="20124D"/>
          <w:shd w:val="clear" w:color="auto" w:fill="FFFFFF"/>
          <w:lang w:val="en-US"/>
        </w:rPr>
        <w:t xml:space="preserve">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xml:space="preserve">. </w:t>
      </w:r>
      <w:r>
        <w:rPr>
          <w:lang w:val="en-US"/>
        </w:rPr>
        <w:t xml:space="preserve">Here we interpret the </w:t>
      </w:r>
      <w:r w:rsidR="00F74EB8">
        <w:rPr>
          <w:lang w:val="en-US"/>
        </w:rPr>
        <w:t xml:space="preserve">principles </w:t>
      </w:r>
      <w:r>
        <w:rPr>
          <w:lang w:val="en-US"/>
        </w:rPr>
        <w:t>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000179DC" w:rsidRPr="0029011A">
        <w:rPr>
          <w:color w:val="20124D"/>
          <w:shd w:val="clear" w:color="auto" w:fill="FFFFFF"/>
          <w:lang w:val="en-US"/>
        </w:rPr>
        <w:t xml:space="preserve">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w:t>
      </w:r>
    </w:p>
    <w:p w14:paraId="59F76605" w14:textId="3D82E207" w:rsidR="008D2ECE" w:rsidRPr="00D16F57" w:rsidRDefault="008D2ECE" w:rsidP="00EB106A">
      <w:pPr>
        <w:pStyle w:val="Heading1"/>
        <w:rPr>
          <w:lang w:val="en-US"/>
        </w:rPr>
      </w:pPr>
      <w:r w:rsidRPr="00D16F57">
        <w:rPr>
          <w:lang w:val="en-US"/>
        </w:rPr>
        <w:t>Introduction</w:t>
      </w:r>
    </w:p>
    <w:p w14:paraId="37F2D7BF" w14:textId="7C1C889D"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r w:rsidR="001D7C5C">
        <w:rPr>
          <w:lang w:val="en-US"/>
        </w:rPr>
        <w:t>Potential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(CITE).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5C9F9FA8"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w:t>
      </w:r>
      <w:proofErr w:type="gramStart"/>
      <w:r w:rsidR="007D03A3">
        <w:rPr>
          <w:lang w:val="en-US"/>
        </w:rPr>
        <w:t>levels, but</w:t>
      </w:r>
      <w:proofErr w:type="gramEnd"/>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9724E3">
        <w:rPr>
          <w:lang w:val="en-US"/>
        </w:rPr>
        <w:t xml:space="preserve">The need to foster such awareness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w:t>
      </w:r>
      <w:r w:rsidR="00F74EB8">
        <w:rPr>
          <w:lang w:val="en-US"/>
        </w:rPr>
        <w:t xml:space="preserve"> </w:t>
      </w:r>
      <w:commentRangeStart w:id="0"/>
      <w:r w:rsidR="00F74EB8">
        <w:rPr>
          <w:lang w:val="en-US"/>
        </w:rPr>
        <w:t>germane</w:t>
      </w:r>
      <w:commentRangeEnd w:id="0"/>
      <w:r w:rsidR="00F74EB8">
        <w:rPr>
          <w:rStyle w:val="CommentReference"/>
        </w:rPr>
        <w:commentReference w:id="0"/>
      </w:r>
      <w:r w:rsidR="00B429F1" w:rsidRPr="00F8312C">
        <w:rPr>
          <w:lang w:val="en-US"/>
        </w:rPr>
        <w:t xml:space="preserve"> within the 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 xml:space="preserve">given </w:t>
      </w:r>
      <w:r w:rsidR="00BF2CA1" w:rsidRPr="00F8312C">
        <w:rPr>
          <w:lang w:val="en-US"/>
        </w:rPr>
        <w:lastRenderedPageBreak/>
        <w:t>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77777777" w:rsidR="007D03A3" w:rsidRDefault="00493163" w:rsidP="00086D8C">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13CBB31F" w14:textId="77777777" w:rsidR="007D03A3" w:rsidRDefault="007D03A3" w:rsidP="00086D8C">
      <w:pPr>
        <w:rPr>
          <w:lang w:val="en-US"/>
        </w:rPr>
      </w:pPr>
    </w:p>
    <w:p w14:paraId="2012ABFD" w14:textId="7C3DD600"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6DD032E" w14:textId="2171D625"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5750F8CA"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w:t>
      </w:r>
      <w:commentRangeStart w:id="1"/>
      <w:r w:rsidR="005F0202">
        <w:rPr>
          <w:lang w:val="en-US"/>
        </w:rPr>
        <w:t>abuses of power</w:t>
      </w:r>
      <w:r w:rsidR="00A818B4" w:rsidRPr="00F83DA2">
        <w:rPr>
          <w:lang w:val="en-US"/>
        </w:rPr>
        <w:t xml:space="preserve">: </w:t>
      </w:r>
      <w:commentRangeEnd w:id="1"/>
      <w:r w:rsidR="000311E4">
        <w:rPr>
          <w:rStyle w:val="CommentReference"/>
        </w:rPr>
        <w:commentReference w:id="1"/>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commentRangeStart w:id="2"/>
      <w:proofErr w:type="spellStart"/>
      <w:r w:rsidR="00A818B4" w:rsidRPr="00F83DA2">
        <w:rPr>
          <w:lang w:val="en-US"/>
        </w:rPr>
        <w:t>marx</w:t>
      </w:r>
      <w:proofErr w:type="spellEnd"/>
      <w:r w:rsidR="00A818B4" w:rsidRPr="00F83DA2">
        <w:rPr>
          <w:lang w:val="en-US"/>
        </w:rPr>
        <w:t xml:space="preserve">). </w:t>
      </w:r>
      <w:commentRangeEnd w:id="2"/>
      <w:r w:rsidR="000311E4">
        <w:rPr>
          <w:rStyle w:val="CommentReference"/>
        </w:rPr>
        <w:commentReference w:id="2"/>
      </w:r>
      <w:r w:rsidR="005303F9">
        <w:rPr>
          <w:lang w:val="en-US"/>
        </w:rPr>
        <w:t>Slavery has been intertwined with agriculture for thousands of years, with several civilizations relying heavily on slave labor to cultivate crops.</w:t>
      </w:r>
    </w:p>
    <w:p w14:paraId="69CAF93A" w14:textId="00D76F48"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w:t>
      </w:r>
      <w:r w:rsidR="005303F9">
        <w:rPr>
          <w:lang w:val="en-US"/>
        </w:rPr>
        <w:lastRenderedPageBreak/>
        <w:t xml:space="preserve">Plantation economies </w:t>
      </w:r>
      <w:r w:rsidR="00B4788C">
        <w:rPr>
          <w:lang w:val="en-US"/>
        </w:rPr>
        <w:t xml:space="preserve">motivated some of the largest slave trades in </w:t>
      </w:r>
      <w:proofErr w:type="gramStart"/>
      <w:r w:rsidR="00B4788C">
        <w:rPr>
          <w:lang w:val="en-US"/>
        </w:rPr>
        <w:t>history, and</w:t>
      </w:r>
      <w:proofErr w:type="gramEnd"/>
      <w:r w:rsidR="00B4788C">
        <w:rPr>
          <w:lang w:val="en-US"/>
        </w:rPr>
        <w:t xml:space="preserve">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w:t>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w:t>
      </w:r>
      <w:r w:rsidR="002C7563">
        <w:rPr>
          <w:lang w:val="en-US"/>
        </w:rPr>
        <w:t xml:space="preserve">themselves </w:t>
      </w:r>
      <w:r w:rsidR="00AF69AB">
        <w:rPr>
          <w:lang w:val="en-US"/>
        </w:rPr>
        <w:t xml:space="preserve">(land-grant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4A227FFF" w:rsidR="00CB461D" w:rsidRDefault="00146F9D" w:rsidP="00121249">
      <w:pPr>
        <w:rPr>
          <w:lang w:val="en-US"/>
        </w:rPr>
      </w:pPr>
      <w:r w:rsidRPr="0029011A">
        <w:rPr>
          <w:color w:val="0D0D0D"/>
          <w:shd w:val="clear" w:color="auto" w:fill="FFFFFF"/>
          <w:lang w:val="en-US"/>
        </w:rPr>
        <w:t>Even without</w:t>
      </w:r>
      <w:r w:rsidR="00CA17CE" w:rsidRPr="0029011A">
        <w:rPr>
          <w:color w:val="0D0D0D"/>
          <w:shd w:val="clear" w:color="auto" w:fill="FFFFFF"/>
          <w:lang w:val="en-US"/>
        </w:rPr>
        <w:t xml:space="preserve"> considering</w:t>
      </w:r>
      <w:r w:rsidRPr="0029011A">
        <w:rPr>
          <w:color w:val="0D0D0D"/>
          <w:shd w:val="clear" w:color="auto" w:fill="FFFFFF"/>
          <w:lang w:val="en-US"/>
        </w:rPr>
        <w:t xml:space="preserve"> historical trajectories, i</w:t>
      </w:r>
      <w:r>
        <w:rPr>
          <w:lang w:val="en-US"/>
        </w:rPr>
        <w:t xml:space="preserve">t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Collins 1990</w:t>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20157602" w14:textId="77777777" w:rsidR="00FE28BD" w:rsidRDefault="00FE28BD" w:rsidP="00121249">
      <w:pPr>
        <w:rPr>
          <w:lang w:val="en-US"/>
        </w:rPr>
      </w:pPr>
    </w:p>
    <w:p w14:paraId="35C0050F" w14:textId="77777777"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is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lastRenderedPageBreak/>
              <w:t xml:space="preserve">Extension activities focused on </w:t>
            </w:r>
            <w:r w:rsidR="009D37A4">
              <w:rPr>
                <w:lang w:val="en-US"/>
              </w:rPr>
              <w:t xml:space="preserve">top-down, </w:t>
            </w:r>
            <w:r>
              <w:rPr>
                <w:lang w:val="en-US"/>
              </w:rPr>
              <w:t xml:space="preserve">technological solutions </w:t>
            </w:r>
            <w:proofErr w:type="gramStart"/>
            <w:r>
              <w:rPr>
                <w:lang w:val="en-US"/>
              </w:rPr>
              <w:t xml:space="preserve">( </w:t>
            </w:r>
            <w:r w:rsidR="009A6B1E">
              <w:rPr>
                <w:lang w:val="en-US"/>
              </w:rPr>
              <w:t>Belshaw</w:t>
            </w:r>
            <w:proofErr w:type="gramEnd"/>
            <w:r w:rsidR="009A6B1E">
              <w:rPr>
                <w:lang w:val="en-US"/>
              </w:rPr>
              <w:t xml:space="preserve">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lastRenderedPageBreak/>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xml:space="preserve">, an agency responsible for collecting and reporting information related to agricultural production within the </w:t>
            </w:r>
            <w:proofErr w:type="gramStart"/>
            <w:r w:rsidR="00730860" w:rsidRPr="002E15CC">
              <w:rPr>
                <w:sz w:val="16"/>
                <w:szCs w:val="16"/>
                <w:lang w:val="en-US"/>
              </w:rPr>
              <w:t>USDA</w:t>
            </w:r>
            <w:proofErr w:type="gramEnd"/>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 xml:space="preserve">an agency that provides technical and financial </w:t>
            </w:r>
            <w:proofErr w:type="gramStart"/>
            <w:r w:rsidR="00155AF9">
              <w:rPr>
                <w:sz w:val="16"/>
                <w:szCs w:val="16"/>
                <w:lang w:val="en-US"/>
              </w:rPr>
              <w:t>assistance  to</w:t>
            </w:r>
            <w:proofErr w:type="gramEnd"/>
            <w:r w:rsidR="00155AF9">
              <w:rPr>
                <w:sz w:val="16"/>
                <w:szCs w:val="16"/>
                <w:lang w:val="en-US"/>
              </w:rPr>
              <w:t xml:space="preserve">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777777"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public research </w:t>
      </w:r>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r w:rsidRPr="0029011A">
        <w:rPr>
          <w:lang w:val="en-US"/>
        </w:rPr>
        <w:t xml:space="preserve">There are </w:t>
      </w:r>
      <w:r>
        <w:rPr>
          <w:lang w:val="en-US"/>
        </w:rPr>
        <w:t xml:space="preserve">notable </w:t>
      </w:r>
      <w:r w:rsidRPr="0029011A">
        <w:rPr>
          <w:lang w:val="en-US"/>
        </w:rPr>
        <w:t>efforts correct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1B4BE036" w:rsidR="00C83D16" w:rsidRDefault="00FE28BD" w:rsidP="00C83D16">
      <w:pPr>
        <w:rPr>
          <w:lang w:val="en-US"/>
        </w:rPr>
      </w:pPr>
      <w:r>
        <w:rPr>
          <w:lang w:val="en-US"/>
        </w:rPr>
        <w:t>Many a</w:t>
      </w:r>
      <w:r w:rsidR="0019711C">
        <w:rPr>
          <w:lang w:val="en-US"/>
        </w:rPr>
        <w:t xml:space="preserve">gricultural researchers may not see direct connections between their work and power domains (Table 1). </w:t>
      </w:r>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 xml:space="preserve">integrate into a larger effort to address </w:t>
      </w:r>
      <w:proofErr w:type="gramStart"/>
      <w:r w:rsidR="004260D3">
        <w:rPr>
          <w:lang w:val="en-US"/>
        </w:rPr>
        <w:t>inequalities</w:t>
      </w:r>
      <w:r w:rsidR="000A15F4">
        <w:rPr>
          <w:lang w:val="en-US"/>
        </w:rPr>
        <w:t>, and</w:t>
      </w:r>
      <w:proofErr w:type="gramEnd"/>
      <w:r w:rsidR="000A15F4">
        <w:rPr>
          <w:lang w:val="en-US"/>
        </w:rPr>
        <w:t xml:space="preserve">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w:t>
      </w:r>
      <w:proofErr w:type="gramStart"/>
      <w:r w:rsidR="00364BEC" w:rsidRPr="0029011A">
        <w:rPr>
          <w:lang w:val="en-US"/>
        </w:rPr>
        <w:t>through the use of</w:t>
      </w:r>
      <w:proofErr w:type="gramEnd"/>
      <w:r w:rsidR="00364BEC" w:rsidRPr="0029011A">
        <w:rPr>
          <w:lang w:val="en-US"/>
        </w:rPr>
        <w:t xml:space="preserve">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1.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w:t>
      </w:r>
      <w:proofErr w:type="gramStart"/>
      <w:r w:rsidR="0066073B">
        <w:rPr>
          <w:lang w:val="en-US"/>
        </w:rPr>
        <w:t>scientifically-generated</w:t>
      </w:r>
      <w:proofErr w:type="gramEnd"/>
      <w:r w:rsidR="0066073B">
        <w:rPr>
          <w:lang w:val="en-US"/>
        </w:rPr>
        <w:t xml:space="preserve">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9"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w:t>
      </w:r>
      <w:r w:rsidR="002C20E9">
        <w:rPr>
          <w:lang w:val="en-US"/>
        </w:rPr>
        <w:lastRenderedPageBreak/>
        <w:t xml:space="preserve">these recommendations. This occurs against the backdrop of increasingly urgent conversations regarding the environmental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77777777" w:rsidR="00A30660" w:rsidRDefault="0019711C" w:rsidP="00A30660">
      <w:pPr>
        <w:rPr>
          <w:lang w:val="en-US"/>
        </w:rPr>
      </w:pPr>
      <w:commentRangeStart w:id="3"/>
      <w:r>
        <w:rPr>
          <w:lang w:val="en-US"/>
        </w:rPr>
        <w:t xml:space="preserve">Conducting </w:t>
      </w:r>
      <w:r w:rsidR="00CB3E56">
        <w:rPr>
          <w:lang w:val="en-US"/>
        </w:rPr>
        <w:t xml:space="preserve">research </w:t>
      </w:r>
      <w:commentRangeEnd w:id="3"/>
      <w:r w:rsidR="00F109E1">
        <w:rPr>
          <w:rStyle w:val="CommentReference"/>
        </w:rPr>
        <w:commentReference w:id="3"/>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 xml:space="preserve">In the Midwest, one of the most scientifically impactful long-term diversification experiments was inspired by an Iowan farmer’s low-input system </w:t>
      </w:r>
      <w:commentRangeStart w:id="4"/>
      <w:r w:rsidR="00390894">
        <w:rPr>
          <w:lang w:val="en-US"/>
        </w:rPr>
        <w:t>(Davis et al 2012).</w:t>
      </w:r>
      <w:r w:rsidR="003E304E">
        <w:rPr>
          <w:lang w:val="en-US"/>
        </w:rPr>
        <w:t xml:space="preserve"> </w:t>
      </w:r>
      <w:commentRangeEnd w:id="4"/>
      <w:r w:rsidR="000311E4">
        <w:rPr>
          <w:rStyle w:val="CommentReference"/>
        </w:rPr>
        <w:commentReference w:id="4"/>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Women own almost half of the farmland in Iowa, yet they have been largely ignored by researchers regarding conservation decision-making (Carter 2019)</w:t>
      </w:r>
      <w:r w:rsidR="00787942">
        <w:rPr>
          <w:lang w:val="en-US"/>
        </w:rPr>
        <w:t xml:space="preserve">. Recent research has shown there are significant opportunities for improving agricultural outcomes through understanding women’s experiences </w:t>
      </w:r>
      <w:commentRangeStart w:id="5"/>
      <w:r w:rsidR="00787942">
        <w:rPr>
          <w:lang w:val="en-US"/>
        </w:rPr>
        <w:t xml:space="preserve">(Mahajan 2019; </w:t>
      </w:r>
      <w:proofErr w:type="spellStart"/>
      <w:r w:rsidR="00787942">
        <w:rPr>
          <w:lang w:val="en-US"/>
        </w:rPr>
        <w:t>Diiro</w:t>
      </w:r>
      <w:proofErr w:type="spellEnd"/>
      <w:r w:rsidR="00787942">
        <w:rPr>
          <w:lang w:val="en-US"/>
        </w:rPr>
        <w:t xml:space="preserve"> et al. 2018; Zhang et al. 2021). </w:t>
      </w:r>
      <w:commentRangeEnd w:id="5"/>
      <w:r w:rsidR="000311E4">
        <w:rPr>
          <w:rStyle w:val="CommentReference"/>
        </w:rPr>
        <w:commentReference w:id="5"/>
      </w:r>
    </w:p>
    <w:p w14:paraId="2BCF23FE" w14:textId="2355EB9B" w:rsidR="00787942" w:rsidRDefault="00787942" w:rsidP="00A30660">
      <w:pPr>
        <w:rPr>
          <w:lang w:val="en-US"/>
        </w:rPr>
      </w:pPr>
      <w:r>
        <w:rPr>
          <w:lang w:val="en-US"/>
        </w:rPr>
        <w:t xml:space="preserve">&lt;&lt;Stefan maybe you can say something about PFI’s Latino Engagement program, if that has had any </w:t>
      </w:r>
      <w:commentRangeStart w:id="6"/>
      <w:r>
        <w:rPr>
          <w:lang w:val="en-US"/>
        </w:rPr>
        <w:t>benefits you could mention&gt;&gt;</w:t>
      </w:r>
      <w:commentRangeEnd w:id="6"/>
      <w:r w:rsidR="00A02CE8">
        <w:rPr>
          <w:rStyle w:val="CommentReference"/>
        </w:rPr>
        <w:commentReference w:id="6"/>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t>Serving the margins is a way for agricultural researchers to leverage their privilege to help build legitimacy within the margins (</w:t>
      </w:r>
      <w:commentRangeStart w:id="7"/>
      <w:r>
        <w:rPr>
          <w:lang w:val="en-US"/>
        </w:rPr>
        <w:t>de Wit and Alastair I think</w:t>
      </w:r>
      <w:commentRangeEnd w:id="7"/>
      <w:r w:rsidR="000311E4">
        <w:rPr>
          <w:rStyle w:val="CommentReference"/>
        </w:rPr>
        <w:commentReference w:id="7"/>
      </w:r>
      <w:r>
        <w:rPr>
          <w:lang w:val="en-US"/>
        </w:rPr>
        <w:t>)</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lastRenderedPageBreak/>
        <w:t>Legitimizing other’s knowledge</w:t>
      </w:r>
    </w:p>
    <w:p w14:paraId="683BE686" w14:textId="027E5B45" w:rsidR="00A86F8F" w:rsidRDefault="00A42909" w:rsidP="00C83D16">
      <w:pPr>
        <w:rPr>
          <w:lang w:val="en-US"/>
        </w:rPr>
      </w:pPr>
      <w:r w:rsidRPr="00A15848">
        <w:rPr>
          <w:lang w:val="en-US"/>
        </w:rPr>
        <w:t xml:space="preserve">The idea that there are ’multiple ways of knowing’ likely originated in </w:t>
      </w:r>
      <w:proofErr w:type="gramStart"/>
      <w:r w:rsidR="00A86F8F" w:rsidRPr="00A15848">
        <w:rPr>
          <w:lang w:val="en-US"/>
        </w:rPr>
        <w:t>epistemology</w:t>
      </w:r>
      <w:r w:rsidRPr="00A15848">
        <w:rPr>
          <w:lang w:val="en-US"/>
        </w:rPr>
        <w:t>, but</w:t>
      </w:r>
      <w:proofErr w:type="gramEnd"/>
      <w:r w:rsidRPr="00A15848">
        <w:rPr>
          <w:lang w:val="en-US"/>
        </w:rPr>
        <w:t xml:space="preserve">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w:t>
      </w:r>
      <w:r w:rsidR="002C7563">
        <w:rPr>
          <w:lang w:val="en-US"/>
        </w:rPr>
        <w:t xml:space="preserve"> may</w:t>
      </w:r>
      <w:commentRangeStart w:id="8"/>
      <w:r w:rsidR="0027177D">
        <w:rPr>
          <w:lang w:val="en-US"/>
        </w:rPr>
        <w:t xml:space="preserve"> </w:t>
      </w:r>
      <w:r w:rsidR="002C7563">
        <w:rPr>
          <w:lang w:val="en-US"/>
        </w:rPr>
        <w:t xml:space="preserve">inadvertently </w:t>
      </w:r>
      <w:r w:rsidR="0027177D">
        <w:rPr>
          <w:lang w:val="en-US"/>
        </w:rPr>
        <w:t xml:space="preserve">wield power </w:t>
      </w:r>
      <w:commentRangeEnd w:id="8"/>
      <w:r w:rsidR="000311E4">
        <w:rPr>
          <w:rStyle w:val="CommentReference"/>
        </w:rPr>
        <w:commentReference w:id="8"/>
      </w:r>
      <w:r w:rsidR="0027177D">
        <w:rPr>
          <w:lang w:val="en-US"/>
        </w:rPr>
        <w:t>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overlooks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129B7B29" w:rsidR="00766CF5" w:rsidRDefault="00A42909" w:rsidP="00C83D16">
      <w:pPr>
        <w:rPr>
          <w:lang w:val="en-US"/>
        </w:rPr>
      </w:pPr>
      <w:commentRangeStart w:id="9"/>
      <w:r>
        <w:rPr>
          <w:lang w:val="en-US"/>
        </w:rPr>
        <w:t xml:space="preserve">Utilizing non-traditional </w:t>
      </w:r>
      <w:commentRangeEnd w:id="9"/>
      <w:r w:rsidR="00A02CE8">
        <w:rPr>
          <w:rStyle w:val="CommentReference"/>
        </w:rPr>
        <w:commentReference w:id="9"/>
      </w:r>
      <w:r>
        <w:rPr>
          <w:lang w:val="en-US"/>
        </w:rPr>
        <w:t>measurements</w:t>
      </w:r>
      <w:r w:rsidR="00A86F8F">
        <w:rPr>
          <w:lang w:val="en-US"/>
        </w:rPr>
        <w:t xml:space="preserve"> </w:t>
      </w:r>
      <w:r>
        <w:rPr>
          <w:lang w:val="en-US"/>
        </w:rPr>
        <w:t xml:space="preserve">is </w:t>
      </w:r>
      <w:proofErr w:type="gramStart"/>
      <w:r>
        <w:rPr>
          <w:lang w:val="en-US"/>
        </w:rPr>
        <w:t>one way</w:t>
      </w:r>
      <w:proofErr w:type="gramEnd"/>
      <w:r>
        <w:rPr>
          <w:lang w:val="en-US"/>
        </w:rPr>
        <w:t xml:space="preserve"> </w:t>
      </w:r>
      <w:r w:rsidR="00A86F8F">
        <w:rPr>
          <w:lang w:val="en-US"/>
        </w:rPr>
        <w:t xml:space="preserve">agricultural scientists can honor multiple ways of knowing within a scientific framework. </w:t>
      </w:r>
      <w:r w:rsidR="00A15848">
        <w:rPr>
          <w:lang w:val="en-US"/>
        </w:rPr>
        <w:t xml:space="preserve">A apposite example is USDA NASS measurement of a ‘workable field day’, defined as day where weather and field conditions allow producers to work in fields a major portion of the day (NASS </w:t>
      </w:r>
      <w:hyperlink r:id="rId10"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scientific frameworks. In an example of sharing the power of data collection, Practical Farmers of Iowa has launched a study wherein farmers will quantify their experiences with cover cropping </w:t>
      </w:r>
      <w:proofErr w:type="gramStart"/>
      <w:r w:rsidR="00766CF5">
        <w:rPr>
          <w:lang w:val="en-US"/>
        </w:rPr>
        <w:t>through the use of</w:t>
      </w:r>
      <w:proofErr w:type="gramEnd"/>
      <w:r w:rsidR="00766CF5">
        <w:rPr>
          <w:lang w:val="en-US"/>
        </w:rPr>
        <w:t xml:space="preserve"> workable field days (</w:t>
      </w:r>
      <w:commentRangeStart w:id="10"/>
      <w:r w:rsidR="00766CF5">
        <w:rPr>
          <w:lang w:val="en-US"/>
        </w:rPr>
        <w:t>CITE</w:t>
      </w:r>
      <w:commentRangeEnd w:id="10"/>
      <w:r w:rsidR="00A02CE8">
        <w:rPr>
          <w:rStyle w:val="CommentReference"/>
        </w:rPr>
        <w:commentReference w:id="10"/>
      </w:r>
      <w:r w:rsidR="00766CF5">
        <w:rPr>
          <w:lang w:val="en-US"/>
        </w:rPr>
        <w:t>).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dvances in the ability to organize and streamline data collection from farm environments has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xml:space="preserve">; Stone </w:t>
      </w:r>
      <w:r w:rsidR="00F67DEF">
        <w:rPr>
          <w:lang w:val="en-US"/>
        </w:rPr>
        <w:lastRenderedPageBreak/>
        <w:t>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 xml:space="preserve">Practical Farmers of Iowa has incorporated </w:t>
      </w:r>
      <w:commentRangeStart w:id="11"/>
      <w:r w:rsidR="002D2290" w:rsidRPr="00A06BCD">
        <w:rPr>
          <w:lang w:val="en-US"/>
        </w:rPr>
        <w:t xml:space="preserve">farmer payments </w:t>
      </w:r>
      <w:commentRangeEnd w:id="11"/>
      <w:r w:rsidR="00A02CE8">
        <w:rPr>
          <w:rStyle w:val="CommentReference"/>
        </w:rPr>
        <w:commentReference w:id="11"/>
      </w:r>
      <w:r w:rsidR="002D2290" w:rsidRPr="00A06BCD">
        <w:rPr>
          <w:lang w:val="en-US"/>
        </w:rPr>
        <w:t>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lastRenderedPageBreak/>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w:t>
      </w:r>
      <w:proofErr w:type="gramStart"/>
      <w:r w:rsidR="006931DB">
        <w:rPr>
          <w:lang w:val="en-US"/>
        </w:rPr>
        <w:t>in itself may</w:t>
      </w:r>
      <w:proofErr w:type="gramEnd"/>
      <w:r w:rsidR="006931DB">
        <w:rPr>
          <w:lang w:val="en-US"/>
        </w:rPr>
        <w:t xml:space="preserve">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commentRangeStart w:id="12"/>
      <w:r>
        <w:rPr>
          <w:lang w:val="en-US"/>
        </w:rPr>
        <w:t>p</w:t>
      </w:r>
      <w:r w:rsidR="00D10D16" w:rsidRPr="006931DB">
        <w:rPr>
          <w:lang w:val="en-US"/>
        </w:rPr>
        <w:t xml:space="preserve">ublic funding sources </w:t>
      </w:r>
      <w:commentRangeEnd w:id="12"/>
      <w:r w:rsidR="00B2392A">
        <w:rPr>
          <w:rStyle w:val="CommentReference"/>
        </w:rPr>
        <w:commentReference w:id="12"/>
      </w:r>
      <w:r w:rsidR="00D10D16" w:rsidRPr="006931DB">
        <w:rPr>
          <w:lang w:val="en-US"/>
        </w:rPr>
        <w:t xml:space="preserve">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commentRangeStart w:id="13"/>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commentRangeEnd w:id="13"/>
      <w:r w:rsidR="000311E4">
        <w:rPr>
          <w:rStyle w:val="CommentReference"/>
          <w:rFonts w:ascii="Calibri" w:hAnsi="Calibri" w:cs="Calibri"/>
          <w:kern w:val="0"/>
        </w:rPr>
        <w:commentReference w:id="13"/>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lastRenderedPageBreak/>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w:t>
      </w:r>
      <w:commentRangeStart w:id="14"/>
      <w:r w:rsidR="005B6AC3">
        <w:rPr>
          <w:lang w:val="en-US"/>
        </w:rPr>
        <w:t xml:space="preserve">Can I cite something? A PFI report?) </w:t>
      </w:r>
      <w:commentRangeEnd w:id="14"/>
      <w:r w:rsidR="00B2392A">
        <w:rPr>
          <w:rStyle w:val="CommentReference"/>
        </w:rPr>
        <w:commentReference w:id="14"/>
      </w:r>
      <w:r w:rsidR="005B6AC3">
        <w:rPr>
          <w:lang w:val="en-US"/>
        </w:rPr>
        <w:t>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commentRangeStart w:id="15"/>
      <w:r w:rsidR="005370FC">
        <w:rPr>
          <w:lang w:val="en-US"/>
        </w:rPr>
        <w:t>file</w:t>
      </w:r>
      <w:commentRangeEnd w:id="15"/>
      <w:r w:rsidR="00C10AAB">
        <w:rPr>
          <w:rStyle w:val="CommentReference"/>
        </w:rPr>
        <w:commentReference w:id="15"/>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 xml:space="preserve">Is this worth </w:t>
      </w:r>
      <w:commentRangeStart w:id="16"/>
      <w:r w:rsidR="00101CF6">
        <w:rPr>
          <w:lang w:val="en-US"/>
        </w:rPr>
        <w:t>mentioning</w:t>
      </w:r>
      <w:commentRangeEnd w:id="16"/>
      <w:r w:rsidR="00624B16">
        <w:rPr>
          <w:rStyle w:val="CommentReference"/>
        </w:rPr>
        <w:commentReference w:id="16"/>
      </w:r>
      <w:r w:rsidR="00101CF6">
        <w:rPr>
          <w:lang w:val="en-US"/>
        </w:rPr>
        <w:t>?</w:t>
      </w:r>
    </w:p>
    <w:p w14:paraId="0099F0BD" w14:textId="0EB9B08F" w:rsidR="00CC38CF" w:rsidRDefault="00B76E57" w:rsidP="00B76E57">
      <w:pPr>
        <w:pStyle w:val="Heading1"/>
        <w:rPr>
          <w:lang w:val="en-US"/>
        </w:rPr>
      </w:pPr>
      <w:r>
        <w:rPr>
          <w:lang w:val="en-US"/>
        </w:rPr>
        <w:lastRenderedPageBreak/>
        <w:t>Theme 3</w:t>
      </w:r>
      <w:r w:rsidR="002B15C0">
        <w:rPr>
          <w:lang w:val="en-US"/>
        </w:rPr>
        <w:t xml:space="preserve">: </w:t>
      </w:r>
      <w:r w:rsidR="000816CA">
        <w:rPr>
          <w:lang w:val="en-US"/>
        </w:rPr>
        <w:t xml:space="preserve">Framing and the </w:t>
      </w:r>
      <w:del w:id="17" w:author="Andrea Basche" w:date="2024-05-17T07:29:00Z">
        <w:r w:rsidR="000816CA">
          <w:rPr>
            <w:lang w:val="en-US"/>
          </w:rPr>
          <w:delText>c</w:delText>
        </w:r>
        <w:r w:rsidR="00CB074B">
          <w:rPr>
            <w:lang w:val="en-US"/>
          </w:rPr>
          <w:delText>oexistance</w:delText>
        </w:r>
      </w:del>
      <w:ins w:id="18" w:author="Andrea Basche" w:date="2024-05-17T07:29:00Z">
        <w:r w:rsidR="000311E4">
          <w:rPr>
            <w:lang w:val="en-US"/>
          </w:rPr>
          <w:t>coexistence</w:t>
        </w:r>
      </w:ins>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w:t>
      </w:r>
      <w:proofErr w:type="gramStart"/>
      <w:r w:rsidR="003F2EAF">
        <w:rPr>
          <w:lang w:val="en-US"/>
        </w:rPr>
        <w:t>oppressions(</w:t>
      </w:r>
      <w:proofErr w:type="gramEnd"/>
      <w:r w:rsidR="003F2EAF">
        <w:rPr>
          <w:lang w:val="en-US"/>
        </w:rPr>
        <w:t xml:space="preserve">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 xml:space="preserve">A slew of paradigms </w:t>
      </w:r>
      <w:proofErr w:type="gramStart"/>
      <w:r>
        <w:rPr>
          <w:lang w:val="en-US"/>
        </w:rPr>
        <w:t>have</w:t>
      </w:r>
      <w:proofErr w:type="gramEnd"/>
      <w:r>
        <w:rPr>
          <w:lang w:val="en-US"/>
        </w:rPr>
        <w:t xml:space="preser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and developed a 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w:t>
      </w:r>
      <w:r w:rsidR="009A141C">
        <w:rPr>
          <w:lang w:val="en-US"/>
        </w:rPr>
        <w:lastRenderedPageBreak/>
        <w:t xml:space="preserve">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w:t>
      </w:r>
      <w:commentRangeStart w:id="19"/>
      <w:r w:rsidR="00FB3F65">
        <w:rPr>
          <w:lang w:val="en-US"/>
        </w:rPr>
        <w:t xml:space="preserve">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w:t>
      </w:r>
      <w:commentRangeEnd w:id="19"/>
      <w:r w:rsidR="00624B16">
        <w:rPr>
          <w:rStyle w:val="CommentReference"/>
        </w:rPr>
        <w:commentReference w:id="19"/>
      </w:r>
      <w:r w:rsidR="00FB3F65">
        <w:rPr>
          <w:lang w:val="en-US"/>
        </w:rPr>
        <w:t xml:space="preserve">.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 xml:space="preserve">Scientists who </w:t>
      </w:r>
      <w:proofErr w:type="gramStart"/>
      <w:r w:rsidR="002D5221">
        <w:rPr>
          <w:lang w:val="en-US"/>
        </w:rPr>
        <w:t>are able to</w:t>
      </w:r>
      <w:proofErr w:type="gramEnd"/>
      <w:r w:rsidR="002D5221">
        <w:rPr>
          <w:lang w:val="en-US"/>
        </w:rPr>
        <w:t xml:space="preserve">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w:t>
      </w:r>
      <w:proofErr w:type="gramStart"/>
      <w:r w:rsidR="004A756B">
        <w:rPr>
          <w:lang w:val="en-US"/>
        </w:rPr>
        <w:t>research;</w:t>
      </w:r>
      <w:proofErr w:type="gramEnd"/>
      <w:r w:rsidR="004A756B">
        <w:rPr>
          <w:lang w:val="en-US"/>
        </w:rPr>
        <w:t xml:space="preserve">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w:t>
      </w:r>
      <w:r w:rsidR="00FB3F65">
        <w:rPr>
          <w:lang w:val="en-US"/>
        </w:rPr>
        <w:lastRenderedPageBreak/>
        <w:t xml:space="preserve">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minoritized,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p w14:paraId="26A3A6F0" w14:textId="77777777" w:rsidR="00F74EB8" w:rsidRDefault="00F74EB8" w:rsidP="008A169F">
      <w:pPr>
        <w:rPr>
          <w:lang w:val="en-US"/>
        </w:rPr>
      </w:pPr>
    </w:p>
    <w:p w14:paraId="3C4AC1EA" w14:textId="77777777" w:rsidR="00F74EB8" w:rsidRDefault="00F74EB8" w:rsidP="00F74EB8">
      <w:pPr>
        <w:rPr>
          <w:lang w:val="en-US"/>
        </w:rPr>
      </w:pPr>
    </w:p>
    <w:p w14:paraId="1AFE1569" w14:textId="77777777" w:rsidR="00F74EB8" w:rsidRPr="0029011A" w:rsidRDefault="00F74EB8" w:rsidP="00F74EB8">
      <w:pPr>
        <w:rPr>
          <w:lang w:val="en-US"/>
        </w:rPr>
      </w:pPr>
      <w:r w:rsidRPr="0029011A">
        <w:rPr>
          <w:color w:val="20124D"/>
          <w:shd w:val="clear" w:color="auto" w:fill="FFFFFF"/>
          <w:lang w:val="en-US"/>
        </w:rPr>
        <w:t xml:space="preserve">Agricultural systems </w:t>
      </w:r>
      <w:r>
        <w:rPr>
          <w:color w:val="20124D"/>
          <w:shd w:val="clear" w:color="auto" w:fill="FFFFFF"/>
          <w:lang w:val="en-US"/>
        </w:rPr>
        <w:t xml:space="preserve">functions </w:t>
      </w:r>
      <w:r w:rsidRPr="0029011A">
        <w:rPr>
          <w:color w:val="20124D"/>
          <w:shd w:val="clear" w:color="auto" w:fill="FFFFFF"/>
          <w:lang w:val="en-US"/>
        </w:rPr>
        <w:t xml:space="preserve">of complex institutional structures that have historically had, and continue to have, power imbalances embedded within them. The seven principles of data feminism were developed </w:t>
      </w:r>
      <w:r>
        <w:rPr>
          <w:color w:val="20124D"/>
          <w:shd w:val="clear" w:color="auto" w:fill="FFFFFF"/>
          <w:lang w:val="en-US"/>
        </w:rPr>
        <w:t>to aid</w:t>
      </w:r>
      <w:r w:rsidRPr="0029011A">
        <w:rPr>
          <w:color w:val="20124D"/>
          <w:shd w:val="clear" w:color="auto" w:fill="FFFFFF"/>
          <w:lang w:val="en-US"/>
        </w:rPr>
        <w:t xml:space="preserve"> data scientists </w:t>
      </w:r>
      <w:r>
        <w:rPr>
          <w:color w:val="20124D"/>
          <w:shd w:val="clear" w:color="auto" w:fill="FFFFFF"/>
          <w:lang w:val="en-US"/>
        </w:rPr>
        <w:t>i</w:t>
      </w:r>
      <w:r w:rsidRPr="0029011A">
        <w:rPr>
          <w:color w:val="20124D"/>
          <w:shd w:val="clear" w:color="auto" w:fill="FFFFFF"/>
          <w:lang w:val="en-US"/>
        </w:rPr>
        <w:t xml:space="preserve">n identifying, </w:t>
      </w:r>
      <w:r>
        <w:rPr>
          <w:color w:val="20124D"/>
          <w:shd w:val="clear" w:color="auto" w:fill="FFFFFF"/>
          <w:lang w:val="en-US"/>
        </w:rPr>
        <w:t>examining</w:t>
      </w:r>
      <w:r w:rsidRPr="0029011A">
        <w:rPr>
          <w:color w:val="20124D"/>
          <w:shd w:val="clear" w:color="auto" w:fill="FFFFFF"/>
          <w:lang w:val="en-US"/>
        </w:rPr>
        <w:t>, and addressing power inequities related to data generation, interpretation, and distribution. We believe these principles provide an accessible but under-utilized framework for helping agricultural researchers understand</w:t>
      </w:r>
      <w:r>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 prevalent in our discipline. </w:t>
      </w:r>
      <w:r>
        <w:rPr>
          <w:lang w:val="en-US"/>
        </w:rPr>
        <w:t xml:space="preserve">Here we interpret the tenets of data feminism in the context of agricultural research within three overarching discourses: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Pr>
          <w:color w:val="20124D"/>
          <w:shd w:val="clear" w:color="auto" w:fill="FFFFFF"/>
          <w:lang w:val="en-US"/>
        </w:rPr>
        <w:t>e</w:t>
      </w:r>
      <w:r w:rsidRPr="0029011A">
        <w:rPr>
          <w:color w:val="20124D"/>
          <w:shd w:val="clear" w:color="auto" w:fill="FFFFFF"/>
          <w:lang w:val="en-US"/>
        </w:rPr>
        <w:t xml:space="preserve"> work more intentional, visible, and</w:t>
      </w:r>
      <w:ins w:id="20" w:author="Andrea Basche" w:date="2024-05-14T08:14:00Z">
        <w:r w:rsidRPr="0029011A">
          <w:rPr>
            <w:color w:val="20124D"/>
            <w:shd w:val="clear" w:color="auto" w:fill="FFFFFF"/>
            <w:lang w:val="en-US"/>
          </w:rPr>
          <w:t xml:space="preserve"> </w:t>
        </w:r>
        <w:r>
          <w:rPr>
            <w:color w:val="20124D"/>
            <w:shd w:val="clear" w:color="auto" w:fill="FFFFFF"/>
            <w:lang w:val="en-US"/>
          </w:rPr>
          <w:t>in time,</w:t>
        </w:r>
      </w:ins>
      <w:ins w:id="21" w:author="Andrea Basche" w:date="2024-05-21T16:07:00Z">
        <w:r w:rsidRPr="0029011A">
          <w:rPr>
            <w:color w:val="20124D"/>
            <w:shd w:val="clear" w:color="auto" w:fill="FFFFFF"/>
            <w:lang w:val="en-US"/>
          </w:rPr>
          <w:t xml:space="preserve"> </w:t>
        </w:r>
      </w:ins>
      <w:r w:rsidRPr="0029011A">
        <w:rPr>
          <w:color w:val="20124D"/>
          <w:shd w:val="clear" w:color="auto" w:fill="FFFFFF"/>
          <w:lang w:val="en-US"/>
        </w:rPr>
        <w:t xml:space="preserve">ubiquitous. We </w:t>
      </w:r>
      <w:r>
        <w:rPr>
          <w:color w:val="20124D"/>
          <w:shd w:val="clear" w:color="auto" w:fill="FFFFFF"/>
          <w:lang w:val="en-US"/>
        </w:rPr>
        <w:t>present evidence</w:t>
      </w:r>
      <w:r w:rsidRPr="0029011A">
        <w:rPr>
          <w:color w:val="20124D"/>
          <w:shd w:val="clear" w:color="auto" w:fill="FFFFFF"/>
          <w:lang w:val="en-US"/>
        </w:rPr>
        <w:t xml:space="preserve"> that </w:t>
      </w:r>
      <w:r>
        <w:rPr>
          <w:color w:val="20124D"/>
          <w:shd w:val="clear" w:color="auto" w:fill="FFFFFF"/>
          <w:lang w:val="en-US"/>
        </w:rPr>
        <w:t xml:space="preserve">working within these three frameworks </w:t>
      </w:r>
      <w:r w:rsidRPr="0029011A">
        <w:rPr>
          <w:color w:val="20124D"/>
          <w:shd w:val="clear" w:color="auto" w:fill="FFFFFF"/>
          <w:lang w:val="en-US"/>
        </w:rPr>
        <w:t>concomitantly fosters creativity</w:t>
      </w:r>
      <w:r>
        <w:rPr>
          <w:color w:val="20124D"/>
          <w:shd w:val="clear" w:color="auto" w:fill="FFFFFF"/>
          <w:lang w:val="en-US"/>
        </w:rPr>
        <w:t xml:space="preserve"> and</w:t>
      </w:r>
      <w:r w:rsidRPr="0029011A">
        <w:rPr>
          <w:color w:val="20124D"/>
          <w:shd w:val="clear" w:color="auto" w:fill="FFFFFF"/>
          <w:lang w:val="en-US"/>
        </w:rPr>
        <w:t xml:space="preserve"> lead</w:t>
      </w:r>
      <w:r>
        <w:rPr>
          <w:color w:val="20124D"/>
          <w:shd w:val="clear" w:color="auto" w:fill="FFFFFF"/>
          <w:lang w:val="en-US"/>
        </w:rPr>
        <w:t>s</w:t>
      </w:r>
      <w:r w:rsidRPr="0029011A">
        <w:rPr>
          <w:color w:val="20124D"/>
          <w:shd w:val="clear" w:color="auto" w:fill="FFFFFF"/>
          <w:lang w:val="en-US"/>
        </w:rPr>
        <w:t xml:space="preserve"> to more transformative outcomes for agriculture</w:t>
      </w:r>
      <w:r>
        <w:rPr>
          <w:color w:val="20124D"/>
          <w:shd w:val="clear" w:color="auto" w:fill="FFFFFF"/>
          <w:lang w:val="en-US"/>
        </w:rPr>
        <w:t xml:space="preserve"> and </w:t>
      </w:r>
      <w:proofErr w:type="gramStart"/>
      <w:r>
        <w:rPr>
          <w:color w:val="20124D"/>
          <w:shd w:val="clear" w:color="auto" w:fill="FFFFFF"/>
          <w:lang w:val="en-US"/>
        </w:rPr>
        <w:t>sustainability</w:t>
      </w:r>
      <w:r w:rsidRPr="0029011A">
        <w:rPr>
          <w:color w:val="20124D"/>
          <w:shd w:val="clear" w:color="auto" w:fill="FFFFFF"/>
          <w:lang w:val="en-US"/>
        </w:rPr>
        <w:t xml:space="preserve"> as a whole</w:t>
      </w:r>
      <w:proofErr w:type="gramEnd"/>
      <w:r w:rsidRPr="0029011A">
        <w:rPr>
          <w:color w:val="20124D"/>
          <w:shd w:val="clear" w:color="auto" w:fill="FFFFFF"/>
          <w:lang w:val="en-US"/>
        </w:rPr>
        <w:t>.</w:t>
      </w:r>
    </w:p>
    <w:p w14:paraId="38CD6FE7" w14:textId="77777777" w:rsidR="00F74EB8" w:rsidRPr="008A169F" w:rsidRDefault="00F74EB8" w:rsidP="008A169F">
      <w:pPr>
        <w:rPr>
          <w:lang w:val="en-US"/>
        </w:rPr>
      </w:pPr>
    </w:p>
    <w:sectPr w:rsidR="00F74EB8" w:rsidRPr="008A16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rginia Nichols" w:date="2024-05-21T16:20:00Z" w:initials="VN">
    <w:p w14:paraId="3BD211C0" w14:textId="213041D2" w:rsidR="00F74EB8" w:rsidRDefault="00F74EB8">
      <w:pPr>
        <w:pStyle w:val="CommentText"/>
      </w:pPr>
      <w:r>
        <w:rPr>
          <w:rStyle w:val="CommentReference"/>
        </w:rPr>
        <w:annotationRef/>
      </w:r>
      <w:r>
        <w:t>Do I use this word too much?</w:t>
      </w:r>
    </w:p>
  </w:comment>
  <w:comment w:id="1" w:author="Andrea Basche" w:date="2024-05-17T07:29:00Z" w:initials="AB">
    <w:p w14:paraId="565EAE0D" w14:textId="77777777" w:rsidR="000311E4" w:rsidRDefault="000311E4" w:rsidP="000311E4">
      <w:pPr>
        <w:pStyle w:val="CommentText"/>
      </w:pPr>
      <w:r>
        <w:rPr>
          <w:rStyle w:val="CommentReference"/>
        </w:rPr>
        <w:annotationRef/>
      </w:r>
      <w:r>
        <w:t>I think this is a great place to start!</w:t>
      </w:r>
    </w:p>
  </w:comment>
  <w:comment w:id="2" w:author="Andrea Basche" w:date="2024-05-17T07:29:00Z" w:initials="AB">
    <w:p w14:paraId="12186BB3" w14:textId="7B444999" w:rsidR="000311E4" w:rsidRDefault="000311E4" w:rsidP="000311E4">
      <w:pPr>
        <w:pStyle w:val="CommentText"/>
      </w:pPr>
      <w:r>
        <w:rPr>
          <w:rStyle w:val="CommentReference"/>
        </w:rPr>
        <w:annotationRef/>
      </w:r>
      <w:r>
        <w:t>Before even slavery do you think it would be worthwhile to make a statement about theft of native lands in the US and elsewhere? I realize you mention it below, which is great, but maybe a more general statement here too?</w:t>
      </w:r>
    </w:p>
  </w:comment>
  <w:comment w:id="3" w:author="Stefan Gailans" w:date="2024-05-14T15:27:00Z" w:initials="SG">
    <w:p w14:paraId="73F4782A" w14:textId="77777777" w:rsidR="00F109E1" w:rsidRDefault="00F109E1" w:rsidP="00F109E1">
      <w:pPr>
        <w:pStyle w:val="CommentText"/>
      </w:pPr>
      <w:r>
        <w:rPr>
          <w:rStyle w:val="CommentReference"/>
        </w:rPr>
        <w:annotationRef/>
      </w:r>
      <w:r>
        <w:t>This paragraph is really good. Especially the sentence in the middle addressing mechanization, farm size, etc. I often chafe at the research projects that require the farmer to have special, advanced equipment (guidance, cameras, etc.). Though, obviously that tech can be super useful for gathering data.</w:t>
      </w:r>
    </w:p>
  </w:comment>
  <w:comment w:id="4" w:author="Andrea Basche" w:date="2024-05-17T07:31:00Z" w:initials="AB">
    <w:p w14:paraId="3F182332" w14:textId="77777777" w:rsidR="000311E4" w:rsidRDefault="000311E4" w:rsidP="000311E4">
      <w:pPr>
        <w:pStyle w:val="CommentText"/>
      </w:pPr>
      <w:r>
        <w:rPr>
          <w:rStyle w:val="CommentReference"/>
        </w:rPr>
        <w:annotationRef/>
      </w:r>
      <w:r>
        <w:t>Maybe there is other PFI writing /blogs about Dick Thompson that could be referenced here?</w:t>
      </w:r>
    </w:p>
  </w:comment>
  <w:comment w:id="5" w:author="Andrea Basche" w:date="2024-05-17T07:33:00Z" w:initials="AB">
    <w:p w14:paraId="17AF69E7" w14:textId="77777777" w:rsidR="000311E4" w:rsidRDefault="000311E4" w:rsidP="000311E4">
      <w:pPr>
        <w:pStyle w:val="CommentText"/>
      </w:pPr>
      <w:r>
        <w:rPr>
          <w:rStyle w:val="CommentReference"/>
        </w:rPr>
        <w:annotationRef/>
      </w:r>
      <w:r>
        <w:t xml:space="preserve">You can also cite Angie and I here ☺️ </w:t>
      </w:r>
      <w:r>
        <w:rPr>
          <w:color w:val="222222"/>
          <w:highlight w:val="white"/>
        </w:rPr>
        <w:t>Basche, A. and Carter, A., 2021. Training future agriculture professionals in landowner–tenant conservation decision‐making. </w:t>
      </w:r>
      <w:r>
        <w:rPr>
          <w:i/>
          <w:iCs/>
          <w:color w:val="222222"/>
          <w:highlight w:val="white"/>
        </w:rPr>
        <w:t>Natural Sciences Education</w:t>
      </w:r>
      <w:r>
        <w:rPr>
          <w:color w:val="222222"/>
          <w:highlight w:val="white"/>
        </w:rPr>
        <w:t>, </w:t>
      </w:r>
      <w:r>
        <w:rPr>
          <w:i/>
          <w:iCs/>
          <w:color w:val="222222"/>
          <w:highlight w:val="white"/>
        </w:rPr>
        <w:t>50</w:t>
      </w:r>
      <w:r>
        <w:rPr>
          <w:color w:val="222222"/>
          <w:highlight w:val="white"/>
        </w:rPr>
        <w:t>(1), p.e20035.</w:t>
      </w:r>
      <w:r>
        <w:t xml:space="preserve"> </w:t>
      </w:r>
    </w:p>
  </w:comment>
  <w:comment w:id="6" w:author="Stefan Gailans" w:date="2024-05-14T15:35:00Z" w:initials="SG">
    <w:p w14:paraId="03C5F3D1" w14:textId="77777777" w:rsidR="00967B5B" w:rsidRDefault="00A02CE8" w:rsidP="00967B5B">
      <w:pPr>
        <w:pStyle w:val="CommentText"/>
      </w:pPr>
      <w:r>
        <w:rPr>
          <w:rStyle w:val="CommentReference"/>
        </w:rPr>
        <w:annotationRef/>
      </w:r>
      <w:r w:rsidR="00967B5B">
        <w:t>I can’t find anything that we’ve reported publicly. Program is still young. Not sure if you could glean anything from here other than we’re creating opportunities for Latinos to network and access our programming:</w:t>
      </w:r>
    </w:p>
    <w:p w14:paraId="665D8621" w14:textId="77777777" w:rsidR="00967B5B" w:rsidRDefault="00000000" w:rsidP="00967B5B">
      <w:pPr>
        <w:pStyle w:val="CommentText"/>
      </w:pPr>
      <w:hyperlink r:id="rId1" w:history="1">
        <w:r w:rsidR="00967B5B" w:rsidRPr="00BF13BB">
          <w:rPr>
            <w:rStyle w:val="Hyperlink"/>
          </w:rPr>
          <w:t>https://practicalfarmers.org/programs/agricultores-latinos/</w:t>
        </w:r>
      </w:hyperlink>
    </w:p>
  </w:comment>
  <w:comment w:id="7" w:author="Andrea Basche" w:date="2024-05-17T07:34:00Z" w:initials="AB">
    <w:p w14:paraId="7F710149" w14:textId="77777777" w:rsidR="000311E4" w:rsidRDefault="000311E4" w:rsidP="000311E4">
      <w:pPr>
        <w:pStyle w:val="CommentText"/>
      </w:pPr>
      <w:r>
        <w:rPr>
          <w:rStyle w:val="CommentReference"/>
        </w:rPr>
        <w:annotationRef/>
      </w:r>
      <w:r>
        <w:t>Their “Toward Thick Legitimacy” article would be a good one here!</w:t>
      </w:r>
    </w:p>
  </w:comment>
  <w:comment w:id="8" w:author="Andrea Basche" w:date="2024-05-17T07:34:00Z" w:initials="AB">
    <w:p w14:paraId="74CF6472" w14:textId="7AAC582A" w:rsidR="000311E4" w:rsidRDefault="000311E4" w:rsidP="000311E4">
      <w:pPr>
        <w:pStyle w:val="CommentText"/>
      </w:pPr>
      <w:r>
        <w:rPr>
          <w:rStyle w:val="CommentReference"/>
        </w:rPr>
        <w:annotationRef/>
      </w:r>
      <w:r>
        <w:t>Unknowingly ? Ignorantly?</w:t>
      </w:r>
    </w:p>
  </w:comment>
  <w:comment w:id="9" w:author="Stefan Gailans" w:date="2024-05-14T15:37:00Z" w:initials="SG">
    <w:p w14:paraId="7E0F2755" w14:textId="68ED5122" w:rsidR="00A02CE8" w:rsidRDefault="00A02CE8" w:rsidP="00A02CE8">
      <w:pPr>
        <w:pStyle w:val="CommentText"/>
      </w:pPr>
      <w:r>
        <w:rPr>
          <w:rStyle w:val="CommentReference"/>
        </w:rPr>
        <w:annotationRef/>
      </w:r>
      <w:r>
        <w:t>Damn, this is good! And I will definitely draw from this paragraph in the future when talking/writing about this project. You do an exceptional job of setting the stage for the project. Kudos!</w:t>
      </w:r>
    </w:p>
  </w:comment>
  <w:comment w:id="10" w:author="Stefan Gailans" w:date="2024-05-14T15:38:00Z" w:initials="SG">
    <w:p w14:paraId="36814182" w14:textId="77777777" w:rsidR="00A02CE8" w:rsidRDefault="00A02CE8" w:rsidP="00A02CE8">
      <w:pPr>
        <w:pStyle w:val="CommentText"/>
      </w:pPr>
      <w:r>
        <w:rPr>
          <w:rStyle w:val="CommentReference"/>
        </w:rPr>
        <w:annotationRef/>
      </w:r>
      <w:r>
        <w:t>See this article in the most recent issue of the Practical Farmer Magazine:</w:t>
      </w:r>
    </w:p>
    <w:p w14:paraId="17BAD96B" w14:textId="77777777" w:rsidR="00A02CE8" w:rsidRDefault="00A02CE8" w:rsidP="00A02CE8">
      <w:pPr>
        <w:pStyle w:val="CommentText"/>
      </w:pPr>
      <w:r>
        <w:t xml:space="preserve">Article: </w:t>
      </w:r>
      <w:hyperlink r:id="rId2" w:history="1">
        <w:r w:rsidRPr="002342C8">
          <w:rPr>
            <w:rStyle w:val="Hyperlink"/>
          </w:rPr>
          <w:t>https://practicalfarmers.org/2024/04/putting-soil-to-the-test/</w:t>
        </w:r>
      </w:hyperlink>
    </w:p>
    <w:p w14:paraId="76339265" w14:textId="77777777" w:rsidR="00A02CE8" w:rsidRDefault="00A02CE8" w:rsidP="00A02CE8">
      <w:pPr>
        <w:pStyle w:val="CommentText"/>
      </w:pPr>
    </w:p>
    <w:p w14:paraId="1E230FDC" w14:textId="77777777" w:rsidR="00A02CE8" w:rsidRDefault="00A02CE8" w:rsidP="00A02CE8">
      <w:pPr>
        <w:pStyle w:val="CommentText"/>
      </w:pPr>
      <w:r>
        <w:t xml:space="preserve">Issue: </w:t>
      </w:r>
      <w:hyperlink r:id="rId3" w:history="1">
        <w:r w:rsidRPr="002342C8">
          <w:rPr>
            <w:rStyle w:val="Hyperlink"/>
          </w:rPr>
          <w:t>https://practicalfarmers.org/2024/04/the-practical-farmer-spring-2024/</w:t>
        </w:r>
      </w:hyperlink>
    </w:p>
  </w:comment>
  <w:comment w:id="11" w:author="Stefan Gailans" w:date="2024-05-14T15:41:00Z" w:initials="SG">
    <w:p w14:paraId="7B7BE029" w14:textId="77777777" w:rsidR="00A02CE8" w:rsidRDefault="00A02CE8" w:rsidP="00A02CE8">
      <w:pPr>
        <w:pStyle w:val="CommentText"/>
      </w:pPr>
      <w:r>
        <w:rPr>
          <w:rStyle w:val="CommentReference"/>
        </w:rPr>
        <w:annotationRef/>
      </w:r>
      <w:r>
        <w:t>For as long as I can remember, the Cooperators’ Meeting is comped to participants. 2-day  meeting, 3 meals, 1 night of lodging at no cost to the attendees. We get grant funds to do this.</w:t>
      </w:r>
    </w:p>
    <w:p w14:paraId="5A537F1A" w14:textId="77777777" w:rsidR="00A02CE8" w:rsidRDefault="00A02CE8" w:rsidP="00A02CE8">
      <w:pPr>
        <w:pStyle w:val="CommentText"/>
      </w:pPr>
      <w:r>
        <w:t xml:space="preserve">All for the purposes of sharing, learning, generating new research ideas. </w:t>
      </w:r>
    </w:p>
    <w:p w14:paraId="503FEC2D" w14:textId="77777777" w:rsidR="00A02CE8" w:rsidRDefault="00A02CE8" w:rsidP="00A02CE8">
      <w:pPr>
        <w:pStyle w:val="CommentText"/>
      </w:pPr>
      <w:r>
        <w:t>Could be considered an indirect monetary reward/compensation for participating?</w:t>
      </w:r>
    </w:p>
    <w:p w14:paraId="71900B22" w14:textId="77777777" w:rsidR="00A02CE8" w:rsidRDefault="00A02CE8" w:rsidP="00A02CE8">
      <w:pPr>
        <w:pStyle w:val="CommentText"/>
      </w:pPr>
      <w:r>
        <w:t>Just a thought, take it or leave it. This paragraph is already quite strong.</w:t>
      </w:r>
    </w:p>
  </w:comment>
  <w:comment w:id="12" w:author="Stefan Gailans" w:date="2024-05-14T15:49:00Z" w:initials="SG">
    <w:p w14:paraId="3BEABCDC" w14:textId="77777777" w:rsidR="00B2392A" w:rsidRDefault="00B2392A" w:rsidP="00B2392A">
      <w:pPr>
        <w:pStyle w:val="CommentText"/>
      </w:pPr>
      <w:r>
        <w:rPr>
          <w:rStyle w:val="CommentReference"/>
        </w:rPr>
        <w:annotationRef/>
      </w:r>
      <w:r>
        <w:t>SARE does ask in applications how the work will involve/affect farmers. But I don’t think they explicitly suggest or ask about compensation for farmers involved.</w:t>
      </w:r>
    </w:p>
    <w:p w14:paraId="375C1179" w14:textId="77777777" w:rsidR="00B2392A" w:rsidRDefault="00B2392A" w:rsidP="00B2392A">
      <w:pPr>
        <w:pStyle w:val="CommentText"/>
      </w:pPr>
      <w:r>
        <w:t>See “Farmer Rancher Involvement” section on p. 8 of the sample you can download here:</w:t>
      </w:r>
    </w:p>
    <w:p w14:paraId="51942193" w14:textId="77777777" w:rsidR="00B2392A" w:rsidRDefault="00000000" w:rsidP="00B2392A">
      <w:pPr>
        <w:pStyle w:val="CommentText"/>
      </w:pPr>
      <w:hyperlink r:id="rId4" w:history="1">
        <w:r w:rsidR="00B2392A" w:rsidRPr="00D964A6">
          <w:rPr>
            <w:rStyle w:val="Hyperlink"/>
          </w:rPr>
          <w:t>https://northcentral.sare.org/grants/apply-for-a-grant/research-and-education-grant/</w:t>
        </w:r>
      </w:hyperlink>
    </w:p>
  </w:comment>
  <w:comment w:id="13" w:author="Andrea Basche" w:date="2024-05-17T07:36:00Z" w:initials="AB">
    <w:p w14:paraId="52904E41" w14:textId="77777777" w:rsidR="000311E4" w:rsidRDefault="000311E4" w:rsidP="000311E4">
      <w:pPr>
        <w:pStyle w:val="CommentText"/>
      </w:pPr>
      <w:r>
        <w:rPr>
          <w:rStyle w:val="CommentReference"/>
        </w:rPr>
        <w:annotationRef/>
      </w:r>
      <w:r>
        <w:t>I really like these Gina!</w:t>
      </w:r>
    </w:p>
  </w:comment>
  <w:comment w:id="14" w:author="Stefan Gailans" w:date="2024-05-14T15:51:00Z" w:initials="SG">
    <w:p w14:paraId="0250127B" w14:textId="77777777" w:rsidR="00B2392A" w:rsidRDefault="00B2392A" w:rsidP="00B2392A">
      <w:pPr>
        <w:pStyle w:val="CommentText"/>
      </w:pPr>
      <w:r>
        <w:rPr>
          <w:rStyle w:val="CommentReference"/>
        </w:rPr>
        <w:annotationRef/>
      </w:r>
      <w:r>
        <w:t>You can site from p. 5 of this 2022 Cooperators’ Program Report (most recent available):</w:t>
      </w:r>
    </w:p>
    <w:p w14:paraId="54E1B526" w14:textId="77777777" w:rsidR="00B2392A" w:rsidRDefault="00000000" w:rsidP="00B2392A">
      <w:pPr>
        <w:pStyle w:val="CommentText"/>
      </w:pPr>
      <w:hyperlink r:id="rId5" w:history="1">
        <w:r w:rsidR="00B2392A" w:rsidRPr="00A97A39">
          <w:rPr>
            <w:rStyle w:val="Hyperlink"/>
          </w:rPr>
          <w:t>https://practicalfarmers.b-cdn.net/wp-content/uploads/2023/07/PFI2022_CooperatorsProgram_Report_FINAL_ForWeb.pdf</w:t>
        </w:r>
      </w:hyperlink>
    </w:p>
    <w:p w14:paraId="71EF630C" w14:textId="77777777" w:rsidR="00B2392A" w:rsidRDefault="00B2392A" w:rsidP="00B2392A">
      <w:pPr>
        <w:pStyle w:val="CommentText"/>
      </w:pPr>
    </w:p>
    <w:p w14:paraId="710FC727" w14:textId="77777777" w:rsidR="00B2392A" w:rsidRDefault="00B2392A" w:rsidP="00B2392A">
      <w:pPr>
        <w:pStyle w:val="CommentText"/>
      </w:pPr>
      <w:r>
        <w:t xml:space="preserve">Or pp. 10-11 of the 2023 PFI annual report: </w:t>
      </w:r>
      <w:hyperlink r:id="rId6" w:history="1">
        <w:r w:rsidRPr="00A97A39">
          <w:rPr>
            <w:rStyle w:val="Hyperlink"/>
          </w:rPr>
          <w:t>https://practicalfarmers.org/wp-content/uploads/2024/03/PFI2023_AnnualReport_FINAL_forWeb.pdf</w:t>
        </w:r>
      </w:hyperlink>
    </w:p>
  </w:comment>
  <w:comment w:id="15" w:author="Stefan Gailans" w:date="2024-05-14T15:54:00Z" w:initials="SG">
    <w:p w14:paraId="73CA72B5" w14:textId="77777777" w:rsidR="00C10AAB" w:rsidRDefault="00C10AAB" w:rsidP="00C10AAB">
      <w:pPr>
        <w:pStyle w:val="CommentText"/>
      </w:pPr>
      <w:r>
        <w:rPr>
          <w:rStyle w:val="CommentReference"/>
        </w:rPr>
        <w:annotationRef/>
      </w:r>
      <w:r>
        <w:t>Here’s a link to the Reflection survey we’ve been sending to cooperators the past few years:</w:t>
      </w:r>
    </w:p>
    <w:p w14:paraId="625DC56C" w14:textId="77777777" w:rsidR="00C10AAB" w:rsidRDefault="00000000" w:rsidP="00C10AAB">
      <w:pPr>
        <w:pStyle w:val="CommentText"/>
      </w:pPr>
      <w:hyperlink r:id="rId7" w:history="1">
        <w:r w:rsidR="00C10AAB" w:rsidRPr="00966448">
          <w:rPr>
            <w:rStyle w:val="Hyperlink"/>
          </w:rPr>
          <w:t>https://practicalfarmers.sjc1.qualtrics.com/jfe/form/SV_5hDH70vGo25TiqW</w:t>
        </w:r>
      </w:hyperlink>
      <w:r w:rsidR="00C10AAB">
        <w:t xml:space="preserve"> </w:t>
      </w:r>
    </w:p>
  </w:comment>
  <w:comment w:id="16" w:author="Stefan Gailans" w:date="2024-05-14T16:00:00Z" w:initials="SG">
    <w:p w14:paraId="54BB2D49" w14:textId="77777777" w:rsidR="00624B16" w:rsidRDefault="00624B16" w:rsidP="00624B16">
      <w:pPr>
        <w:pStyle w:val="CommentText"/>
      </w:pPr>
      <w:r>
        <w:rPr>
          <w:rStyle w:val="CommentReference"/>
        </w:rPr>
        <w:annotationRef/>
      </w:r>
      <w:r>
        <w:t>It could be worth mentioning if it doesn’t result in too much of diversion. Andrea might have something to add here as she has put a lot of thought/effort into how she runs her lab and manages her students.</w:t>
      </w:r>
    </w:p>
  </w:comment>
  <w:comment w:id="19" w:author="Stefan Gailans" w:date="2024-05-14T16:03:00Z" w:initials="SG">
    <w:p w14:paraId="34CF4C66" w14:textId="77777777" w:rsidR="00624B16" w:rsidRDefault="00624B16" w:rsidP="00624B16">
      <w:pPr>
        <w:pStyle w:val="CommentText"/>
      </w:pPr>
      <w:r>
        <w:rPr>
          <w:rStyle w:val="CommentReference"/>
        </w:rPr>
        <w:annotationRef/>
      </w:r>
      <w:r>
        <w:t>I reread this sentence over and over because I found it so interesting and especially well put. Great writing.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D211C0" w15:done="0"/>
  <w15:commentEx w15:paraId="565EAE0D" w15:done="0"/>
  <w15:commentEx w15:paraId="12186BB3" w15:done="0"/>
  <w15:commentEx w15:paraId="73F4782A" w15:done="0"/>
  <w15:commentEx w15:paraId="3F182332" w15:done="0"/>
  <w15:commentEx w15:paraId="17AF69E7" w15:done="0"/>
  <w15:commentEx w15:paraId="665D8621" w15:done="0"/>
  <w15:commentEx w15:paraId="7F710149" w15:done="0"/>
  <w15:commentEx w15:paraId="74CF6472" w15:done="0"/>
  <w15:commentEx w15:paraId="7E0F2755" w15:done="0"/>
  <w15:commentEx w15:paraId="1E230FDC" w15:done="0"/>
  <w15:commentEx w15:paraId="71900B22" w15:done="0"/>
  <w15:commentEx w15:paraId="51942193" w15:done="0"/>
  <w15:commentEx w15:paraId="52904E41" w15:done="0"/>
  <w15:commentEx w15:paraId="710FC727" w15:done="0"/>
  <w15:commentEx w15:paraId="625DC56C" w15:done="0"/>
  <w15:commentEx w15:paraId="54BB2D49" w15:done="0"/>
  <w15:commentEx w15:paraId="34CF4C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CDD3495" w16cex:dateUtc="2024-05-21T14:20:00Z"/>
  <w16cex:commentExtensible w16cex:durableId="1F17B47D" w16cex:dateUtc="2024-05-17T12:29:00Z"/>
  <w16cex:commentExtensible w16cex:durableId="174991CE" w16cex:dateUtc="2024-05-17T12:29:00Z"/>
  <w16cex:commentExtensible w16cex:durableId="694AA0F4" w16cex:dateUtc="2024-05-14T20:27:00Z"/>
  <w16cex:commentExtensible w16cex:durableId="01A98F25" w16cex:dateUtc="2024-05-17T12:31:00Z"/>
  <w16cex:commentExtensible w16cex:durableId="1229F9AB" w16cex:dateUtc="2024-05-17T12:33:00Z"/>
  <w16cex:commentExtensible w16cex:durableId="6733C03C" w16cex:dateUtc="2024-05-14T20:35:00Z"/>
  <w16cex:commentExtensible w16cex:durableId="05E267F3" w16cex:dateUtc="2024-05-17T12:34:00Z"/>
  <w16cex:commentExtensible w16cex:durableId="25FB0DE4" w16cex:dateUtc="2024-05-17T12:34:00Z"/>
  <w16cex:commentExtensible w16cex:durableId="36A9BB34" w16cex:dateUtc="2024-05-14T20:37:00Z"/>
  <w16cex:commentExtensible w16cex:durableId="5F3AC488" w16cex:dateUtc="2024-05-14T20:38:00Z"/>
  <w16cex:commentExtensible w16cex:durableId="1DE9856D" w16cex:dateUtc="2024-05-14T20:41:00Z"/>
  <w16cex:commentExtensible w16cex:durableId="109F4B28" w16cex:dateUtc="2024-05-14T20:49:00Z"/>
  <w16cex:commentExtensible w16cex:durableId="5302BC0E" w16cex:dateUtc="2024-05-17T12:36:00Z"/>
  <w16cex:commentExtensible w16cex:durableId="4B44D828" w16cex:dateUtc="2024-05-14T20:51:00Z"/>
  <w16cex:commentExtensible w16cex:durableId="6AB83BF0" w16cex:dateUtc="2024-05-14T20:54:00Z"/>
  <w16cex:commentExtensible w16cex:durableId="35D1BA80" w16cex:dateUtc="2024-05-14T21:00:00Z"/>
  <w16cex:commentExtensible w16cex:durableId="1263ED64" w16cex:dateUtc="2024-05-14T21: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D211C0" w16cid:durableId="5CDD3495"/>
  <w16cid:commentId w16cid:paraId="565EAE0D" w16cid:durableId="1F17B47D"/>
  <w16cid:commentId w16cid:paraId="12186BB3" w16cid:durableId="174991CE"/>
  <w16cid:commentId w16cid:paraId="73F4782A" w16cid:durableId="694AA0F4"/>
  <w16cid:commentId w16cid:paraId="3F182332" w16cid:durableId="01A98F25"/>
  <w16cid:commentId w16cid:paraId="17AF69E7" w16cid:durableId="1229F9AB"/>
  <w16cid:commentId w16cid:paraId="665D8621" w16cid:durableId="6733C03C"/>
  <w16cid:commentId w16cid:paraId="7F710149" w16cid:durableId="05E267F3"/>
  <w16cid:commentId w16cid:paraId="74CF6472" w16cid:durableId="25FB0DE4"/>
  <w16cid:commentId w16cid:paraId="7E0F2755" w16cid:durableId="36A9BB34"/>
  <w16cid:commentId w16cid:paraId="1E230FDC" w16cid:durableId="5F3AC488"/>
  <w16cid:commentId w16cid:paraId="71900B22" w16cid:durableId="1DE9856D"/>
  <w16cid:commentId w16cid:paraId="51942193" w16cid:durableId="109F4B28"/>
  <w16cid:commentId w16cid:paraId="52904E41" w16cid:durableId="5302BC0E"/>
  <w16cid:commentId w16cid:paraId="710FC727" w16cid:durableId="4B44D828"/>
  <w16cid:commentId w16cid:paraId="625DC56C" w16cid:durableId="6AB83BF0"/>
  <w16cid:commentId w16cid:paraId="54BB2D49" w16cid:durableId="35D1BA80"/>
  <w16cid:commentId w16cid:paraId="34CF4C66" w16cid:durableId="1263ED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rson w15:author="Andrea Basche">
    <w15:presenceInfo w15:providerId="AD" w15:userId="S::abasche2@unl.edu::fa56282e-1468-488a-8523-3187bb5bdf23"/>
  </w15:person>
  <w15:person w15:author="Stefan Gailans">
    <w15:presenceInfo w15:providerId="AD" w15:userId="S::stefan.gailans@practicalfarmers.org::b5648ffc-c51d-4567-9018-03d073167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11E4"/>
    <w:rsid w:val="000369A3"/>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3453"/>
    <w:rsid w:val="000949BF"/>
    <w:rsid w:val="000A15F4"/>
    <w:rsid w:val="000A1EBD"/>
    <w:rsid w:val="000A4743"/>
    <w:rsid w:val="000A4D89"/>
    <w:rsid w:val="000C7806"/>
    <w:rsid w:val="000D30DE"/>
    <w:rsid w:val="000E1579"/>
    <w:rsid w:val="000E7DB5"/>
    <w:rsid w:val="000F180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6E5A"/>
    <w:rsid w:val="001C7591"/>
    <w:rsid w:val="001C7929"/>
    <w:rsid w:val="001D63CE"/>
    <w:rsid w:val="001D7C5C"/>
    <w:rsid w:val="001E6DEB"/>
    <w:rsid w:val="001E6F70"/>
    <w:rsid w:val="001F0B4C"/>
    <w:rsid w:val="001F5FFE"/>
    <w:rsid w:val="001F647D"/>
    <w:rsid w:val="00200D9D"/>
    <w:rsid w:val="00203CB5"/>
    <w:rsid w:val="0020544A"/>
    <w:rsid w:val="00205B7A"/>
    <w:rsid w:val="002133D9"/>
    <w:rsid w:val="00216162"/>
    <w:rsid w:val="00222C4B"/>
    <w:rsid w:val="002254CD"/>
    <w:rsid w:val="00227166"/>
    <w:rsid w:val="00230595"/>
    <w:rsid w:val="002469FE"/>
    <w:rsid w:val="002540FF"/>
    <w:rsid w:val="002554C6"/>
    <w:rsid w:val="002554D1"/>
    <w:rsid w:val="00263F2A"/>
    <w:rsid w:val="00270076"/>
    <w:rsid w:val="0027177D"/>
    <w:rsid w:val="0027207A"/>
    <w:rsid w:val="00276DDA"/>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C7563"/>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5CC1"/>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24B16"/>
    <w:rsid w:val="00632727"/>
    <w:rsid w:val="00632DA9"/>
    <w:rsid w:val="00632E00"/>
    <w:rsid w:val="006355F8"/>
    <w:rsid w:val="00635710"/>
    <w:rsid w:val="006377AD"/>
    <w:rsid w:val="006426D8"/>
    <w:rsid w:val="00647412"/>
    <w:rsid w:val="00650D5D"/>
    <w:rsid w:val="00652FA1"/>
    <w:rsid w:val="00654727"/>
    <w:rsid w:val="0066073B"/>
    <w:rsid w:val="006653A5"/>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A1F5A"/>
    <w:rsid w:val="007B36AC"/>
    <w:rsid w:val="007B505D"/>
    <w:rsid w:val="007B5D82"/>
    <w:rsid w:val="007B6D82"/>
    <w:rsid w:val="007C4855"/>
    <w:rsid w:val="007C6517"/>
    <w:rsid w:val="007C69A9"/>
    <w:rsid w:val="007C6F93"/>
    <w:rsid w:val="007D03A3"/>
    <w:rsid w:val="007D1CDD"/>
    <w:rsid w:val="007D2199"/>
    <w:rsid w:val="007D2CD8"/>
    <w:rsid w:val="007D2F62"/>
    <w:rsid w:val="007D347A"/>
    <w:rsid w:val="007E0B12"/>
    <w:rsid w:val="007E4954"/>
    <w:rsid w:val="007F2DD8"/>
    <w:rsid w:val="0080198F"/>
    <w:rsid w:val="00803795"/>
    <w:rsid w:val="00804663"/>
    <w:rsid w:val="008063AB"/>
    <w:rsid w:val="00814DDD"/>
    <w:rsid w:val="00821D8B"/>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67B5B"/>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37A4"/>
    <w:rsid w:val="009D766B"/>
    <w:rsid w:val="009E5B92"/>
    <w:rsid w:val="009E7155"/>
    <w:rsid w:val="00A017E3"/>
    <w:rsid w:val="00A02CE8"/>
    <w:rsid w:val="00A06BCD"/>
    <w:rsid w:val="00A15848"/>
    <w:rsid w:val="00A20A15"/>
    <w:rsid w:val="00A24B62"/>
    <w:rsid w:val="00A264BD"/>
    <w:rsid w:val="00A30416"/>
    <w:rsid w:val="00A30660"/>
    <w:rsid w:val="00A34416"/>
    <w:rsid w:val="00A42909"/>
    <w:rsid w:val="00A42FCE"/>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392A"/>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07E8A"/>
    <w:rsid w:val="00C1010C"/>
    <w:rsid w:val="00C104F0"/>
    <w:rsid w:val="00C10AAB"/>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2168"/>
    <w:rsid w:val="00E146F0"/>
    <w:rsid w:val="00E238BF"/>
    <w:rsid w:val="00E24957"/>
    <w:rsid w:val="00E263B8"/>
    <w:rsid w:val="00E311F8"/>
    <w:rsid w:val="00E41F04"/>
    <w:rsid w:val="00E4568A"/>
    <w:rsid w:val="00E65BFE"/>
    <w:rsid w:val="00E719B5"/>
    <w:rsid w:val="00E77D87"/>
    <w:rsid w:val="00E838D0"/>
    <w:rsid w:val="00E92560"/>
    <w:rsid w:val="00E934D2"/>
    <w:rsid w:val="00E96628"/>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09E1"/>
    <w:rsid w:val="00F16104"/>
    <w:rsid w:val="00F17C35"/>
    <w:rsid w:val="00F23D40"/>
    <w:rsid w:val="00F278BF"/>
    <w:rsid w:val="00F34564"/>
    <w:rsid w:val="00F358C6"/>
    <w:rsid w:val="00F367C5"/>
    <w:rsid w:val="00F36EEC"/>
    <w:rsid w:val="00F45E9F"/>
    <w:rsid w:val="00F57CCD"/>
    <w:rsid w:val="00F62C5B"/>
    <w:rsid w:val="00F67DEF"/>
    <w:rsid w:val="00F74EB8"/>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character" w:styleId="CommentReference">
    <w:name w:val="annotation reference"/>
    <w:basedOn w:val="DefaultParagraphFont"/>
    <w:uiPriority w:val="99"/>
    <w:semiHidden/>
    <w:unhideWhenUsed/>
    <w:rsid w:val="00F109E1"/>
    <w:rPr>
      <w:sz w:val="16"/>
      <w:szCs w:val="16"/>
    </w:rPr>
  </w:style>
  <w:style w:type="paragraph" w:styleId="CommentText">
    <w:name w:val="annotation text"/>
    <w:basedOn w:val="Normal"/>
    <w:link w:val="CommentTextChar"/>
    <w:uiPriority w:val="99"/>
    <w:unhideWhenUsed/>
    <w:rsid w:val="00F109E1"/>
    <w:rPr>
      <w:sz w:val="20"/>
      <w:szCs w:val="20"/>
    </w:rPr>
  </w:style>
  <w:style w:type="character" w:customStyle="1" w:styleId="CommentTextChar">
    <w:name w:val="Comment Text Char"/>
    <w:basedOn w:val="DefaultParagraphFont"/>
    <w:link w:val="CommentText"/>
    <w:uiPriority w:val="99"/>
    <w:rsid w:val="00F109E1"/>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F109E1"/>
    <w:rPr>
      <w:b/>
      <w:bCs/>
    </w:rPr>
  </w:style>
  <w:style w:type="character" w:customStyle="1" w:styleId="CommentSubjectChar">
    <w:name w:val="Comment Subject Char"/>
    <w:basedOn w:val="CommentTextChar"/>
    <w:link w:val="CommentSubject"/>
    <w:uiPriority w:val="99"/>
    <w:semiHidden/>
    <w:rsid w:val="00F109E1"/>
    <w:rPr>
      <w:rFonts w:ascii="Calibri" w:hAnsi="Calibri" w:cs="Calibri"/>
      <w:b/>
      <w:bCs/>
      <w:kern w:val="0"/>
      <w:sz w:val="20"/>
      <w:szCs w:val="20"/>
    </w:rPr>
  </w:style>
  <w:style w:type="paragraph" w:styleId="Revision">
    <w:name w:val="Revision"/>
    <w:hidden/>
    <w:uiPriority w:val="99"/>
    <w:semiHidden/>
    <w:rsid w:val="00C07E8A"/>
    <w:pPr>
      <w:spacing w:after="0" w:line="240" w:lineRule="auto"/>
    </w:pPr>
    <w:rPr>
      <w:rFonts w:ascii="Calibri" w:hAnsi="Calibri" w:cs="Calibri"/>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racticalfarmers.org/2024/04/the-practical-farmer-spring-2024/" TargetMode="External"/><Relationship Id="rId7" Type="http://schemas.openxmlformats.org/officeDocument/2006/relationships/hyperlink" Target="https://practicalfarmers.sjc1.qualtrics.com/jfe/form/SV_5hDH70vGo25TiqW" TargetMode="External"/><Relationship Id="rId2" Type="http://schemas.openxmlformats.org/officeDocument/2006/relationships/hyperlink" Target="https://practicalfarmers.org/2024/04/putting-soil-to-the-test/" TargetMode="External"/><Relationship Id="rId1" Type="http://schemas.openxmlformats.org/officeDocument/2006/relationships/hyperlink" Target="https://practicalfarmers.org/programs/agricultores-latinos/" TargetMode="External"/><Relationship Id="rId6" Type="http://schemas.openxmlformats.org/officeDocument/2006/relationships/hyperlink" Target="https://practicalfarmers.org/wp-content/uploads/2024/03/PFI2023_AnnualReport_FINAL_forWeb.pdf" TargetMode="External"/><Relationship Id="rId5" Type="http://schemas.openxmlformats.org/officeDocument/2006/relationships/hyperlink" Target="https://practicalfarmers.b-cdn.net/wp-content/uploads/2023/07/PFI2022_CooperatorsProgram_Report_FINAL_ForWeb.pdf" TargetMode="External"/><Relationship Id="rId4" Type="http://schemas.openxmlformats.org/officeDocument/2006/relationships/hyperlink" Target="https://northcentral.sare.org/grants/apply-for-a-grant/research-and-education-grant/"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0" Type="http://schemas.openxmlformats.org/officeDocument/2006/relationships/hyperlink" Target="https://www.nass.usda.gov/Publications/National_Crop_Progress/Terms_and_Definitions/index.php" TargetMode="External"/><Relationship Id="rId4" Type="http://schemas.openxmlformats.org/officeDocument/2006/relationships/webSettings" Target="webSettings.xml"/><Relationship Id="rId9" Type="http://schemas.openxmlformats.org/officeDocument/2006/relationships/hyperlink" Target="https://arxiv.org/abs/2403.1716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2020</TotalTime>
  <Pages>12</Pages>
  <Words>6438</Words>
  <Characters>36699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Nichols</cp:lastModifiedBy>
  <cp:revision>2</cp:revision>
  <dcterms:created xsi:type="dcterms:W3CDTF">2024-05-06T06:23:00Z</dcterms:created>
  <dcterms:modified xsi:type="dcterms:W3CDTF">2024-05-21T16:33:00Z</dcterms:modified>
</cp:coreProperties>
</file>