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1088A5C" w:rsidR="0012423C" w:rsidRDefault="006E637E" w:rsidP="006E637E">
      <w:pPr>
        <w:pStyle w:val="Title"/>
        <w:rPr>
          <w:lang w:val="en-US"/>
        </w:rPr>
      </w:pPr>
      <w:r>
        <w:rPr>
          <w:lang w:val="en-US"/>
        </w:rPr>
        <w:t>Data feminism and agriculture</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76D10002" w:rsidR="000E7DB5" w:rsidRPr="000E7DB5" w:rsidRDefault="000E7DB5" w:rsidP="000E7DB5">
      <w:r>
        <w:rPr>
          <w:color w:val="20124D"/>
          <w:shd w:val="clear" w:color="auto" w:fill="FFFFFF"/>
        </w:rPr>
        <w:t>Agricultural systems a</w:t>
      </w:r>
      <w:r w:rsidRPr="000E7DB5">
        <w:rPr>
          <w:color w:val="20124D"/>
          <w:shd w:val="clear" w:color="auto" w:fill="FFFFFF"/>
        </w:rPr>
        <w:t xml:space="preserve">re a function of complex </w:t>
      </w:r>
      <w:r>
        <w:rPr>
          <w:color w:val="20124D"/>
          <w:shd w:val="clear" w:color="auto" w:fill="FFFFFF"/>
        </w:rPr>
        <w:t xml:space="preserve">institutional </w:t>
      </w:r>
      <w:r w:rsidRPr="000E7DB5">
        <w:rPr>
          <w:color w:val="20124D"/>
          <w:shd w:val="clear" w:color="auto" w:fill="FFFFFF"/>
        </w:rPr>
        <w:t xml:space="preserve">structures that have historically had, and continue to have, power imbalances embedded within them. The </w:t>
      </w:r>
      <w:r w:rsidR="00F8312C">
        <w:rPr>
          <w:color w:val="20124D"/>
          <w:shd w:val="clear" w:color="auto" w:fill="FFFFFF"/>
        </w:rPr>
        <w:t>seven</w:t>
      </w:r>
      <w:r w:rsidRPr="000E7DB5">
        <w:rPr>
          <w:color w:val="20124D"/>
          <w:shd w:val="clear" w:color="auto" w:fill="FFFFFF"/>
        </w:rPr>
        <w:t xml:space="preserve"> principles of data feminism were developed </w:t>
      </w:r>
      <w:r w:rsidR="00F8312C">
        <w:rPr>
          <w:color w:val="20124D"/>
          <w:shd w:val="clear" w:color="auto" w:fill="FFFFFF"/>
        </w:rPr>
        <w:t>for</w:t>
      </w:r>
      <w:r w:rsidRPr="000E7DB5">
        <w:rPr>
          <w:color w:val="20124D"/>
          <w:shd w:val="clear" w:color="auto" w:fill="FFFFFF"/>
        </w:rPr>
        <w:t xml:space="preserve"> data scientists to aid in identifying, examining, and addressing power inequities related to data generation, interpretation, and </w:t>
      </w:r>
      <w:commentRangeStart w:id="0"/>
      <w:r w:rsidRPr="000E7DB5">
        <w:rPr>
          <w:color w:val="20124D"/>
          <w:shd w:val="clear" w:color="auto" w:fill="FFFFFF"/>
        </w:rPr>
        <w:t>dissemination</w:t>
      </w:r>
      <w:commentRangeEnd w:id="0"/>
      <w:r w:rsidR="00C13660">
        <w:rPr>
          <w:rStyle w:val="CommentReference"/>
        </w:rPr>
        <w:commentReference w:id="0"/>
      </w:r>
      <w:r w:rsidRPr="000E7DB5">
        <w:rPr>
          <w:color w:val="20124D"/>
          <w:shd w:val="clear" w:color="auto" w:fill="FFFFFF"/>
        </w:rPr>
        <w:t>. We believe these principles provide an accessible, but under</w:t>
      </w:r>
      <w:r>
        <w:rPr>
          <w:color w:val="20124D"/>
          <w:shd w:val="clear" w:color="auto" w:fill="FFFFFF"/>
        </w:rPr>
        <w:t>-</w:t>
      </w:r>
      <w:r w:rsidRPr="000E7DB5">
        <w:rPr>
          <w:color w:val="20124D"/>
          <w:shd w:val="clear" w:color="auto" w:fill="FFFFFF"/>
        </w:rPr>
        <w:t>utilized framework for helping agricultural researchers understand, acknowledge, and address power inequities</w:t>
      </w:r>
      <w:r w:rsidR="000179DC">
        <w:rPr>
          <w:color w:val="20124D"/>
          <w:shd w:val="clear" w:color="auto" w:fill="FFFFFF"/>
        </w:rPr>
        <w:t xml:space="preserve"> prevalent in our discipline</w:t>
      </w:r>
      <w:r w:rsidRPr="000E7DB5">
        <w:rPr>
          <w:color w:val="20124D"/>
          <w:shd w:val="clear" w:color="auto" w:fill="FFFFFF"/>
        </w:rPr>
        <w:t xml:space="preserve">. </w:t>
      </w:r>
      <w:r>
        <w:rPr>
          <w:lang w:val="en-US"/>
        </w:rPr>
        <w:t xml:space="preserve">Here we present three themes in which we interpret the tenets of data feminism specifically in the context of agricultural research: power, reciprocity, and framing. </w:t>
      </w:r>
      <w:r w:rsidRPr="000E7DB5">
        <w:rPr>
          <w:color w:val="20124D"/>
          <w:shd w:val="clear" w:color="auto" w:fill="FFFFFF"/>
        </w:rPr>
        <w:t>Many researchers already apply these principles in their work, but we hope that providing this explicit framework in an agricultural context will make th</w:t>
      </w:r>
      <w:r w:rsidR="00F8312C">
        <w:rPr>
          <w:color w:val="20124D"/>
          <w:shd w:val="clear" w:color="auto" w:fill="FFFFFF"/>
        </w:rPr>
        <w:t xml:space="preserve">is work </w:t>
      </w:r>
      <w:r w:rsidRPr="000E7DB5">
        <w:rPr>
          <w:color w:val="20124D"/>
          <w:shd w:val="clear" w:color="auto" w:fill="FFFFFF"/>
        </w:rPr>
        <w:t>more intentional, visible, and ubiquitous.</w:t>
      </w:r>
      <w:r w:rsidR="000179DC" w:rsidRPr="000179DC">
        <w:rPr>
          <w:color w:val="20124D"/>
          <w:shd w:val="clear" w:color="auto" w:fill="FFFFFF"/>
        </w:rPr>
        <w:t xml:space="preserve"> </w:t>
      </w:r>
      <w:r w:rsidR="000179DC" w:rsidRPr="000E7DB5">
        <w:rPr>
          <w:color w:val="20124D"/>
          <w:shd w:val="clear" w:color="auto" w:fill="FFFFFF"/>
        </w:rPr>
        <w:t>We posit that applying these principles concomitantly fosters creativity, leading to better outcomes for sustainable agriculture as a whole.</w:t>
      </w:r>
    </w:p>
    <w:p w14:paraId="72E66B1E" w14:textId="77777777" w:rsidR="000E7DB5" w:rsidRDefault="000E7DB5" w:rsidP="009C7EA9">
      <w:pPr>
        <w:rPr>
          <w:lang w:val="en-US"/>
        </w:rPr>
      </w:pPr>
    </w:p>
    <w:p w14:paraId="59F76605" w14:textId="3D82E207" w:rsidR="008D2ECE" w:rsidRPr="00D16F57" w:rsidRDefault="008D2ECE" w:rsidP="00EB106A">
      <w:pPr>
        <w:pStyle w:val="Heading1"/>
        <w:rPr>
          <w:lang w:val="en-US"/>
        </w:rPr>
      </w:pPr>
      <w:r w:rsidRPr="00D16F57">
        <w:rPr>
          <w:lang w:val="en-US"/>
        </w:rPr>
        <w:t>Introduction</w:t>
      </w:r>
    </w:p>
    <w:p w14:paraId="005FE4FE" w14:textId="77777777" w:rsidR="008D2ECE" w:rsidRDefault="0012423C" w:rsidP="00EB106A">
      <w:pPr>
        <w:pStyle w:val="Heading2"/>
        <w:rPr>
          <w:lang w:val="en-US"/>
        </w:rPr>
      </w:pPr>
      <w:r w:rsidRPr="00D16F57">
        <w:rPr>
          <w:lang w:val="en-US"/>
        </w:rPr>
        <w:t xml:space="preserve">Issues and concerns with data </w:t>
      </w:r>
      <w:r w:rsidR="0029406B" w:rsidRPr="00D16F57">
        <w:rPr>
          <w:lang w:val="en-US"/>
        </w:rPr>
        <w:t xml:space="preserve">and power </w:t>
      </w:r>
      <w:r w:rsidRPr="00D16F57">
        <w:rPr>
          <w:lang w:val="en-US"/>
        </w:rPr>
        <w:t>in general</w:t>
      </w:r>
    </w:p>
    <w:p w14:paraId="5884D6EE" w14:textId="58709C3E" w:rsidR="00F8312C" w:rsidRPr="00511C53" w:rsidRDefault="00F75FB2" w:rsidP="00F75FB2">
      <w:pPr>
        <w:rPr>
          <w:i/>
          <w:iCs/>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Issues </w:t>
      </w:r>
      <w:r w:rsidR="00AD588B" w:rsidRPr="00F8312C">
        <w:rPr>
          <w:lang w:val="en-US"/>
        </w:rPr>
        <w:t xml:space="preserve">arise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The emergence of novel issues surrounding data and power has catalyzed the creation of innovative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 new ones will be created (CITE). In a time when human ingenuity is arguably most needed (CITE), th</w:t>
      </w:r>
      <w:r w:rsidR="00F8312C">
        <w:rPr>
          <w:lang w:val="en-US"/>
        </w:rPr>
        <w:t xml:space="preserve">is could further deny </w:t>
      </w:r>
      <w:r w:rsidR="00F8312C" w:rsidRPr="00F8312C">
        <w:rPr>
          <w:lang w:val="en-US"/>
        </w:rPr>
        <w:t xml:space="preserve">vast numbers of people the ability to fully realize their </w:t>
      </w:r>
      <w:r w:rsidR="00F8312C">
        <w:rPr>
          <w:lang w:val="en-US"/>
        </w:rPr>
        <w:t xml:space="preserve">potential </w:t>
      </w:r>
      <w:r w:rsidR="00F8312C" w:rsidRPr="00F8312C">
        <w:rPr>
          <w:lang w:val="en-US"/>
        </w:rPr>
        <w:t>contributions to society</w:t>
      </w:r>
      <w:r w:rsidR="00F8312C">
        <w:rPr>
          <w:lang w:val="en-US"/>
        </w:rPr>
        <w:t xml:space="preserve"> (CITE).</w:t>
      </w:r>
    </w:p>
    <w:p w14:paraId="776EFCED" w14:textId="64495C78" w:rsidR="00511C53" w:rsidRDefault="00F8312C" w:rsidP="00EB106A">
      <w:pPr>
        <w:pStyle w:val="Heading2"/>
        <w:rPr>
          <w:lang w:val="en-US"/>
        </w:rPr>
      </w:pPr>
      <w:r>
        <w:rPr>
          <w:lang w:val="en-US"/>
        </w:rPr>
        <w:t>Technical r</w:t>
      </w:r>
      <w:r w:rsidR="00511C53">
        <w:rPr>
          <w:lang w:val="en-US"/>
        </w:rPr>
        <w:t>esearchers</w:t>
      </w:r>
      <w:r>
        <w:rPr>
          <w:lang w:val="en-US"/>
        </w:rPr>
        <w:t>’</w:t>
      </w:r>
      <w:r w:rsidR="00511C53">
        <w:rPr>
          <w:lang w:val="en-US"/>
        </w:rPr>
        <w:t xml:space="preserve"> </w:t>
      </w:r>
      <w:r>
        <w:rPr>
          <w:lang w:val="en-US"/>
        </w:rPr>
        <w:t>role</w:t>
      </w:r>
    </w:p>
    <w:p w14:paraId="76AD19AB" w14:textId="1C87A276"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(I`CITE)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DC6E86" w:rsidRPr="00F8312C">
        <w:rPr>
          <w:lang w:val="en-US"/>
        </w:rPr>
        <w:t xml:space="preserve">This new awareness has been </w:t>
      </w:r>
      <w:r w:rsidR="00300F8A" w:rsidRPr="00F8312C">
        <w:rPr>
          <w:lang w:val="en-US"/>
        </w:rPr>
        <w:t xml:space="preserve">primarily discussed within </w:t>
      </w:r>
      <w:r w:rsidR="00BC43D6" w:rsidRPr="00F8312C">
        <w:rPr>
          <w:lang w:val="en-US"/>
        </w:rPr>
        <w:t xml:space="preserve">the context of </w:t>
      </w:r>
      <w:r w:rsidR="00300F8A" w:rsidRPr="00F8312C">
        <w:rPr>
          <w:lang w:val="en-US"/>
        </w:rPr>
        <w:t>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power being a particularly salient theme within the agricultural sector, less</w:t>
      </w:r>
      <w:r w:rsidR="006355F8" w:rsidRPr="00F8312C">
        <w:rPr>
          <w:lang w:val="en-US"/>
        </w:rPr>
        <w:t xml:space="preserve"> awareness has been built within the 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7B220617" w14:textId="06DE1CBE" w:rsidR="00492609" w:rsidRDefault="00492609" w:rsidP="00492609">
      <w:pPr>
        <w:pStyle w:val="Heading2"/>
        <w:rPr>
          <w:b/>
          <w:bCs/>
          <w:lang w:val="en-US"/>
        </w:rPr>
      </w:pPr>
      <w:r>
        <w:rPr>
          <w:lang w:val="en-US"/>
        </w:rPr>
        <w:t>Agricultural research</w:t>
      </w:r>
    </w:p>
    <w:p w14:paraId="0B380422" w14:textId="77777777" w:rsidR="0019163D" w:rsidRDefault="0019163D" w:rsidP="00511C53">
      <w:pPr>
        <w:rPr>
          <w:b/>
          <w:bCs/>
          <w:lang w:val="en-US"/>
        </w:rPr>
      </w:pPr>
    </w:p>
    <w:p w14:paraId="5DB2603D" w14:textId="77777777" w:rsidR="00172B03" w:rsidRDefault="00172B03" w:rsidP="00511C53">
      <w:pPr>
        <w:rPr>
          <w:lang w:val="en-US"/>
        </w:rPr>
      </w:pPr>
      <w:r>
        <w:rPr>
          <w:lang w:val="en-US"/>
        </w:rPr>
        <w:t xml:space="preserve">Like all research, agricultural research is built upon data. </w:t>
      </w:r>
    </w:p>
    <w:p w14:paraId="19DEDE54" w14:textId="22E4C966" w:rsidR="00172B03" w:rsidRDefault="00172B03" w:rsidP="00511C53">
      <w:pPr>
        <w:rPr>
          <w:lang w:val="en-US"/>
        </w:rPr>
      </w:pPr>
      <w:r>
        <w:rPr>
          <w:lang w:val="en-US"/>
        </w:rPr>
        <w:t xml:space="preserve">TALK MORE ABOUT HOW PEOPLE HAVE THOUGHT ABOUT DATA ISSUES IN THE PAST IN AG. </w:t>
      </w:r>
    </w:p>
    <w:p w14:paraId="6449C714" w14:textId="77777777" w:rsidR="00172B03" w:rsidRDefault="00172B03" w:rsidP="00511C53">
      <w:pPr>
        <w:rPr>
          <w:lang w:val="en-US"/>
        </w:rPr>
      </w:pPr>
    </w:p>
    <w:p w14:paraId="2D7F4231" w14:textId="6C0A4301" w:rsidR="00493163" w:rsidRPr="00F8312C" w:rsidRDefault="00172B03" w:rsidP="00511C53">
      <w:pPr>
        <w:rPr>
          <w:lang w:val="en-US"/>
        </w:rPr>
      </w:pPr>
      <w:r>
        <w:rPr>
          <w:lang w:val="en-US"/>
        </w:rPr>
        <w:t xml:space="preserve">However, it is only recently, and mostly in the context of ‘big data’ have researchers begun to reflect on ethical issues regularly. </w:t>
      </w:r>
      <w:r w:rsidR="00493163" w:rsidRPr="00F8312C">
        <w:rPr>
          <w:lang w:val="en-US"/>
        </w:rPr>
        <w:t xml:space="preserve">Discussions about </w:t>
      </w:r>
      <w:r w:rsidR="00555F99" w:rsidRPr="00F8312C">
        <w:rPr>
          <w:lang w:val="en-US"/>
        </w:rPr>
        <w:t>‘</w:t>
      </w:r>
      <w:r w:rsidR="00BA5668" w:rsidRPr="00F8312C">
        <w:rPr>
          <w:lang w:val="en-US"/>
        </w:rPr>
        <w:t>b</w:t>
      </w:r>
      <w:r w:rsidR="00230595" w:rsidRPr="00F8312C">
        <w:rPr>
          <w:lang w:val="en-US"/>
        </w:rPr>
        <w:t>ig data</w:t>
      </w:r>
      <w:r w:rsidR="00555F99" w:rsidRPr="00F8312C">
        <w:rPr>
          <w:lang w:val="en-US"/>
        </w:rPr>
        <w:t>’</w:t>
      </w:r>
      <w:r w:rsidR="00230595" w:rsidRPr="00F8312C">
        <w:rPr>
          <w:lang w:val="en-US"/>
        </w:rPr>
        <w:t xml:space="preserve"> </w:t>
      </w:r>
      <w:r w:rsidR="007F2DD8" w:rsidRPr="00F8312C">
        <w:rPr>
          <w:lang w:val="en-US"/>
        </w:rPr>
        <w:t>and</w:t>
      </w:r>
      <w:r w:rsidR="00493163" w:rsidRPr="00F8312C">
        <w:rPr>
          <w:lang w:val="en-US"/>
        </w:rPr>
        <w:t>/</w:t>
      </w:r>
      <w:r w:rsidR="007F2DD8" w:rsidRPr="00F8312C">
        <w:rPr>
          <w:lang w:val="en-US"/>
        </w:rPr>
        <w:t xml:space="preserve">or ‘data science’ </w:t>
      </w:r>
      <w:r w:rsidR="00230595" w:rsidRPr="00F8312C">
        <w:rPr>
          <w:lang w:val="en-US"/>
        </w:rPr>
        <w:t xml:space="preserve">in agriculture </w:t>
      </w:r>
      <w:r w:rsidR="00493163" w:rsidRPr="00F8312C">
        <w:rPr>
          <w:lang w:val="en-US"/>
        </w:rPr>
        <w:t xml:space="preserve">start to appear in the literature in </w:t>
      </w:r>
      <w:r w:rsidR="00F8312C">
        <w:rPr>
          <w:lang w:val="en-US"/>
        </w:rPr>
        <w:t>the 2010s</w:t>
      </w:r>
      <w:r w:rsidR="00D1122F" w:rsidRPr="00F8312C">
        <w:rPr>
          <w:lang w:val="en-US"/>
        </w:rPr>
        <w:t xml:space="preserve">. </w:t>
      </w:r>
      <w:r w:rsidR="00493163" w:rsidRPr="00F8312C">
        <w:rPr>
          <w:lang w:val="en-US"/>
        </w:rPr>
        <w:t xml:space="preserve">Many of the highly cited papers </w:t>
      </w:r>
      <w:r w:rsidR="00D1122F" w:rsidRPr="00F8312C">
        <w:rPr>
          <w:lang w:val="en-US"/>
        </w:rPr>
        <w:t xml:space="preserve">mention </w:t>
      </w:r>
      <w:r w:rsidR="00710000" w:rsidRPr="00F8312C">
        <w:rPr>
          <w:lang w:val="en-US"/>
        </w:rPr>
        <w:t xml:space="preserve">data privacy issues, </w:t>
      </w:r>
      <w:r w:rsidR="00493163" w:rsidRPr="00F8312C">
        <w:rPr>
          <w:lang w:val="en-US"/>
        </w:rPr>
        <w:t xml:space="preserve">but </w:t>
      </w:r>
      <w:r w:rsidR="00793686" w:rsidRPr="00F8312C">
        <w:rPr>
          <w:lang w:val="en-US"/>
        </w:rPr>
        <w:t xml:space="preserve">ethical or </w:t>
      </w:r>
      <w:r w:rsidR="00710000" w:rsidRPr="00F8312C">
        <w:rPr>
          <w:lang w:val="en-US"/>
        </w:rPr>
        <w:t>power-related implications</w:t>
      </w:r>
      <w:r w:rsidR="00793686" w:rsidRPr="00F8312C">
        <w:rPr>
          <w:lang w:val="en-US"/>
        </w:rPr>
        <w:t xml:space="preserve"> are </w:t>
      </w:r>
      <w:r w:rsidR="000208F6" w:rsidRPr="00F8312C">
        <w:rPr>
          <w:lang w:val="en-US"/>
        </w:rPr>
        <w:t>not discussed in depth, if at all</w:t>
      </w:r>
      <w:r w:rsidR="006F5955" w:rsidRPr="00F8312C">
        <w:rPr>
          <w:lang w:val="en-US"/>
        </w:rPr>
        <w:t xml:space="preserve">, and to our knowledge little guidance is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5A252D32"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E24957" w:rsidRPr="00F8312C">
        <w:rPr>
          <w:lang w:val="en-US"/>
        </w:rPr>
        <w:t xml:space="preserve">the European principles, is there something from that big meeting that happened </w:t>
      </w:r>
      <w:r w:rsidR="00172B03">
        <w:rPr>
          <w:lang w:val="en-US"/>
        </w:rPr>
        <w:t xml:space="preserve">in the US </w:t>
      </w:r>
      <w:r w:rsidR="00E24957" w:rsidRPr="00F8312C">
        <w:rPr>
          <w:lang w:val="en-US"/>
        </w:rPr>
        <w:t xml:space="preserve">that I’m salty about not being accepted into?).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activists</w:t>
      </w:r>
      <w:del w:id="1" w:author="Stefan Gailans" w:date="2024-04-24T14:52:00Z">
        <w:r w:rsidR="00EC46BD" w:rsidRPr="00F8312C" w:rsidDel="00B83693">
          <w:rPr>
            <w:lang w:val="en-US"/>
          </w:rPr>
          <w:delText>,</w:delText>
        </w:r>
      </w:del>
      <w:r w:rsidR="00EC46BD" w:rsidRPr="00F8312C">
        <w:rPr>
          <w:lang w:val="en-US"/>
        </w:rPr>
        <w:t xml:space="preserve"> but </w:t>
      </w:r>
      <w:r w:rsidR="00172B03">
        <w:rPr>
          <w:lang w:val="en-US"/>
        </w:rPr>
        <w:t>are</w:t>
      </w:r>
      <w:r w:rsidR="00EC46BD" w:rsidRPr="00F8312C">
        <w:rPr>
          <w:lang w:val="en-US"/>
        </w:rPr>
        <w:t xml:space="preserve"> framed 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 xml:space="preserve">may not self-identify as scholar-activists, and scientists </w:t>
      </w:r>
      <w:r w:rsidR="00086D8C" w:rsidRPr="00F8312C">
        <w:rPr>
          <w:lang w:val="en-US"/>
        </w:rPr>
        <w:t>working in the physical science realms may have unique needs with regards to guidance</w:t>
      </w:r>
      <w:r w:rsidR="00172B03">
        <w:rPr>
          <w:lang w:val="en-US"/>
        </w:rPr>
        <w:t xml:space="preserve"> on these topics</w:t>
      </w:r>
      <w:r w:rsidR="00086D8C" w:rsidRPr="00F8312C">
        <w:rPr>
          <w:lang w:val="en-US"/>
        </w:rPr>
        <w:t xml:space="preserve">. </w:t>
      </w:r>
    </w:p>
    <w:p w14:paraId="26164D85" w14:textId="77777777" w:rsidR="00E24957" w:rsidRDefault="00E24957" w:rsidP="00E24957">
      <w:pPr>
        <w:rPr>
          <w:b/>
          <w:bCs/>
          <w:lang w:val="en-US"/>
        </w:rPr>
      </w:pPr>
    </w:p>
    <w:p w14:paraId="2012ABFD" w14:textId="0FAD9BA9"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(D’Ignazio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086D8C" w:rsidRPr="00172B03">
        <w:rPr>
          <w:lang w:val="en-US"/>
        </w:rPr>
        <w:t xml:space="preserve">A recent paper evaluated the United States Department of Agriculture’s National Agricultural Statistics Service data reporting practices through the lens of data feminism, demonstrating the utility of such approaches for fostering creative problem solving in agricultural institutions (Rissing). </w:t>
      </w:r>
    </w:p>
    <w:p w14:paraId="3BB0C2AB" w14:textId="075CC921" w:rsidR="00AB2A8B" w:rsidRDefault="00AB2A8B" w:rsidP="00AB2A8B">
      <w:pPr>
        <w:rPr>
          <w:b/>
          <w:bCs/>
          <w:lang w:val="en-US"/>
        </w:rPr>
      </w:pPr>
    </w:p>
    <w:p w14:paraId="2AEFFCB6" w14:textId="7801D008" w:rsidR="00F83DA2" w:rsidRPr="00172B03" w:rsidRDefault="00FC3C55" w:rsidP="00FC3C55">
      <w:pPr>
        <w:rPr>
          <w:lang w:val="en-US"/>
        </w:rPr>
      </w:pPr>
      <w:r w:rsidRPr="00172B03">
        <w:rPr>
          <w:lang w:val="en-US"/>
        </w:rPr>
        <w:t xml:space="preserve">The goal of this paper is not to reiterate the principles laid out by D’Ignazio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w:t>
      </w:r>
      <w:commentRangeStart w:id="2"/>
      <w:r w:rsidR="00F83DA2">
        <w:rPr>
          <w:lang w:val="en-US"/>
        </w:rPr>
        <w:t xml:space="preserve">umbrella </w:t>
      </w:r>
      <w:commentRangeEnd w:id="2"/>
      <w:r w:rsidR="00906105">
        <w:rPr>
          <w:rStyle w:val="CommentReference"/>
        </w:rPr>
        <w:commentReference w:id="2"/>
      </w:r>
      <w:r w:rsidR="00F83DA2">
        <w:rPr>
          <w:lang w:val="en-US"/>
        </w:rPr>
        <w:t xml:space="preserve">themes of power, reciprocity, and framing. Under each theme, we provide evidence that their consideration leads to more impactful and transformative research outcomes. </w:t>
      </w:r>
    </w:p>
    <w:p w14:paraId="10CB57BE" w14:textId="77777777" w:rsidR="00FC3C55" w:rsidRDefault="00FC3C55" w:rsidP="00511C53">
      <w:pPr>
        <w:rPr>
          <w:b/>
          <w:bCs/>
          <w:lang w:val="en-US"/>
        </w:rPr>
      </w:pPr>
    </w:p>
    <w:p w14:paraId="26DD032E" w14:textId="77777777" w:rsidR="00E4568A" w:rsidRDefault="00E4568A" w:rsidP="00511C53">
      <w:pPr>
        <w:rPr>
          <w:b/>
          <w:bCs/>
          <w:lang w:val="en-US"/>
        </w:rPr>
      </w:pP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385F0957" w14:textId="658C7EF4" w:rsidR="00C9253A" w:rsidRDefault="00C9253A" w:rsidP="00C9253A">
      <w:pPr>
        <w:pStyle w:val="Heading2"/>
        <w:rPr>
          <w:lang w:val="en-US"/>
        </w:rPr>
      </w:pPr>
      <w:r>
        <w:rPr>
          <w:lang w:val="en-US"/>
        </w:rPr>
        <w:t>Historical perspective</w:t>
      </w:r>
    </w:p>
    <w:p w14:paraId="193047F9" w14:textId="5B69C1FD" w:rsidR="00E146F0" w:rsidRPr="00F83DA2"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 invites</w:t>
      </w:r>
      <w:r w:rsidR="00A818B4" w:rsidRPr="00F83DA2">
        <w:rPr>
          <w:lang w:val="en-US"/>
        </w:rPr>
        <w:t xml:space="preserve"> a potential power inequity: </w:t>
      </w:r>
      <w:r w:rsidRPr="00F83DA2">
        <w:rPr>
          <w:lang w:val="en-US"/>
        </w:rPr>
        <w:t xml:space="preserve">those who </w:t>
      </w:r>
      <w:r w:rsidRPr="00F83DA2">
        <w:rPr>
          <w:lang w:val="en-US"/>
        </w:rPr>
        <w:lastRenderedPageBreak/>
        <w:t>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 role in the formation of social classes</w:t>
      </w:r>
      <w:r w:rsidR="00121249" w:rsidRPr="00F83DA2">
        <w:rPr>
          <w:lang w:val="en-US"/>
        </w:rPr>
        <w:t xml:space="preserve">, and in shaping the dynamics of inequities and hierarchies in </w:t>
      </w:r>
      <w:commentRangeStart w:id="3"/>
      <w:r w:rsidR="00121249" w:rsidRPr="00F83DA2">
        <w:rPr>
          <w:lang w:val="en-US"/>
        </w:rPr>
        <w:t>human societies</w:t>
      </w:r>
      <w:r w:rsidR="00A818B4" w:rsidRPr="00F83DA2">
        <w:rPr>
          <w:lang w:val="en-US"/>
        </w:rPr>
        <w:t xml:space="preserve"> </w:t>
      </w:r>
      <w:commentRangeEnd w:id="3"/>
      <w:r w:rsidR="00D544BB">
        <w:rPr>
          <w:rStyle w:val="CommentReference"/>
        </w:rPr>
        <w:commentReference w:id="3"/>
      </w:r>
      <w:r w:rsidR="00A818B4" w:rsidRPr="00F83DA2">
        <w:rPr>
          <w:lang w:val="en-US"/>
        </w:rPr>
        <w:t>(Isett and miller, diamond, against the grain, child, marx). In addition to resource</w:t>
      </w:r>
      <w:r w:rsidR="00F83DA2">
        <w:rPr>
          <w:lang w:val="en-US"/>
        </w:rPr>
        <w:t xml:space="preserve"> requirements</w:t>
      </w:r>
      <w:r w:rsidR="00A818B4" w:rsidRPr="00F83DA2">
        <w:rPr>
          <w:lang w:val="en-US"/>
        </w:rPr>
        <w:t xml:space="preserve">, other </w:t>
      </w:r>
      <w:r w:rsidR="00F83DA2">
        <w:rPr>
          <w:lang w:val="en-US"/>
        </w:rPr>
        <w:t xml:space="preserve">broad </w:t>
      </w:r>
      <w:r w:rsidR="00A818B4" w:rsidRPr="00F83DA2">
        <w:rPr>
          <w:lang w:val="en-US"/>
        </w:rPr>
        <w:t xml:space="preserve">features of agriculture likewise invoke potential power inequities. Farming is </w:t>
      </w:r>
      <w:commentRangeStart w:id="4"/>
      <w:r w:rsidR="00A818B4" w:rsidRPr="00F83DA2">
        <w:rPr>
          <w:lang w:val="en-US"/>
        </w:rPr>
        <w:t>labor-intensive</w:t>
      </w:r>
      <w:commentRangeEnd w:id="4"/>
      <w:r w:rsidR="00A031F6">
        <w:rPr>
          <w:rStyle w:val="CommentReference"/>
        </w:rPr>
        <w:commentReference w:id="4"/>
      </w:r>
      <w:r w:rsidR="00A818B4" w:rsidRPr="00F83DA2">
        <w:rPr>
          <w:lang w:val="en-US"/>
        </w:rPr>
        <w:t>, and therefore invites opportunities for labor exploitation</w:t>
      </w:r>
      <w:r w:rsidR="00276DDA" w:rsidRPr="00F83DA2">
        <w:rPr>
          <w:lang w:val="en-US"/>
        </w:rPr>
        <w:t xml:space="preserve"> (CITE)</w:t>
      </w:r>
      <w:r w:rsidR="00A818B4" w:rsidRPr="00F83DA2">
        <w:rPr>
          <w:lang w:val="en-US"/>
        </w:rPr>
        <w:t xml:space="preserve">; </w:t>
      </w:r>
      <w:r w:rsidR="0008605E" w:rsidRPr="00F83DA2">
        <w:rPr>
          <w:lang w:val="en-US"/>
        </w:rPr>
        <w:t xml:space="preserve">agriculture has large-scale </w:t>
      </w:r>
      <w:r w:rsidR="008673DD" w:rsidRPr="00F83DA2">
        <w:rPr>
          <w:lang w:val="en-US"/>
        </w:rPr>
        <w:t xml:space="preserve">environmental impacts </w:t>
      </w:r>
      <w:r w:rsidR="0008605E" w:rsidRPr="00F83DA2">
        <w:rPr>
          <w:lang w:val="en-US"/>
        </w:rPr>
        <w:t>that</w:t>
      </w:r>
      <w:r w:rsidR="008673DD" w:rsidRPr="00F83DA2">
        <w:rPr>
          <w:lang w:val="en-US"/>
        </w:rPr>
        <w:t xml:space="preserve"> can disproportionately burden certain communities</w:t>
      </w:r>
      <w:r w:rsidR="00276DDA" w:rsidRPr="00F83DA2">
        <w:rPr>
          <w:lang w:val="en-US"/>
        </w:rPr>
        <w:t xml:space="preserve"> (CITE)</w:t>
      </w:r>
      <w:r w:rsidR="008673DD" w:rsidRPr="00F83DA2">
        <w:rPr>
          <w:lang w:val="en-US"/>
        </w:rPr>
        <w:t>;</w:t>
      </w:r>
      <w:r w:rsidR="00A818B4" w:rsidRPr="00F83DA2">
        <w:rPr>
          <w:lang w:val="en-US"/>
        </w:rPr>
        <w:t xml:space="preserve"> </w:t>
      </w:r>
      <w:r w:rsidR="00E146F0" w:rsidRPr="00F83DA2">
        <w:rPr>
          <w:lang w:val="en-US"/>
        </w:rPr>
        <w:t>agricultural interests influence public policies related to land use, taxation, trade, insurance, environmental standards, and subsidies</w:t>
      </w:r>
      <w:r w:rsidR="00276DDA" w:rsidRPr="00F83DA2">
        <w:rPr>
          <w:lang w:val="en-US"/>
        </w:rPr>
        <w:t xml:space="preserve"> (CITE)</w:t>
      </w:r>
      <w:r w:rsidR="00E146F0" w:rsidRPr="00F83DA2">
        <w:rPr>
          <w:lang w:val="en-US"/>
        </w:rPr>
        <w:t>; cultural hegemony built on agriculture legitimizes beliefs about landownership, property rights, stewardship, and dictates which voices are marginalized</w:t>
      </w:r>
      <w:r w:rsidR="00276DDA" w:rsidRPr="00F83DA2">
        <w:rPr>
          <w:lang w:val="en-US"/>
        </w:rPr>
        <w:t xml:space="preserve"> (CITE)</w:t>
      </w:r>
      <w:r w:rsidR="00E146F0" w:rsidRPr="00F83DA2">
        <w:rPr>
          <w:lang w:val="en-US"/>
        </w:rPr>
        <w:t xml:space="preserve">.  </w:t>
      </w:r>
    </w:p>
    <w:p w14:paraId="787E9E15" w14:textId="77777777" w:rsidR="008673DD" w:rsidRPr="00F83DA2" w:rsidRDefault="008673DD" w:rsidP="004B48DF">
      <w:pPr>
        <w:rPr>
          <w:lang w:val="en-US"/>
        </w:rPr>
      </w:pPr>
    </w:p>
    <w:p w14:paraId="485472BE" w14:textId="5A52C8A4" w:rsidR="005522EC" w:rsidRPr="007C4855" w:rsidRDefault="00C83D16" w:rsidP="007C4855">
      <w:pPr>
        <w:pStyle w:val="Heading2"/>
        <w:rPr>
          <w:lang w:val="en-US"/>
        </w:rPr>
      </w:pPr>
      <w:r>
        <w:rPr>
          <w:lang w:val="en-US"/>
        </w:rPr>
        <w:t>M</w:t>
      </w:r>
      <w:r w:rsidR="007C4855">
        <w:rPr>
          <w:lang w:val="en-US"/>
        </w:rPr>
        <w:t xml:space="preserve">odern </w:t>
      </w:r>
      <w:r>
        <w:rPr>
          <w:lang w:val="en-US"/>
        </w:rPr>
        <w:t>expressions</w:t>
      </w:r>
    </w:p>
    <w:p w14:paraId="3AFCC6A5" w14:textId="241E0260" w:rsidR="00AB2A8B" w:rsidRPr="00F83DA2" w:rsidRDefault="00121249" w:rsidP="00121249">
      <w:pPr>
        <w:rPr>
          <w:b/>
          <w:bCs/>
          <w:lang w:val="en-US"/>
        </w:rPr>
      </w:pPr>
      <w:r w:rsidRPr="00F83DA2">
        <w:rPr>
          <w:color w:val="0D0D0D"/>
          <w:shd w:val="clear" w:color="auto" w:fill="FFFFFF"/>
        </w:rPr>
        <w:t xml:space="preserve">The study of how historical legacies of power imbalances manifest today falls under various academic disciplines. While it is important to </w:t>
      </w:r>
      <w:r w:rsidR="007C4855" w:rsidRPr="00F83DA2">
        <w:rPr>
          <w:lang w:val="en-US"/>
        </w:rPr>
        <w:t xml:space="preserve">recognize how modern systems legitimize or challenge historical </w:t>
      </w:r>
      <w:r w:rsidR="00C83D16" w:rsidRPr="00F83DA2">
        <w:rPr>
          <w:lang w:val="en-US"/>
        </w:rPr>
        <w:t xml:space="preserve">power </w:t>
      </w:r>
      <w:r w:rsidR="007C4855" w:rsidRPr="00F83DA2">
        <w:rPr>
          <w:lang w:val="en-US"/>
        </w:rPr>
        <w:t>artifacts</w:t>
      </w:r>
      <w:r w:rsidRPr="00F83DA2">
        <w:rPr>
          <w:lang w:val="en-US"/>
        </w:rPr>
        <w:t>, it</w:t>
      </w:r>
      <w:r w:rsidR="00E92560" w:rsidRPr="00F83DA2">
        <w:rPr>
          <w:lang w:val="en-US"/>
        </w:rPr>
        <w:t xml:space="preserve"> is not reasonable to expect an agricultural scientist to be an expert in these topics</w:t>
      </w:r>
      <w:r w:rsidRPr="00F83DA2">
        <w:rPr>
          <w:lang w:val="en-US"/>
        </w:rPr>
        <w:t xml:space="preserve">. </w:t>
      </w:r>
      <w:r w:rsidR="00F83DA2" w:rsidRPr="00F83DA2">
        <w:rPr>
          <w:lang w:val="en-US"/>
        </w:rPr>
        <w:t>However, c</w:t>
      </w:r>
      <w:r w:rsidR="00AB2A8B" w:rsidRPr="00F83DA2">
        <w:rPr>
          <w:lang w:val="en-US"/>
        </w:rPr>
        <w:t>onceptual tools</w:t>
      </w:r>
      <w:r w:rsidRPr="00F83DA2">
        <w:rPr>
          <w:lang w:val="en-US"/>
        </w:rPr>
        <w:t xml:space="preserve"> such as [give more examples]</w:t>
      </w:r>
      <w:r w:rsidR="00F83DA2" w:rsidRPr="00F83DA2">
        <w:rPr>
          <w:lang w:val="en-US"/>
        </w:rPr>
        <w:t>, and</w:t>
      </w:r>
      <w:r w:rsidRPr="00F83DA2">
        <w:rPr>
          <w:lang w:val="en-US"/>
        </w:rPr>
        <w:t xml:space="preserve"> the matrix of domination (XX)</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AB2A8B" w:rsidRPr="00F83DA2">
        <w:rPr>
          <w:b/>
          <w:bCs/>
          <w:lang w:val="en-US"/>
        </w:rPr>
        <w:t xml:space="preserve"> </w:t>
      </w:r>
    </w:p>
    <w:p w14:paraId="7C17E017" w14:textId="77777777" w:rsidR="00AB2A8B" w:rsidRDefault="00AB2A8B" w:rsidP="00AB2A8B">
      <w:pPr>
        <w:rPr>
          <w:b/>
          <w:bCs/>
          <w:lang w:val="en-US"/>
        </w:rPr>
      </w:pPr>
    </w:p>
    <w:p w14:paraId="12CFF778" w14:textId="77777777" w:rsidR="008673DD" w:rsidRPr="006E637E" w:rsidRDefault="008673DD" w:rsidP="008673DD">
      <w:pPr>
        <w:pStyle w:val="Heading3"/>
        <w:rPr>
          <w:rStyle w:val="Emphasis"/>
          <w:lang w:val="en-US"/>
        </w:rPr>
      </w:pPr>
      <w:r w:rsidRPr="006E637E">
        <w:rPr>
          <w:rStyle w:val="Emphasis"/>
          <w:lang w:val="en-US"/>
        </w:rPr>
        <w:t>Table x. Domains through which power is expressed and experienced (adapted from XX)</w:t>
      </w:r>
    </w:p>
    <w:tbl>
      <w:tblPr>
        <w:tblStyle w:val="TableGrid"/>
        <w:tblW w:w="0" w:type="auto"/>
        <w:tblLook w:val="04A0" w:firstRow="1" w:lastRow="0" w:firstColumn="1" w:lastColumn="0" w:noHBand="0" w:noVBand="1"/>
      </w:tblPr>
      <w:tblGrid>
        <w:gridCol w:w="1625"/>
        <w:gridCol w:w="2879"/>
        <w:gridCol w:w="4221"/>
      </w:tblGrid>
      <w:tr w:rsidR="00C83D16" w14:paraId="1F9F70AA" w14:textId="279841B0" w:rsidTr="00C83D16">
        <w:tc>
          <w:tcPr>
            <w:tcW w:w="1625" w:type="dxa"/>
          </w:tcPr>
          <w:p w14:paraId="4F5582B8" w14:textId="77777777" w:rsidR="00C83D16" w:rsidRDefault="00C83D16" w:rsidP="003229C6">
            <w:pPr>
              <w:rPr>
                <w:b/>
                <w:bCs/>
                <w:lang w:val="en-US"/>
              </w:rPr>
            </w:pPr>
            <w:r>
              <w:rPr>
                <w:b/>
                <w:bCs/>
                <w:lang w:val="en-US"/>
              </w:rPr>
              <w:t>Domains</w:t>
            </w:r>
          </w:p>
        </w:tc>
        <w:tc>
          <w:tcPr>
            <w:tcW w:w="2879" w:type="dxa"/>
          </w:tcPr>
          <w:p w14:paraId="1E84BBAA" w14:textId="77777777" w:rsidR="00C83D16" w:rsidRDefault="00C83D16" w:rsidP="003229C6">
            <w:pPr>
              <w:rPr>
                <w:b/>
                <w:bCs/>
                <w:lang w:val="en-US"/>
              </w:rPr>
            </w:pPr>
            <w:r>
              <w:rPr>
                <w:b/>
                <w:bCs/>
                <w:lang w:val="en-US"/>
              </w:rPr>
              <w:t>Description</w:t>
            </w:r>
          </w:p>
        </w:tc>
        <w:tc>
          <w:tcPr>
            <w:tcW w:w="4221" w:type="dxa"/>
          </w:tcPr>
          <w:p w14:paraId="65203508" w14:textId="7549300E" w:rsidR="00C83D16" w:rsidRPr="002254CD" w:rsidRDefault="00C83D16" w:rsidP="003229C6">
            <w:pPr>
              <w:rPr>
                <w:b/>
                <w:bCs/>
                <w:lang w:val="en-US"/>
              </w:rPr>
            </w:pPr>
            <w:r>
              <w:rPr>
                <w:b/>
                <w:bCs/>
                <w:lang w:val="en-US"/>
              </w:rPr>
              <w:t>Select modern agricultural example</w:t>
            </w:r>
          </w:p>
        </w:tc>
      </w:tr>
      <w:tr w:rsidR="00C83D16" w:rsidRPr="006E637E" w14:paraId="41E6FD4E" w14:textId="459F820A" w:rsidTr="00C83D16">
        <w:tc>
          <w:tcPr>
            <w:tcW w:w="1625" w:type="dxa"/>
          </w:tcPr>
          <w:p w14:paraId="42B1EDCB" w14:textId="77777777" w:rsidR="00C83D16" w:rsidRDefault="00C83D16" w:rsidP="003229C6">
            <w:pPr>
              <w:rPr>
                <w:b/>
                <w:bCs/>
                <w:lang w:val="en-US"/>
              </w:rPr>
            </w:pPr>
            <w:r>
              <w:rPr>
                <w:b/>
                <w:bCs/>
                <w:lang w:val="en-US"/>
              </w:rPr>
              <w:t>Structural domain</w:t>
            </w:r>
          </w:p>
        </w:tc>
        <w:tc>
          <w:tcPr>
            <w:tcW w:w="2879" w:type="dxa"/>
          </w:tcPr>
          <w:p w14:paraId="3EFC5BE3" w14:textId="77777777" w:rsidR="00C83D16" w:rsidRDefault="00C83D16" w:rsidP="003229C6">
            <w:pPr>
              <w:rPr>
                <w:lang w:val="en-US"/>
              </w:rPr>
            </w:pPr>
            <w:r>
              <w:rPr>
                <w:lang w:val="en-US"/>
              </w:rPr>
              <w:t>Organizes distribution of power through laws and policies</w:t>
            </w:r>
          </w:p>
        </w:tc>
        <w:tc>
          <w:tcPr>
            <w:tcW w:w="4221" w:type="dxa"/>
          </w:tcPr>
          <w:p w14:paraId="19D2AA96" w14:textId="4E880458" w:rsidR="00C83D16" w:rsidRDefault="00C83D16" w:rsidP="003229C6">
            <w:pPr>
              <w:rPr>
                <w:lang w:val="en-US"/>
              </w:rPr>
            </w:pPr>
            <w:r>
              <w:rPr>
                <w:lang w:val="en-US"/>
              </w:rPr>
              <w:t>The budgets of the black land grants? The heirship laws in the south?</w:t>
            </w:r>
          </w:p>
        </w:tc>
      </w:tr>
      <w:tr w:rsidR="00C83D16" w:rsidRPr="006E637E" w14:paraId="2F40BFD9" w14:textId="79A03333" w:rsidTr="00C83D16">
        <w:tc>
          <w:tcPr>
            <w:tcW w:w="1625" w:type="dxa"/>
          </w:tcPr>
          <w:p w14:paraId="559077BF" w14:textId="77777777" w:rsidR="00C83D16" w:rsidRPr="007D347A" w:rsidRDefault="00C83D16" w:rsidP="003229C6">
            <w:pPr>
              <w:rPr>
                <w:lang w:val="en-US"/>
              </w:rPr>
            </w:pPr>
            <w:r>
              <w:rPr>
                <w:b/>
                <w:bCs/>
                <w:lang w:val="en-US"/>
              </w:rPr>
              <w:t>Disciplinary domain</w:t>
            </w:r>
          </w:p>
        </w:tc>
        <w:tc>
          <w:tcPr>
            <w:tcW w:w="2879"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221" w:type="dxa"/>
          </w:tcPr>
          <w:p w14:paraId="3FA16F89" w14:textId="594FAC02" w:rsidR="00C83D16" w:rsidRDefault="00C83D16" w:rsidP="003229C6">
            <w:pPr>
              <w:rPr>
                <w:lang w:val="en-US"/>
              </w:rPr>
            </w:pPr>
            <w:r>
              <w:rPr>
                <w:lang w:val="en-US"/>
              </w:rPr>
              <w:t>Pisgah suit about usda resources, the NASS survey issues?</w:t>
            </w:r>
          </w:p>
        </w:tc>
      </w:tr>
      <w:tr w:rsidR="00C83D16" w14:paraId="6AD8ED77" w14:textId="4FFA1E83" w:rsidTr="00C83D16">
        <w:tc>
          <w:tcPr>
            <w:tcW w:w="1625" w:type="dxa"/>
          </w:tcPr>
          <w:p w14:paraId="620CC2F1" w14:textId="77777777" w:rsidR="00C83D16" w:rsidRDefault="00C83D16" w:rsidP="003229C6">
            <w:pPr>
              <w:rPr>
                <w:b/>
                <w:bCs/>
                <w:lang w:val="en-US"/>
              </w:rPr>
            </w:pPr>
            <w:r>
              <w:rPr>
                <w:b/>
                <w:bCs/>
                <w:lang w:val="en-US"/>
              </w:rPr>
              <w:t>Hegemonic domain</w:t>
            </w:r>
          </w:p>
        </w:tc>
        <w:tc>
          <w:tcPr>
            <w:tcW w:w="2879" w:type="dxa"/>
          </w:tcPr>
          <w:p w14:paraId="1E9F92F6" w14:textId="77777777" w:rsidR="00C83D16" w:rsidRDefault="00C83D16" w:rsidP="003229C6">
            <w:pPr>
              <w:rPr>
                <w:b/>
                <w:bCs/>
                <w:lang w:val="en-US"/>
              </w:rPr>
            </w:pPr>
            <w:r>
              <w:rPr>
                <w:lang w:val="en-US"/>
              </w:rPr>
              <w:t>Circulates ideas related to power</w:t>
            </w:r>
          </w:p>
        </w:tc>
        <w:tc>
          <w:tcPr>
            <w:tcW w:w="4221" w:type="dxa"/>
          </w:tcPr>
          <w:p w14:paraId="6AD5A10F" w14:textId="77777777" w:rsidR="00C83D16" w:rsidRDefault="00C83D16" w:rsidP="003229C6">
            <w:pPr>
              <w:rPr>
                <w:lang w:val="en-US"/>
              </w:rPr>
            </w:pPr>
            <w:r>
              <w:rPr>
                <w:lang w:val="en-US"/>
              </w:rPr>
              <w:t>Land Grant Universities extension systems staffed by white men to help white men</w:t>
            </w:r>
          </w:p>
          <w:p w14:paraId="2090B769" w14:textId="77777777" w:rsidR="00C83D16" w:rsidRDefault="00C83D16" w:rsidP="003229C6">
            <w:pPr>
              <w:rPr>
                <w:lang w:val="en-US"/>
              </w:rPr>
            </w:pPr>
            <w:r>
              <w:rPr>
                <w:lang w:val="en-US"/>
              </w:rPr>
              <w:t>Techno-focused solutions</w:t>
            </w:r>
          </w:p>
        </w:tc>
      </w:tr>
      <w:tr w:rsidR="00C83D16" w:rsidRPr="006E637E" w14:paraId="2911CB88" w14:textId="1F2C19B2" w:rsidTr="00C83D16">
        <w:tc>
          <w:tcPr>
            <w:tcW w:w="1625" w:type="dxa"/>
          </w:tcPr>
          <w:p w14:paraId="1F1AE286" w14:textId="77777777" w:rsidR="00C83D16" w:rsidRDefault="00C83D16" w:rsidP="003229C6">
            <w:pPr>
              <w:rPr>
                <w:b/>
                <w:bCs/>
                <w:lang w:val="en-US"/>
              </w:rPr>
            </w:pPr>
            <w:r>
              <w:rPr>
                <w:b/>
                <w:bCs/>
                <w:lang w:val="en-US"/>
              </w:rPr>
              <w:t>Interpersonal domain</w:t>
            </w:r>
          </w:p>
        </w:tc>
        <w:tc>
          <w:tcPr>
            <w:tcW w:w="2879" w:type="dxa"/>
          </w:tcPr>
          <w:p w14:paraId="6570DE8F" w14:textId="77777777" w:rsidR="00C83D16" w:rsidRDefault="00C83D16" w:rsidP="003229C6">
            <w:pPr>
              <w:rPr>
                <w:b/>
                <w:bCs/>
                <w:lang w:val="en-US"/>
              </w:rPr>
            </w:pPr>
            <w:r>
              <w:rPr>
                <w:lang w:val="en-US"/>
              </w:rPr>
              <w:t>Individual experiences, expression, and awareness of power</w:t>
            </w:r>
          </w:p>
        </w:tc>
        <w:tc>
          <w:tcPr>
            <w:tcW w:w="4221" w:type="dxa"/>
          </w:tcPr>
          <w:p w14:paraId="3616F069" w14:textId="3BAF87C9" w:rsidR="00C83D16" w:rsidRDefault="00C83D16" w:rsidP="003229C6">
            <w:pPr>
              <w:rPr>
                <w:lang w:val="en-US"/>
              </w:rPr>
            </w:pPr>
            <w:r>
              <w:rPr>
                <w:lang w:val="en-US"/>
              </w:rPr>
              <w:t>Being a woman doing ag field work paper? Andrea/Angie’s paper?</w:t>
            </w: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EB9C100" w14:textId="492D9A58" w:rsidR="007A1F5A" w:rsidRDefault="00C83D16" w:rsidP="007A1F5A">
      <w:pPr>
        <w:pStyle w:val="Heading2"/>
        <w:rPr>
          <w:lang w:val="en-US"/>
        </w:rPr>
      </w:pPr>
      <w:r>
        <w:rPr>
          <w:lang w:val="en-US"/>
        </w:rPr>
        <w:t>Challenging through research</w:t>
      </w:r>
    </w:p>
    <w:p w14:paraId="7FB697B2" w14:textId="3FC14EE8" w:rsidR="00C83D16" w:rsidRPr="00C83D16" w:rsidRDefault="001F647D" w:rsidP="00C83D16">
      <w:pPr>
        <w:rPr>
          <w:lang w:val="en-US"/>
        </w:rPr>
      </w:pPr>
      <w:r>
        <w:rPr>
          <w:lang w:val="en-US"/>
        </w:rPr>
        <w:t>This is not an all-inclusive list. It is meant to provide inspiration, and to demonstrate it</w:t>
      </w:r>
      <w:del w:id="5" w:author="Stefan Gailans" w:date="2024-04-24T15:05:00Z">
        <w:r w:rsidDel="009A4860">
          <w:rPr>
            <w:lang w:val="en-US"/>
          </w:rPr>
          <w:delText>’</w:delText>
        </w:r>
      </w:del>
      <w:r>
        <w:rPr>
          <w:lang w:val="en-US"/>
        </w:rPr>
        <w:t xml:space="preserve">s utility. </w:t>
      </w:r>
    </w:p>
    <w:p w14:paraId="2A0F02C6" w14:textId="3C81F87E" w:rsidR="00C83D16" w:rsidRDefault="00C83D16" w:rsidP="00C83D16">
      <w:pPr>
        <w:pStyle w:val="Heading3"/>
        <w:rPr>
          <w:rStyle w:val="Heading3Char"/>
        </w:rPr>
      </w:pPr>
      <w:r w:rsidRPr="00C83D16">
        <w:rPr>
          <w:rStyle w:val="Heading3Char"/>
        </w:rPr>
        <w:t>Techn</w:t>
      </w:r>
      <w:r w:rsidR="001F647D">
        <w:rPr>
          <w:rStyle w:val="Heading3Char"/>
        </w:rPr>
        <w:t>ical</w:t>
      </w:r>
      <w:r w:rsidRPr="00C83D16">
        <w:rPr>
          <w:rStyle w:val="Heading3Char"/>
        </w:rPr>
        <w:t xml:space="preserve"> audits</w:t>
      </w:r>
    </w:p>
    <w:p w14:paraId="56F1FC68" w14:textId="54052E09" w:rsidR="001F647D" w:rsidRPr="001F647D" w:rsidRDefault="001F647D" w:rsidP="001F647D">
      <w:r>
        <w:t>Identifying areas of inequities requires domain knowledge...Andrea Rissing’s NASS paper?The Canada soil inequity paper</w:t>
      </w:r>
    </w:p>
    <w:p w14:paraId="4CF2DB32" w14:textId="77777777" w:rsidR="00C83D16" w:rsidRDefault="00C83D16" w:rsidP="00C83D16">
      <w:pPr>
        <w:pStyle w:val="Heading3"/>
        <w:rPr>
          <w:lang w:val="en-US"/>
        </w:rPr>
      </w:pPr>
      <w:r>
        <w:rPr>
          <w:lang w:val="en-US"/>
        </w:rPr>
        <w:t>Listening to and serving the margins</w:t>
      </w:r>
    </w:p>
    <w:p w14:paraId="2BF75920" w14:textId="070C8576" w:rsidR="001F647D" w:rsidRPr="001F647D" w:rsidRDefault="001F647D" w:rsidP="001F647D">
      <w:pPr>
        <w:rPr>
          <w:lang w:val="en-US"/>
        </w:rPr>
      </w:pPr>
      <w:r>
        <w:rPr>
          <w:lang w:val="en-US"/>
        </w:rPr>
        <w:t>Women land owners</w:t>
      </w:r>
      <w:r w:rsidR="005E1D20">
        <w:rPr>
          <w:lang w:val="en-US"/>
        </w:rPr>
        <w:t>, Matt Liebman’s Marsden Farm, Tom Kaspar (</w:t>
      </w:r>
      <w:r w:rsidR="00F83DA2">
        <w:rPr>
          <w:lang w:val="en-US"/>
        </w:rPr>
        <w:t>maybe I’ll cite my podcast!</w:t>
      </w:r>
      <w:r w:rsidR="005E1D20">
        <w:rPr>
          <w:lang w:val="en-US"/>
        </w:rPr>
        <w:t>).</w:t>
      </w:r>
      <w:r w:rsidR="00F83DA2">
        <w:rPr>
          <w:lang w:val="en-US"/>
        </w:rPr>
        <w:t xml:space="preserve"> David might have some examples from the south. </w:t>
      </w:r>
      <w:r w:rsidR="005E1D20">
        <w:rPr>
          <w:lang w:val="en-US"/>
        </w:rPr>
        <w:t xml:space="preserve"> </w:t>
      </w:r>
    </w:p>
    <w:p w14:paraId="7D5DAF8C" w14:textId="4B4AA3F0" w:rsidR="00C83D16" w:rsidRDefault="00C83D16" w:rsidP="00C83D16">
      <w:pPr>
        <w:pStyle w:val="Heading3"/>
        <w:rPr>
          <w:lang w:val="en-US"/>
        </w:rPr>
      </w:pPr>
      <w:r>
        <w:rPr>
          <w:lang w:val="en-US"/>
        </w:rPr>
        <w:t xml:space="preserve">Legitimizing other’s knowledge </w:t>
      </w:r>
      <w:r w:rsidR="005E1D20">
        <w:rPr>
          <w:lang w:val="en-US"/>
        </w:rPr>
        <w:t>(see Framing as a strength)</w:t>
      </w:r>
    </w:p>
    <w:p w14:paraId="78C6F597" w14:textId="09CF403E" w:rsidR="001F647D" w:rsidRDefault="001F647D" w:rsidP="00C83D16">
      <w:pPr>
        <w:rPr>
          <w:lang w:val="en-US"/>
        </w:rPr>
      </w:pPr>
      <w:r>
        <w:rPr>
          <w:lang w:val="en-US"/>
        </w:rPr>
        <w:t>Disparities between university and farmer field trials (Andrea’s cc thing, Seig Snapp’s thing, Anabelle Laurent’s thing). Stefan’s field workable days, iowa nitrogen project, others</w:t>
      </w:r>
      <w:r w:rsidR="00121249">
        <w:rPr>
          <w:lang w:val="en-US"/>
        </w:rPr>
        <w:t>…</w:t>
      </w:r>
    </w:p>
    <w:p w14:paraId="40A80619" w14:textId="77777777" w:rsidR="001F647D" w:rsidRDefault="001F647D" w:rsidP="00C83D16">
      <w:pPr>
        <w:rPr>
          <w:lang w:val="en-US"/>
        </w:rPr>
      </w:pPr>
    </w:p>
    <w:p w14:paraId="2E565D9C" w14:textId="77777777" w:rsidR="001F647D" w:rsidRDefault="001F647D" w:rsidP="00C83D16">
      <w:pPr>
        <w:rPr>
          <w:lang w:val="en-US"/>
        </w:rPr>
      </w:pPr>
    </w:p>
    <w:p w14:paraId="72F98A57" w14:textId="77777777" w:rsidR="00200D9D" w:rsidRPr="001F647D" w:rsidRDefault="00200D9D" w:rsidP="00676709">
      <w:pPr>
        <w:rPr>
          <w:b/>
          <w:bCs/>
          <w:i/>
          <w:iCs/>
          <w:lang w:val="en-US"/>
        </w:rPr>
      </w:pPr>
    </w:p>
    <w:p w14:paraId="57F3BA9B" w14:textId="4A6610BA" w:rsidR="00027EB8" w:rsidRPr="004B348C" w:rsidRDefault="004B348C" w:rsidP="00676709">
      <w:pPr>
        <w:rPr>
          <w:b/>
          <w:bCs/>
          <w:i/>
          <w:iCs/>
          <w:lang w:val="en-US"/>
        </w:rPr>
      </w:pPr>
      <w:r>
        <w:rPr>
          <w:b/>
          <w:bCs/>
          <w:i/>
          <w:iCs/>
          <w:lang w:val="en-US"/>
        </w:rPr>
        <w:t>Random notes and thoughts, ignore</w:t>
      </w:r>
    </w:p>
    <w:p w14:paraId="17E30553" w14:textId="6F42DF8C" w:rsidR="00027EB8" w:rsidRPr="004B348C" w:rsidRDefault="004B348C" w:rsidP="00676709">
      <w:pPr>
        <w:rPr>
          <w:b/>
          <w:bCs/>
          <w:i/>
          <w:iCs/>
          <w:lang w:val="en-US"/>
        </w:rPr>
      </w:pPr>
      <w:r>
        <w:rPr>
          <w:b/>
          <w:bCs/>
          <w:i/>
          <w:iCs/>
          <w:lang w:val="en-US"/>
        </w:rPr>
        <w:t xml:space="preserve">Future </w:t>
      </w:r>
      <w:r w:rsidR="00027EB8" w:rsidRPr="004B348C">
        <w:rPr>
          <w:b/>
          <w:bCs/>
          <w:i/>
          <w:iCs/>
          <w:lang w:val="en-US"/>
        </w:rPr>
        <w:t xml:space="preserve">NRCS staff </w:t>
      </w:r>
      <w:r w:rsidR="00551E8C" w:rsidRPr="004B348C">
        <w:rPr>
          <w:b/>
          <w:bCs/>
          <w:i/>
          <w:iCs/>
          <w:lang w:val="en-US"/>
        </w:rPr>
        <w:t>are</w:t>
      </w:r>
      <w:r>
        <w:rPr>
          <w:b/>
          <w:bCs/>
          <w:i/>
          <w:iCs/>
          <w:lang w:val="en-US"/>
        </w:rPr>
        <w:t xml:space="preserve"> not trained to think about women as land owners</w:t>
      </w:r>
      <w:r w:rsidR="00551E8C" w:rsidRPr="004B348C">
        <w:rPr>
          <w:b/>
          <w:bCs/>
          <w:i/>
          <w:iCs/>
          <w:lang w:val="en-US"/>
        </w:rPr>
        <w:t xml:space="preserve">. Impacting their education while also understanding women’s conservation needs. </w:t>
      </w:r>
    </w:p>
    <w:p w14:paraId="102F266E" w14:textId="77777777" w:rsidR="00551E8C" w:rsidRPr="004B348C" w:rsidRDefault="00551E8C" w:rsidP="00676709">
      <w:pPr>
        <w:rPr>
          <w:b/>
          <w:bCs/>
          <w:i/>
          <w:iCs/>
          <w:lang w:val="en-US"/>
        </w:rPr>
      </w:pPr>
    </w:p>
    <w:p w14:paraId="2B313BEB" w14:textId="2AB2E8AF" w:rsidR="00551E8C" w:rsidRPr="004B348C" w:rsidRDefault="00FB1DC6" w:rsidP="00676709">
      <w:pPr>
        <w:rPr>
          <w:b/>
          <w:bCs/>
          <w:i/>
          <w:iCs/>
          <w:lang w:val="en-US"/>
        </w:rPr>
      </w:pPr>
      <w:r w:rsidRPr="004B348C">
        <w:rPr>
          <w:b/>
          <w:bCs/>
          <w:i/>
          <w:iCs/>
          <w:lang w:val="en-US"/>
        </w:rPr>
        <w:t xml:space="preserve">Shifting the power to the farmers to collect data that is meaningful to them. </w:t>
      </w:r>
    </w:p>
    <w:p w14:paraId="7468B6A6" w14:textId="4E087425" w:rsidR="00FB1DC6" w:rsidRPr="004B348C" w:rsidRDefault="00FB1DC6" w:rsidP="00676709">
      <w:pPr>
        <w:rPr>
          <w:b/>
          <w:bCs/>
          <w:i/>
          <w:iCs/>
          <w:lang w:val="en-US"/>
        </w:rPr>
      </w:pPr>
      <w:r w:rsidRPr="004B348C">
        <w:rPr>
          <w:b/>
          <w:bCs/>
          <w:i/>
          <w:iCs/>
          <w:lang w:val="en-US"/>
        </w:rPr>
        <w:t xml:space="preserve">Listening to </w:t>
      </w:r>
      <w:r w:rsidR="001A0C93" w:rsidRPr="004B348C">
        <w:rPr>
          <w:b/>
          <w:bCs/>
          <w:i/>
          <w:iCs/>
          <w:lang w:val="en-US"/>
        </w:rPr>
        <w:t xml:space="preserve">minoritized farmers. </w:t>
      </w:r>
    </w:p>
    <w:p w14:paraId="5E28AEFA" w14:textId="77777777" w:rsidR="00A56E52" w:rsidRPr="004B348C" w:rsidRDefault="00A56E52" w:rsidP="00676709">
      <w:pPr>
        <w:rPr>
          <w:b/>
          <w:bCs/>
          <w:i/>
          <w:iCs/>
          <w:lang w:val="en-US"/>
        </w:rPr>
      </w:pPr>
    </w:p>
    <w:p w14:paraId="4BF5FAA9" w14:textId="4F8FE3F3" w:rsidR="00676709" w:rsidRPr="004B348C" w:rsidRDefault="00D71F6C" w:rsidP="00676709">
      <w:pPr>
        <w:rPr>
          <w:b/>
          <w:bCs/>
          <w:i/>
          <w:iCs/>
          <w:lang w:val="en-US"/>
        </w:rPr>
      </w:pPr>
      <w:r w:rsidRPr="004B348C">
        <w:rPr>
          <w:b/>
          <w:bCs/>
          <w:i/>
          <w:iCs/>
          <w:lang w:val="en-US"/>
        </w:rPr>
        <w:t xml:space="preserve">When working </w:t>
      </w:r>
      <w:r w:rsidR="00A56E52" w:rsidRPr="004B348C">
        <w:rPr>
          <w:b/>
          <w:bCs/>
          <w:i/>
          <w:iCs/>
          <w:lang w:val="en-US"/>
        </w:rPr>
        <w:t xml:space="preserve">on an agricultural problem, it is imperative to understand the relations of power </w:t>
      </w:r>
      <w:r w:rsidRPr="004B348C">
        <w:rPr>
          <w:b/>
          <w:bCs/>
          <w:i/>
          <w:iCs/>
          <w:lang w:val="en-US"/>
        </w:rPr>
        <w:t>Who owns land, who manages land, who works the land</w:t>
      </w:r>
    </w:p>
    <w:p w14:paraId="4E442CF0" w14:textId="77777777" w:rsidR="00410950" w:rsidRPr="004B348C" w:rsidRDefault="00410950" w:rsidP="00676709">
      <w:pPr>
        <w:rPr>
          <w:b/>
          <w:bCs/>
          <w:i/>
          <w:iCs/>
          <w:lang w:val="en-US"/>
        </w:rPr>
      </w:pPr>
    </w:p>
    <w:p w14:paraId="467D5E1C" w14:textId="22632572" w:rsidR="008063AB" w:rsidRPr="004B348C" w:rsidRDefault="00C07160" w:rsidP="00676709">
      <w:pPr>
        <w:rPr>
          <w:b/>
          <w:bCs/>
          <w:i/>
          <w:iCs/>
          <w:lang w:val="en-US"/>
        </w:rPr>
      </w:pPr>
      <w:r w:rsidRPr="004B348C">
        <w:rPr>
          <w:b/>
          <w:bCs/>
          <w:i/>
          <w:iCs/>
          <w:lang w:val="en-US"/>
        </w:rPr>
        <w:t>Identifying who is being minoritized, and amplifying their</w:t>
      </w:r>
      <w:r w:rsidR="00414ABC" w:rsidRPr="004B348C">
        <w:rPr>
          <w:b/>
          <w:bCs/>
          <w:i/>
          <w:iCs/>
          <w:lang w:val="en-US"/>
        </w:rPr>
        <w:t xml:space="preserve"> challenges, their perspectives, and their needs is a baller thing to do. </w:t>
      </w:r>
      <w:r w:rsidR="00782351" w:rsidRPr="004B348C">
        <w:rPr>
          <w:b/>
          <w:bCs/>
          <w:i/>
          <w:iCs/>
          <w:lang w:val="en-US"/>
        </w:rPr>
        <w:t xml:space="preserve">For example, the national narrative in the United States is that land is owned by white men. </w:t>
      </w:r>
      <w:r w:rsidR="00F00ECC" w:rsidRPr="004B348C">
        <w:rPr>
          <w:b/>
          <w:bCs/>
          <w:i/>
          <w:iCs/>
          <w:lang w:val="en-US"/>
        </w:rPr>
        <w:t>Technical audits are useful tools for separating power</w:t>
      </w:r>
      <w:r w:rsidR="009C7B86" w:rsidRPr="004B348C">
        <w:rPr>
          <w:b/>
          <w:bCs/>
          <w:i/>
          <w:iCs/>
          <w:lang w:val="en-US"/>
        </w:rPr>
        <w:t xml:space="preserve"> narratives being . The Midwestern United States </w:t>
      </w:r>
      <w:r w:rsidR="00B543A3" w:rsidRPr="004B348C">
        <w:rPr>
          <w:b/>
          <w:bCs/>
          <w:i/>
          <w:iCs/>
          <w:lang w:val="en-US"/>
        </w:rPr>
        <w:t>contributes</w:t>
      </w:r>
      <w:r w:rsidR="00C74DB4" w:rsidRPr="004B348C">
        <w:rPr>
          <w:b/>
          <w:bCs/>
          <w:i/>
          <w:iCs/>
          <w:lang w:val="en-US"/>
        </w:rPr>
        <w:t xml:space="preserve"> XX of the world’s maize and soybean </w:t>
      </w:r>
      <w:r w:rsidR="00B543A3" w:rsidRPr="004B348C">
        <w:rPr>
          <w:b/>
          <w:bCs/>
          <w:i/>
          <w:iCs/>
          <w:lang w:val="en-US"/>
        </w:rPr>
        <w:t xml:space="preserve">production on a yearly basis, and </w:t>
      </w:r>
      <w:r w:rsidR="0049009F" w:rsidRPr="004B348C">
        <w:rPr>
          <w:b/>
          <w:bCs/>
          <w:i/>
          <w:iCs/>
          <w:lang w:val="en-US"/>
        </w:rPr>
        <w:t xml:space="preserve">contains some of the most productive and expensive arable land in the US. </w:t>
      </w:r>
      <w:r w:rsidR="008063AB" w:rsidRPr="004B348C">
        <w:rPr>
          <w:b/>
          <w:bCs/>
          <w:i/>
          <w:iCs/>
          <w:lang w:val="en-US"/>
        </w:rPr>
        <w:t>A recent estimate showed XX% of this land is owned</w:t>
      </w:r>
      <w:r w:rsidR="003970CF" w:rsidRPr="004B348C">
        <w:rPr>
          <w:b/>
          <w:bCs/>
          <w:i/>
          <w:iCs/>
          <w:lang w:val="en-US"/>
        </w:rPr>
        <w:t xml:space="preserve"> (and an additional </w:t>
      </w:r>
      <w:r w:rsidR="005005CA" w:rsidRPr="004B348C">
        <w:rPr>
          <w:b/>
          <w:bCs/>
          <w:i/>
          <w:iCs/>
          <w:lang w:val="en-US"/>
        </w:rPr>
        <w:t>xx%</w:t>
      </w:r>
      <w:r w:rsidR="008063AB" w:rsidRPr="004B348C">
        <w:rPr>
          <w:b/>
          <w:bCs/>
          <w:i/>
          <w:iCs/>
          <w:lang w:val="en-US"/>
        </w:rPr>
        <w:t xml:space="preserve"> co-owned</w:t>
      </w:r>
      <w:r w:rsidR="003970CF" w:rsidRPr="004B348C">
        <w:rPr>
          <w:b/>
          <w:bCs/>
          <w:i/>
          <w:iCs/>
          <w:lang w:val="en-US"/>
        </w:rPr>
        <w:t>)</w:t>
      </w:r>
      <w:r w:rsidR="008063AB" w:rsidRPr="004B348C">
        <w:rPr>
          <w:b/>
          <w:bCs/>
          <w:i/>
          <w:iCs/>
          <w:lang w:val="en-US"/>
        </w:rPr>
        <w:t xml:space="preserve"> by women (CITE).</w:t>
      </w:r>
      <w:r w:rsidR="003970CF" w:rsidRPr="004B348C">
        <w:rPr>
          <w:b/>
          <w:bCs/>
          <w:i/>
          <w:iCs/>
          <w:lang w:val="en-US"/>
        </w:rPr>
        <w:t xml:space="preserve"> </w:t>
      </w:r>
      <w:r w:rsidR="007B5D82" w:rsidRPr="004B348C">
        <w:rPr>
          <w:b/>
          <w:bCs/>
          <w:i/>
          <w:iCs/>
          <w:lang w:val="en-US"/>
        </w:rPr>
        <w:t xml:space="preserve">In </w:t>
      </w:r>
      <w:r w:rsidR="003970CF" w:rsidRPr="004B348C">
        <w:rPr>
          <w:b/>
          <w:bCs/>
          <w:i/>
          <w:iCs/>
          <w:lang w:val="en-US"/>
        </w:rPr>
        <w:t xml:space="preserve"> XX NASS allowed for more than one person to identify as a farmer</w:t>
      </w:r>
      <w:r w:rsidR="007B5D82" w:rsidRPr="004B348C">
        <w:rPr>
          <w:b/>
          <w:bCs/>
          <w:i/>
          <w:iCs/>
          <w:lang w:val="en-US"/>
        </w:rPr>
        <w:t xml:space="preserve">-operator, data suggested XX% of farm operators were male, </w:t>
      </w:r>
      <w:r w:rsidR="008063AB" w:rsidRPr="004B348C">
        <w:rPr>
          <w:b/>
          <w:bCs/>
          <w:i/>
          <w:iCs/>
          <w:lang w:val="en-US"/>
        </w:rPr>
        <w:t xml:space="preserve"> </w:t>
      </w:r>
      <w:r w:rsidR="00632E00" w:rsidRPr="004B348C">
        <w:rPr>
          <w:b/>
          <w:bCs/>
          <w:i/>
          <w:iCs/>
          <w:lang w:val="en-US"/>
        </w:rPr>
        <w:t xml:space="preserve">Women were not permitted to own land until XX, and </w:t>
      </w:r>
      <w:r w:rsidR="005005CA" w:rsidRPr="004B348C">
        <w:rPr>
          <w:b/>
          <w:bCs/>
          <w:i/>
          <w:iCs/>
          <w:lang w:val="en-US"/>
        </w:rPr>
        <w:t>culturally are often not seen as capable of making farming decisions</w:t>
      </w:r>
    </w:p>
    <w:p w14:paraId="44D32A2C" w14:textId="35E594AD" w:rsidR="0090571F" w:rsidRPr="004B348C" w:rsidRDefault="0090571F" w:rsidP="00676709">
      <w:pPr>
        <w:rPr>
          <w:b/>
          <w:bCs/>
          <w:i/>
          <w:iCs/>
          <w:lang w:val="en-US"/>
        </w:rPr>
      </w:pPr>
      <w:r w:rsidRPr="004B348C">
        <w:rPr>
          <w:b/>
          <w:bCs/>
          <w:i/>
          <w:iCs/>
          <w:lang w:val="en-US"/>
        </w:rPr>
        <w:t xml:space="preserve">Women land-owners </w:t>
      </w:r>
      <w:r w:rsidR="005218F8" w:rsidRPr="004B348C">
        <w:rPr>
          <w:b/>
          <w:bCs/>
          <w:i/>
          <w:iCs/>
          <w:lang w:val="en-US"/>
        </w:rPr>
        <w:t>represent a minoritized group. By using a technical audit to examine power</w:t>
      </w: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189876DA"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(CITE).</w:t>
      </w:r>
      <w:r>
        <w:rPr>
          <w:lang w:val="en-US"/>
        </w:rPr>
        <w:t xml:space="preserve"> 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r w:rsidR="00F367C5" w:rsidRPr="004B348C">
        <w:rPr>
          <w:lang w:val="en-US"/>
        </w:rPr>
        <w:t>igancio’s paper, laila’s, mother daughter stuff, participatory breeding thing</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 xml:space="preserve">), however we feel the researcher-farmer collaboration merits explicit attention.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2030C172" w:rsidR="0038432A" w:rsidRPr="00A06BCD" w:rsidRDefault="003B028F" w:rsidP="003B028F">
      <w:pPr>
        <w:rPr>
          <w:lang w:val="en-US"/>
        </w:rPr>
      </w:pPr>
      <w:r w:rsidRPr="00A06BCD">
        <w:rPr>
          <w:lang w:val="en-US"/>
        </w:rPr>
        <w:t>The context for f</w:t>
      </w:r>
      <w:r w:rsidR="0038432A" w:rsidRPr="00A06BCD">
        <w:rPr>
          <w:lang w:val="en-US"/>
        </w:rPr>
        <w:t xml:space="preserve">armer involvement in research can vary widely. </w:t>
      </w:r>
      <w:r w:rsidR="00A06BCD">
        <w:rPr>
          <w:lang w:val="en-US"/>
        </w:rPr>
        <w:t>For example, a</w:t>
      </w:r>
      <w:r w:rsidR="0038432A" w:rsidRPr="00A06BCD">
        <w:rPr>
          <w:lang w:val="en-US"/>
        </w:rPr>
        <w:t xml:space="preserve"> project may be initiated by a university researcher and the farmer is only expected to contribute land and management of the crop, wherein the research is ‘owned’ by the university</w:t>
      </w:r>
      <w:r w:rsidR="00A06BCD">
        <w:rPr>
          <w:lang w:val="en-US"/>
        </w:rPr>
        <w:t xml:space="preserve"> (cite some of Francis’s work, need to read that book again)</w:t>
      </w:r>
      <w:r w:rsidR="0038432A" w:rsidRPr="00A06BCD">
        <w:rPr>
          <w:lang w:val="en-US"/>
        </w:rPr>
        <w:t xml:space="preserve">. </w:t>
      </w:r>
      <w:r w:rsidR="00A06BCD">
        <w:rPr>
          <w:lang w:val="en-US"/>
        </w:rPr>
        <w:t>In another arrangement, f</w:t>
      </w:r>
      <w:r w:rsidRPr="00A06BCD">
        <w:rPr>
          <w:lang w:val="en-US"/>
        </w:rPr>
        <w:t xml:space="preserve">armers may simply give researchers access to data previously collected on their farms. </w:t>
      </w:r>
      <w:r w:rsidR="00A06BCD">
        <w:rPr>
          <w:lang w:val="en-US"/>
        </w:rPr>
        <w:t>Alternatively, f</w:t>
      </w:r>
      <w:r w:rsidRPr="00A06BCD">
        <w:rPr>
          <w:lang w:val="en-US"/>
        </w:rPr>
        <w:t>armers may initiate a research project</w:t>
      </w:r>
      <w:r w:rsidR="00A06BCD">
        <w:rPr>
          <w:lang w:val="en-US"/>
        </w:rPr>
        <w:t>,</w:t>
      </w:r>
      <w:r w:rsidRPr="00A06BCD">
        <w:rPr>
          <w:lang w:val="en-US"/>
        </w:rPr>
        <w:t xml:space="preserve"> with the researcher contributing coordination or data analysis. R</w:t>
      </w:r>
      <w:r w:rsidR="0038432A" w:rsidRPr="00A06BCD">
        <w:rPr>
          <w:lang w:val="en-US"/>
        </w:rPr>
        <w:t>egardless of the degree of involvement, farmers should be compensated.</w:t>
      </w:r>
      <w:r w:rsidRPr="00A06BCD">
        <w:rPr>
          <w:lang w:val="en-US"/>
        </w:rPr>
        <w:t xml:space="preserve"> The form this compensation takes is particularly germane to this paper’s topic of power. </w:t>
      </w:r>
      <w:r w:rsidR="0038432A" w:rsidRPr="00A06BCD">
        <w:rPr>
          <w:lang w:val="en-US"/>
        </w:rPr>
        <w:t xml:space="preserve"> </w:t>
      </w:r>
    </w:p>
    <w:p w14:paraId="56CAFE2C" w14:textId="77777777" w:rsidR="0038432A" w:rsidRDefault="0038432A" w:rsidP="00D10D16">
      <w:pPr>
        <w:rPr>
          <w:b/>
          <w:bCs/>
          <w:lang w:val="en-US"/>
        </w:rPr>
      </w:pPr>
    </w:p>
    <w:p w14:paraId="2D83E250" w14:textId="19326A24" w:rsidR="00D10D16" w:rsidRPr="00A06BCD" w:rsidRDefault="00D10D16" w:rsidP="00D10D16">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3B028F" w:rsidRPr="00A06BCD">
        <w:rPr>
          <w:lang w:val="en-US"/>
        </w:rPr>
        <w:t xml:space="preserve"> or </w:t>
      </w:r>
      <w:r w:rsidR="00A06BCD">
        <w:rPr>
          <w:lang w:val="en-US"/>
        </w:rPr>
        <w:t>a similarly non-tangible exchange</w:t>
      </w:r>
      <w:r w:rsidR="00A06BCD" w:rsidRPr="00A06BCD">
        <w:rPr>
          <w:lang w:val="en-US"/>
        </w:rPr>
        <w:t xml:space="preserve"> (CITE something, I know this is UC Davis’ mode of action)</w:t>
      </w:r>
      <w:r w:rsidR="003B028F" w:rsidRPr="00A06BCD">
        <w:rPr>
          <w:lang w:val="en-US"/>
        </w:rPr>
        <w:t xml:space="preserve">. </w:t>
      </w:r>
      <w:commentRangeStart w:id="6"/>
      <w:r w:rsidRPr="00A06BCD">
        <w:rPr>
          <w:lang w:val="en-US"/>
        </w:rPr>
        <w:t>This practice is elitist, extractive, disrespectful</w:t>
      </w:r>
      <w:r w:rsidR="0038432A" w:rsidRPr="00A06BCD">
        <w:rPr>
          <w:lang w:val="en-US"/>
        </w:rPr>
        <w:t>, and in the authors’ opinions</w:t>
      </w:r>
      <w:r w:rsidR="003B028F" w:rsidRPr="00A06BCD">
        <w:rPr>
          <w:lang w:val="en-US"/>
        </w:rPr>
        <w:t>,</w:t>
      </w:r>
      <w:r w:rsidR="0038432A" w:rsidRPr="00A06BCD">
        <w:rPr>
          <w:lang w:val="en-US"/>
        </w:rPr>
        <w:t xml:space="preserve"> unacceptable</w:t>
      </w:r>
      <w:r w:rsidRPr="00A06BCD">
        <w:rPr>
          <w:lang w:val="en-US"/>
        </w:rPr>
        <w:t>.</w:t>
      </w:r>
      <w:commentRangeEnd w:id="6"/>
      <w:r w:rsidR="000B5E6C">
        <w:rPr>
          <w:rStyle w:val="CommentReference"/>
        </w:rPr>
        <w:commentReference w:id="6"/>
      </w:r>
      <w:r w:rsidRPr="00A06BCD">
        <w:rPr>
          <w:lang w:val="en-US"/>
        </w:rPr>
        <w:t xml:space="preserve"> Participating in research projects requires farmers to allocate significant time, resources, and land for experimentation and coordination of data collection. Projects </w:t>
      </w:r>
      <w:r w:rsidR="003B028F" w:rsidRPr="00A06BCD">
        <w:rPr>
          <w:lang w:val="en-US"/>
        </w:rPr>
        <w:t>should</w:t>
      </w:r>
      <w:r w:rsidRPr="00A06BCD">
        <w:rPr>
          <w:lang w:val="en-US"/>
        </w:rPr>
        <w:t xml:space="preserve"> provide tangible compensation that acknowledges the farmer’s investments and sacrifices, ensuring fair </w:t>
      </w:r>
      <w:del w:id="7" w:author="Stefan Gailans" w:date="2024-04-24T15:11:00Z">
        <w:r w:rsidRPr="00A06BCD" w:rsidDel="00BA4E24">
          <w:rPr>
            <w:lang w:val="en-US"/>
          </w:rPr>
          <w:delText xml:space="preserve">renumeration </w:delText>
        </w:r>
      </w:del>
      <w:commentRangeStart w:id="8"/>
      <w:ins w:id="9" w:author="Stefan Gailans" w:date="2024-04-24T15:11:00Z">
        <w:r w:rsidR="00BA4E24">
          <w:rPr>
            <w:lang w:val="en-US"/>
          </w:rPr>
          <w:t>re</w:t>
        </w:r>
      </w:ins>
      <w:ins w:id="10" w:author="Stefan Gailans" w:date="2024-04-24T15:12:00Z">
        <w:r w:rsidR="00BA4E24">
          <w:rPr>
            <w:lang w:val="en-US"/>
          </w:rPr>
          <w:t>muneration</w:t>
        </w:r>
      </w:ins>
      <w:commentRangeEnd w:id="8"/>
      <w:ins w:id="11" w:author="Stefan Gailans" w:date="2024-04-24T15:13:00Z">
        <w:r w:rsidR="00511A29">
          <w:rPr>
            <w:rStyle w:val="CommentReference"/>
          </w:rPr>
          <w:commentReference w:id="8"/>
        </w:r>
      </w:ins>
      <w:ins w:id="12" w:author="Stefan Gailans" w:date="2024-04-24T15:11:00Z">
        <w:r w:rsidR="00BA4E24" w:rsidRPr="00A06BCD">
          <w:rPr>
            <w:lang w:val="en-US"/>
          </w:rPr>
          <w:t xml:space="preserve"> </w:t>
        </w:r>
      </w:ins>
      <w:r w:rsidRPr="00A06BCD">
        <w:rPr>
          <w:lang w:val="en-US"/>
        </w:rPr>
        <w:t xml:space="preserve">for their </w:t>
      </w:r>
      <w:r w:rsidR="003B028F" w:rsidRPr="00A06BCD">
        <w:rPr>
          <w:lang w:val="en-US"/>
        </w:rPr>
        <w:t xml:space="preserve">professional </w:t>
      </w:r>
      <w:r w:rsidRPr="00A06BCD">
        <w:rPr>
          <w:lang w:val="en-US"/>
        </w:rPr>
        <w:t xml:space="preserve">contributions to the research process. </w:t>
      </w:r>
      <w:r w:rsidR="002D2290" w:rsidRPr="00A06BCD">
        <w:rPr>
          <w:lang w:val="en-US"/>
        </w:rPr>
        <w:t>Fair compensation</w:t>
      </w:r>
      <w:r w:rsidRPr="00A06BCD">
        <w:rPr>
          <w:lang w:val="en-US"/>
        </w:rPr>
        <w:t xml:space="preserve"> also fosters mutual respect</w:t>
      </w:r>
      <w:del w:id="13" w:author="Stefan Gailans" w:date="2024-04-24T15:14:00Z">
        <w:r w:rsidRPr="00A06BCD" w:rsidDel="00154F62">
          <w:rPr>
            <w:lang w:val="en-US"/>
          </w:rPr>
          <w:delText>,</w:delText>
        </w:r>
      </w:del>
      <w:r w:rsidRPr="00A06BCD">
        <w:rPr>
          <w:lang w:val="en-US"/>
        </w:rPr>
        <w:t xml:space="preserve"> and builds more equitable partnerships that are more likely to be sustained in the long-term. </w:t>
      </w:r>
      <w:r w:rsidR="00A06BCD">
        <w:rPr>
          <w:lang w:val="en-US"/>
        </w:rPr>
        <w:t>Furthermore, 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3A1ECDB3" w14:textId="7A55B1CE" w:rsidR="00A06BCD"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 Since its inception</w:t>
      </w:r>
      <w:r w:rsidR="00A06BCD">
        <w:rPr>
          <w:lang w:val="en-US"/>
        </w:rPr>
        <w:t xml:space="preserve"> in </w:t>
      </w:r>
      <w:del w:id="14" w:author="Stefan Gailans" w:date="2024-04-24T15:14:00Z">
        <w:r w:rsidR="00A06BCD" w:rsidDel="00861C9A">
          <w:rPr>
            <w:lang w:val="en-US"/>
          </w:rPr>
          <w:delText>XX</w:delText>
        </w:r>
      </w:del>
      <w:ins w:id="15" w:author="Stefan Gailans" w:date="2024-04-24T15:14:00Z">
        <w:r w:rsidR="00861C9A">
          <w:rPr>
            <w:lang w:val="en-US"/>
          </w:rPr>
          <w:t>198</w:t>
        </w:r>
      </w:ins>
      <w:ins w:id="16" w:author="Stefan Gailans" w:date="2024-04-24T15:16:00Z">
        <w:r w:rsidR="00057898">
          <w:rPr>
            <w:lang w:val="en-US"/>
          </w:rPr>
          <w:t>5</w:t>
        </w:r>
      </w:ins>
      <w:r w:rsidR="002D2290" w:rsidRPr="00A06BCD">
        <w:rPr>
          <w:lang w:val="en-US"/>
        </w:rPr>
        <w:t xml:space="preserve">, </w:t>
      </w:r>
      <w:r w:rsidR="00A06BCD" w:rsidRPr="00A06BCD">
        <w:rPr>
          <w:lang w:val="en-US"/>
        </w:rPr>
        <w:t>the farmer-</w:t>
      </w:r>
      <w:del w:id="17" w:author="Stefan Gailans" w:date="2024-04-24T15:15:00Z">
        <w:r w:rsidR="00A06BCD" w:rsidRPr="00A06BCD" w:rsidDel="007B49DA">
          <w:rPr>
            <w:lang w:val="en-US"/>
          </w:rPr>
          <w:delText>XX</w:delText>
        </w:r>
      </w:del>
      <w:ins w:id="18" w:author="Stefan Gailans" w:date="2024-04-24T15:15:00Z">
        <w:r w:rsidR="007B49DA">
          <w:rPr>
            <w:lang w:val="en-US"/>
          </w:rPr>
          <w:t>led, non-profit</w:t>
        </w:r>
      </w:ins>
      <w:r w:rsidR="00A06BCD" w:rsidRPr="00A06BCD">
        <w:rPr>
          <w:lang w:val="en-US"/>
        </w:rPr>
        <w:t xml:space="preserve"> group (STEFAN, what is the official category of PFI?) </w:t>
      </w:r>
      <w:r w:rsidR="002D2290" w:rsidRPr="00A06BCD">
        <w:rPr>
          <w:lang w:val="en-US"/>
        </w:rPr>
        <w:t>Practical Farmers of Iowa has incorporated farmer payments in grant proposals, wherein a farmer received a set dollar amount for conducting an on-farm trial, and 1.5 times that amount if the trial included a farm tour open to the public (</w:t>
      </w:r>
      <w:r w:rsidR="009A267D" w:rsidRPr="00A06BCD">
        <w:rPr>
          <w:lang w:val="en-US"/>
        </w:rPr>
        <w:t xml:space="preserve">Liebig paper). </w:t>
      </w:r>
      <w:r w:rsidR="00A06BCD">
        <w:rPr>
          <w:lang w:val="en-US"/>
        </w:rPr>
        <w:t xml:space="preserve">The farmer cooperator program is still in operation after </w:t>
      </w:r>
      <w:del w:id="19" w:author="Stefan Gailans" w:date="2024-04-24T15:16:00Z">
        <w:r w:rsidR="00A06BCD" w:rsidDel="00B70A00">
          <w:rPr>
            <w:lang w:val="en-US"/>
          </w:rPr>
          <w:delText xml:space="preserve">XX </w:delText>
        </w:r>
      </w:del>
      <w:commentRangeStart w:id="20"/>
      <w:ins w:id="21" w:author="Stefan Gailans" w:date="2024-04-24T15:16:00Z">
        <w:r w:rsidR="00B70A00">
          <w:rPr>
            <w:lang w:val="en-US"/>
          </w:rPr>
          <w:t>37</w:t>
        </w:r>
        <w:commentRangeEnd w:id="20"/>
        <w:r w:rsidR="00B70A00">
          <w:rPr>
            <w:rStyle w:val="CommentReference"/>
          </w:rPr>
          <w:commentReference w:id="20"/>
        </w:r>
        <w:r w:rsidR="00B70A00">
          <w:rPr>
            <w:lang w:val="en-US"/>
          </w:rPr>
          <w:t xml:space="preserve"> </w:t>
        </w:r>
      </w:ins>
      <w:r w:rsidR="00A06BCD">
        <w:rPr>
          <w:lang w:val="en-US"/>
        </w:rPr>
        <w:t xml:space="preserve">years, a fact attributed in part to the policy of monetarily compensating farmers for their participation in on-farm research. </w:t>
      </w:r>
    </w:p>
    <w:p w14:paraId="245EC1CD" w14:textId="35D4CA87" w:rsidR="002D2290" w:rsidRPr="00A06BCD" w:rsidRDefault="00A06BCD" w:rsidP="00D10D16">
      <w:pPr>
        <w:rPr>
          <w:lang w:val="en-US"/>
        </w:rPr>
      </w:pPr>
      <w:r>
        <w:rPr>
          <w:lang w:val="en-US"/>
        </w:rPr>
        <w:t xml:space="preserve">There are fair criticisms of using </w:t>
      </w:r>
      <w:r w:rsidR="009A267D" w:rsidRPr="00A06BCD">
        <w:rPr>
          <w:lang w:val="en-US"/>
        </w:rPr>
        <w:t>monetary compensation</w:t>
      </w:r>
      <w:r>
        <w:rPr>
          <w:lang w:val="en-US"/>
        </w:rPr>
        <w:t xml:space="preserve"> for farmer’s collaboration,</w:t>
      </w:r>
      <w:r w:rsidR="009A267D" w:rsidRPr="00A06BCD">
        <w:rPr>
          <w:lang w:val="en-US"/>
        </w:rPr>
        <w:t xml:space="preserve"> include warping of incentives, </w:t>
      </w:r>
      <w:r>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Pr>
          <w:lang w:val="en-US"/>
        </w:rPr>
        <w:t xml:space="preserve">XXX. </w:t>
      </w:r>
    </w:p>
    <w:p w14:paraId="6EFD9576" w14:textId="77777777" w:rsidR="002D2290" w:rsidRDefault="002D2290" w:rsidP="00D10D16">
      <w:pPr>
        <w:rPr>
          <w:b/>
          <w:bCs/>
          <w:lang w:val="en-US"/>
        </w:rPr>
      </w:pPr>
    </w:p>
    <w:p w14:paraId="522CDBC5" w14:textId="04B1D9CD" w:rsidR="006E3048" w:rsidRPr="00A06BCD" w:rsidRDefault="00A06BCD" w:rsidP="006E3048">
      <w:pPr>
        <w:rPr>
          <w:lang w:val="en-US"/>
        </w:rPr>
      </w:pPr>
      <w:r w:rsidRPr="00A06BCD">
        <w:rPr>
          <w:lang w:val="en-US"/>
        </w:rPr>
        <w:t>M</w:t>
      </w:r>
      <w:r w:rsidR="009A267D" w:rsidRPr="00A06BCD">
        <w:rPr>
          <w:lang w:val="en-US"/>
        </w:rPr>
        <w:t xml:space="preserve">onetary </w:t>
      </w:r>
      <w:commentRangeStart w:id="22"/>
      <w:r w:rsidR="009A267D" w:rsidRPr="00A06BCD">
        <w:rPr>
          <w:lang w:val="en-US"/>
        </w:rPr>
        <w:t xml:space="preserve">remuneration </w:t>
      </w:r>
      <w:commentRangeEnd w:id="22"/>
      <w:r w:rsidR="00D40E94">
        <w:rPr>
          <w:rStyle w:val="CommentReference"/>
        </w:rPr>
        <w:commentReference w:id="22"/>
      </w:r>
      <w:r w:rsidR="009A267D" w:rsidRPr="00A06BCD">
        <w:rPr>
          <w:lang w:val="en-US"/>
        </w:rPr>
        <w:t xml:space="preserve">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 xml:space="preserve">In this same vein, the Agroecology Research-Action Collective identifies two practices within the principle of fair resourcing that directly mirror these views – that researchers should provide </w:t>
      </w:r>
      <w:del w:id="23" w:author="Stefan Gailans" w:date="2024-04-24T15:20:00Z">
        <w:r w:rsidR="00FB15D5" w:rsidRPr="00A06BCD" w:rsidDel="00A47059">
          <w:rPr>
            <w:lang w:val="en-US"/>
          </w:rPr>
          <w:delText xml:space="preserve">renumeration </w:delText>
        </w:r>
      </w:del>
      <w:ins w:id="24" w:author="Stefan Gailans" w:date="2024-04-24T15:20:00Z">
        <w:r w:rsidR="00A47059">
          <w:rPr>
            <w:lang w:val="en-US"/>
          </w:rPr>
          <w:t>remuneration</w:t>
        </w:r>
        <w:r w:rsidR="00A47059" w:rsidRPr="00A06BCD">
          <w:rPr>
            <w:lang w:val="en-US"/>
          </w:rPr>
          <w:t xml:space="preserve"> </w:t>
        </w:r>
      </w:ins>
      <w:r w:rsidR="00FB15D5" w:rsidRPr="00A06BCD">
        <w:rPr>
          <w:lang w:val="en-US"/>
        </w:rPr>
        <w:t>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 training opportunities, technical assistance,</w:t>
      </w:r>
      <w:r w:rsidR="00121249" w:rsidRPr="00A06BCD">
        <w:rPr>
          <w:lang w:val="en-US"/>
        </w:rPr>
        <w:t xml:space="preserve"> </w:t>
      </w:r>
      <w:commentRangeStart w:id="25"/>
      <w:r w:rsidR="00121249" w:rsidRPr="00A06BCD">
        <w:rPr>
          <w:lang w:val="en-US"/>
        </w:rPr>
        <w:t>provision of inputs</w:t>
      </w:r>
      <w:commentRangeEnd w:id="25"/>
      <w:r w:rsidR="00FE3E8B">
        <w:rPr>
          <w:rStyle w:val="CommentReference"/>
        </w:rPr>
        <w:commentReference w:id="25"/>
      </w:r>
      <w:r w:rsidR="00121249" w:rsidRPr="00A06BCD">
        <w:rPr>
          <w:lang w:val="en-US"/>
        </w:rPr>
        <w:t>,</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E3048" w:rsidRPr="00A06BCD">
        <w:rPr>
          <w:lang w:val="en-US"/>
        </w:rPr>
        <w:t xml:space="preserve">Arrangements wherein a donation is made on behalf of the farmer as compensation also merit careful </w:t>
      </w:r>
      <w:r w:rsidR="00E311F8" w:rsidRPr="00A06BCD">
        <w:rPr>
          <w:lang w:val="en-US"/>
        </w:rPr>
        <w:t>deliberation</w:t>
      </w:r>
      <w:r w:rsidR="00FE1B8B">
        <w:rPr>
          <w:lang w:val="en-US"/>
        </w:rPr>
        <w:t xml:space="preserve"> (I remember some program that did that…</w:t>
      </w:r>
      <w:commentRangeStart w:id="26"/>
      <w:r w:rsidR="00FE1B8B">
        <w:rPr>
          <w:lang w:val="en-US"/>
        </w:rPr>
        <w:t>PFI may have thought about this</w:t>
      </w:r>
      <w:commentRangeEnd w:id="26"/>
      <w:r w:rsidR="00E86E48">
        <w:rPr>
          <w:rStyle w:val="CommentReference"/>
        </w:rPr>
        <w:commentReference w:id="26"/>
      </w:r>
      <w:r w:rsidR="00FE1B8B">
        <w:rPr>
          <w:lang w:val="en-US"/>
        </w:rPr>
        <w:t>)</w:t>
      </w:r>
      <w:r w:rsidR="006E3048" w:rsidRPr="00A06BCD">
        <w:rPr>
          <w:lang w:val="en-US"/>
        </w:rPr>
        <w:t xml:space="preserve">. Without deep considerations of the context, issues concerning choice and control, transparency, cultural sensitivity, perceived influence, and perceptions of tokenism of this practice may </w:t>
      </w:r>
      <w:r w:rsidR="004E2C6B" w:rsidRPr="00A06BCD">
        <w:rPr>
          <w:lang w:val="en-US"/>
        </w:rPr>
        <w:t xml:space="preserve">undermine good intentions. </w:t>
      </w:r>
    </w:p>
    <w:p w14:paraId="7F0C1BB6" w14:textId="77777777" w:rsidR="00E311F8" w:rsidRPr="00A06BCD" w:rsidRDefault="00E311F8" w:rsidP="006E3048">
      <w:pPr>
        <w:rPr>
          <w:lang w:val="en-US"/>
        </w:rPr>
      </w:pPr>
    </w:p>
    <w:p w14:paraId="49FEABFB" w14:textId="77777777" w:rsidR="00E311F8" w:rsidRPr="00A06BCD" w:rsidRDefault="00E311F8" w:rsidP="006E3048">
      <w:pPr>
        <w:rPr>
          <w:lang w:val="en-US"/>
        </w:rPr>
      </w:pPr>
    </w:p>
    <w:p w14:paraId="605D4376" w14:textId="5A1409FB" w:rsidR="00D10D16" w:rsidRPr="00FE1B8B" w:rsidRDefault="00D10D16" w:rsidP="00D10D16">
      <w:pPr>
        <w:rPr>
          <w:i/>
          <w:iCs/>
          <w:lang w:val="en-US"/>
        </w:rPr>
      </w:pPr>
      <w:r w:rsidRPr="00FE1B8B">
        <w:rPr>
          <w:i/>
          <w:iCs/>
          <w:lang w:val="en-US"/>
        </w:rPr>
        <w:t xml:space="preserve">Public funding sources, and private sources committed to fair and equitable research activities, should </w:t>
      </w:r>
      <w:commentRangeStart w:id="27"/>
      <w:r w:rsidRPr="00FE1B8B">
        <w:rPr>
          <w:i/>
          <w:iCs/>
          <w:lang w:val="en-US"/>
        </w:rPr>
        <w:t xml:space="preserve">explicitly provide funding for monetary compensation of farmers </w:t>
      </w:r>
      <w:commentRangeEnd w:id="27"/>
      <w:r w:rsidR="001473E7">
        <w:rPr>
          <w:rStyle w:val="CommentReference"/>
        </w:rPr>
        <w:commentReference w:id="27"/>
      </w:r>
      <w:r w:rsidRPr="00FE1B8B">
        <w:rPr>
          <w:i/>
          <w:iCs/>
          <w:lang w:val="en-US"/>
        </w:rPr>
        <w:t>and require re</w:t>
      </w:r>
      <w:del w:id="28" w:author="Stefan Gailans" w:date="2024-04-24T15:24:00Z">
        <w:r w:rsidRPr="00FE1B8B" w:rsidDel="00993FC1">
          <w:rPr>
            <w:i/>
            <w:iCs/>
            <w:lang w:val="en-US"/>
          </w:rPr>
          <w:delText>n</w:delText>
        </w:r>
      </w:del>
      <w:ins w:id="29" w:author="Stefan Gailans" w:date="2024-04-24T15:24:00Z">
        <w:r w:rsidR="00993FC1">
          <w:rPr>
            <w:i/>
            <w:iCs/>
            <w:lang w:val="en-US"/>
          </w:rPr>
          <w:t>m</w:t>
        </w:r>
      </w:ins>
      <w:r w:rsidRPr="00FE1B8B">
        <w:rPr>
          <w:i/>
          <w:iCs/>
          <w:lang w:val="en-US"/>
        </w:rPr>
        <w:t>u</w:t>
      </w:r>
      <w:del w:id="30" w:author="Stefan Gailans" w:date="2024-04-24T15:24:00Z">
        <w:r w:rsidRPr="00FE1B8B" w:rsidDel="00993FC1">
          <w:rPr>
            <w:i/>
            <w:iCs/>
            <w:lang w:val="en-US"/>
          </w:rPr>
          <w:delText>m</w:delText>
        </w:r>
      </w:del>
      <w:ins w:id="31" w:author="Stefan Gailans" w:date="2024-04-24T15:24:00Z">
        <w:r w:rsidR="00993FC1">
          <w:rPr>
            <w:i/>
            <w:iCs/>
            <w:lang w:val="en-US"/>
          </w:rPr>
          <w:t>n</w:t>
        </w:r>
      </w:ins>
      <w:r w:rsidRPr="00FE1B8B">
        <w:rPr>
          <w:i/>
          <w:iCs/>
          <w:lang w:val="en-US"/>
        </w:rPr>
        <w:t>eration of farmers for their participation in research projects, xxxx</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11C78CF8" w:rsidR="00D50F2E" w:rsidRDefault="00FB15D5" w:rsidP="00CA2C6E">
      <w:pPr>
        <w:rPr>
          <w:lang w:val="en-US"/>
        </w:rPr>
      </w:pPr>
      <w:r>
        <w:rPr>
          <w:lang w:val="en-US"/>
        </w:rPr>
        <w:t>In addition to fair, preferably m</w:t>
      </w:r>
      <w:r w:rsidR="00C104F0">
        <w:rPr>
          <w:lang w:val="en-US"/>
        </w:rPr>
        <w:t>onetary, compensation</w:t>
      </w:r>
      <w:r w:rsidR="00FE1B8B">
        <w:rPr>
          <w:lang w:val="en-US"/>
        </w:rPr>
        <w:t>,</w:t>
      </w:r>
      <w:r w:rsidR="00C104F0">
        <w:rPr>
          <w:lang w:val="en-US"/>
        </w:rPr>
        <w:t xml:space="preserve"> both researchers and farmers should aim for relationships </w:t>
      </w:r>
      <w:del w:id="32" w:author="Stefan Gailans" w:date="2024-04-24T15:28:00Z">
        <w:r w:rsidR="00C104F0" w:rsidDel="00E14AB7">
          <w:rPr>
            <w:lang w:val="en-US"/>
          </w:rPr>
          <w:delText xml:space="preserve">to build </w:delText>
        </w:r>
      </w:del>
      <w:r w:rsidR="00C104F0">
        <w:rPr>
          <w:lang w:val="en-US"/>
        </w:rPr>
        <w:t xml:space="preserve">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they often lack metrics that help them articulate and measure that success. Building on recommendations made from data feminism</w:t>
      </w:r>
      <w:r w:rsidR="00FE1B8B">
        <w:rPr>
          <w:lang w:val="en-US"/>
        </w:rPr>
        <w:t xml:space="preserve"> (D’Ignazio and Klein XX)</w:t>
      </w:r>
      <w:r w:rsidR="00D50F2E">
        <w:rPr>
          <w:lang w:val="en-US"/>
        </w:rPr>
        <w:t xml:space="preserve">, we suggest the following </w:t>
      </w:r>
      <w:r w:rsidR="00FE1B8B">
        <w:rPr>
          <w:lang w:val="en-US"/>
        </w:rPr>
        <w:t>four</w:t>
      </w:r>
      <w:r w:rsidR="00D50F2E">
        <w:rPr>
          <w:lang w:val="en-US"/>
        </w:rPr>
        <w:t xml:space="preserve"> 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18D59D64" w:rsidR="00D50F2E" w:rsidRDefault="00D50F2E" w:rsidP="00D50F2E">
      <w:pPr>
        <w:pStyle w:val="ListParagraph"/>
        <w:numPr>
          <w:ilvl w:val="0"/>
          <w:numId w:val="10"/>
        </w:numPr>
        <w:rPr>
          <w:lang w:val="en-US"/>
        </w:rPr>
      </w:pPr>
      <w:r>
        <w:rPr>
          <w:lang w:val="en-US"/>
        </w:rPr>
        <w:t>Was trust built?</w:t>
      </w:r>
    </w:p>
    <w:p w14:paraId="73F4D749" w14:textId="76E1945E" w:rsidR="00D50F2E" w:rsidRDefault="00D50F2E" w:rsidP="00D50F2E">
      <w:pPr>
        <w:pStyle w:val="ListParagraph"/>
        <w:numPr>
          <w:ilvl w:val="0"/>
          <w:numId w:val="10"/>
        </w:numPr>
        <w:rPr>
          <w:lang w:val="en-US"/>
        </w:rPr>
      </w:pPr>
      <w:r>
        <w:rPr>
          <w:lang w:val="en-US"/>
        </w:rPr>
        <w:t>Were power and resources shared?</w:t>
      </w:r>
    </w:p>
    <w:p w14:paraId="48066FE3" w14:textId="2FFC693A" w:rsidR="00D50F2E" w:rsidRDefault="00D50F2E" w:rsidP="00D50F2E">
      <w:pPr>
        <w:pStyle w:val="ListParagraph"/>
        <w:numPr>
          <w:ilvl w:val="0"/>
          <w:numId w:val="10"/>
        </w:numPr>
        <w:rPr>
          <w:lang w:val="en-US"/>
        </w:rPr>
      </w:pPr>
      <w:r>
        <w:rPr>
          <w:lang w:val="en-US"/>
        </w:rPr>
        <w:t>Did learning happen in both directions?</w:t>
      </w:r>
    </w:p>
    <w:p w14:paraId="7DE280F9" w14:textId="1E7004BF" w:rsidR="00D50F2E" w:rsidRDefault="00D50F2E" w:rsidP="00D50F2E">
      <w:pPr>
        <w:pStyle w:val="ListParagraph"/>
        <w:numPr>
          <w:ilvl w:val="0"/>
          <w:numId w:val="10"/>
        </w:numPr>
        <w:rPr>
          <w:lang w:val="en-US"/>
        </w:rPr>
      </w:pPr>
      <w:r>
        <w:rPr>
          <w:lang w:val="en-US"/>
        </w:rPr>
        <w:t>Were both entities transformed as a result of the collaboration?</w:t>
      </w:r>
    </w:p>
    <w:p w14:paraId="0A852B05" w14:textId="3797193A"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can help guide activity planning</w:t>
      </w:r>
      <w:del w:id="33" w:author="Stefan Gailans" w:date="2024-04-24T15:29:00Z">
        <w:r w:rsidDel="000873B2">
          <w:rPr>
            <w:lang w:val="en-US"/>
          </w:rPr>
          <w:delText>,</w:delText>
        </w:r>
      </w:del>
      <w:r>
        <w:rPr>
          <w:lang w:val="en-US"/>
        </w:rPr>
        <w:t xml:space="preserve">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6908CB68"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although more difficult to measure,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48E6A15"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ins w:id="34" w:author="Stefan Gailans" w:date="2024-04-24T15:29:00Z">
        <w:r w:rsidR="008A216F">
          <w:rPr>
            <w:lang w:val="en-US"/>
          </w:rPr>
          <w:t>87</w:t>
        </w:r>
      </w:ins>
      <w:del w:id="35" w:author="Stefan Gailans" w:date="2024-04-24T15:29:00Z">
        <w:r w:rsidDel="008A216F">
          <w:rPr>
            <w:lang w:val="en-US"/>
          </w:rPr>
          <w:delText>XX</w:delText>
        </w:r>
      </w:del>
      <w:r>
        <w:rPr>
          <w:lang w:val="en-US"/>
        </w:rPr>
        <w:t xml:space="preserve">. Practical Farmers </w:t>
      </w:r>
      <w:r w:rsidRPr="00FE1B8B">
        <w:rPr>
          <w:i/>
          <w:iCs/>
          <w:lang w:val="en-US"/>
        </w:rPr>
        <w:t xml:space="preserve">…. Stefan can help here. As the program has grown, I think the </w:t>
      </w:r>
      <w:commentRangeStart w:id="36"/>
      <w:r w:rsidRPr="00FE1B8B">
        <w:rPr>
          <w:i/>
          <w:iCs/>
          <w:lang w:val="en-US"/>
        </w:rPr>
        <w:t>evaluations</w:t>
      </w:r>
      <w:commentRangeEnd w:id="36"/>
      <w:r w:rsidR="004E2DFE">
        <w:rPr>
          <w:rStyle w:val="CommentReference"/>
        </w:rPr>
        <w:commentReference w:id="36"/>
      </w:r>
      <w:r w:rsidRPr="00FE1B8B">
        <w:rPr>
          <w:i/>
          <w:iCs/>
          <w:lang w:val="en-US"/>
        </w:rPr>
        <w:t xml:space="preserve"> have likewise grown to include information about the learning, trust, and transformation that was exchanged, and that feedback has been taken very seriously and allowed the program to continually adjust to meet its goals.</w:t>
      </w:r>
      <w:r>
        <w:rPr>
          <w:lang w:val="en-US"/>
        </w:rPr>
        <w:t xml:space="preserve"> Other researchers and entities likely utilize some form of these metrics, but to our knowledge they are not widely employed by granting agencies or at an individual researcher level.  </w:t>
      </w:r>
    </w:p>
    <w:p w14:paraId="035F7928" w14:textId="77777777" w:rsidR="008A169F" w:rsidRDefault="008A169F" w:rsidP="00CA2C6E">
      <w:pPr>
        <w:rPr>
          <w:lang w:val="en-US"/>
        </w:rPr>
      </w:pPr>
    </w:p>
    <w:p w14:paraId="219A1D60" w14:textId="14589F96"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this type of relationships. All relationships contain the potential for power inequities, and intentional examination can lead to better collaborations, regardless of the form. R</w:t>
      </w:r>
      <w:r w:rsidR="008A169F">
        <w:rPr>
          <w:lang w:val="en-US"/>
        </w:rPr>
        <w:t>esearcher-researcher collaborations</w:t>
      </w:r>
      <w:r>
        <w:rPr>
          <w:lang w:val="en-US"/>
        </w:rPr>
        <w:t>, for example, may contain power inequities based on seniority, discipline, perceived prestige, etc</w:t>
      </w:r>
      <w:r w:rsidR="008A169F">
        <w:rPr>
          <w:lang w:val="en-US"/>
        </w:rPr>
        <w:t xml:space="preserve">. </w:t>
      </w:r>
      <w:r w:rsidR="00FE1B8B">
        <w:rPr>
          <w:lang w:val="en-US"/>
        </w:rPr>
        <w:t xml:space="preserve">BLAH BLAH. </w:t>
      </w:r>
    </w:p>
    <w:p w14:paraId="0099F0BD" w14:textId="6FE7999B" w:rsidR="00CC38CF" w:rsidRDefault="00B76E57" w:rsidP="00B76E57">
      <w:pPr>
        <w:pStyle w:val="Heading1"/>
        <w:rPr>
          <w:lang w:val="en-US"/>
        </w:rPr>
      </w:pPr>
      <w:r>
        <w:rPr>
          <w:lang w:val="en-US"/>
        </w:rPr>
        <w:t>Theme 3</w:t>
      </w:r>
      <w:r w:rsidR="002B15C0">
        <w:rPr>
          <w:lang w:val="en-US"/>
        </w:rPr>
        <w:t xml:space="preserve">: </w:t>
      </w:r>
      <w:r w:rsidR="00CC38CF" w:rsidRPr="00D16F57">
        <w:rPr>
          <w:lang w:val="en-US"/>
        </w:rPr>
        <w:t>Framing</w:t>
      </w:r>
      <w:r w:rsidR="00C83D16">
        <w:rPr>
          <w:lang w:val="en-US"/>
        </w:rPr>
        <w:t xml:space="preserve"> as a strength</w:t>
      </w:r>
    </w:p>
    <w:p w14:paraId="4594C23A" w14:textId="52DE91C7" w:rsidR="003D1C2B" w:rsidRDefault="003D1C2B" w:rsidP="003D1C2B">
      <w:pPr>
        <w:rPr>
          <w:lang w:val="en-US"/>
        </w:rPr>
      </w:pPr>
      <w:r>
        <w:rPr>
          <w:lang w:val="en-US"/>
        </w:rPr>
        <w:t xml:space="preserve">Objectivism in science has always been surrounded by rigorous philosophical debates (CITE). However, more recently those debates have expanded outside of the field of philosophy as scholars and activists draw attention to the historical roots of scientific objectivity and its </w:t>
      </w:r>
      <w:r w:rsidR="00FE1B8B">
        <w:rPr>
          <w:lang w:val="en-US"/>
        </w:rPr>
        <w:t>entanglement</w:t>
      </w:r>
      <w:r>
        <w:rPr>
          <w:lang w:val="en-US"/>
        </w:rPr>
        <w:t xml:space="preserve"> with colonialism, racism, and other forms of oppression. </w:t>
      </w:r>
    </w:p>
    <w:p w14:paraId="35FABDB6" w14:textId="77777777" w:rsidR="003D1C2B" w:rsidRDefault="003D1C2B" w:rsidP="003D1C2B">
      <w:pPr>
        <w:rPr>
          <w:lang w:val="en-US"/>
        </w:rPr>
      </w:pPr>
    </w:p>
    <w:p w14:paraId="7D537964" w14:textId="77777777" w:rsidR="001E6DEB" w:rsidRDefault="001E6DEB" w:rsidP="003D1C2B">
      <w:pPr>
        <w:rPr>
          <w:lang w:val="en-US"/>
        </w:rPr>
      </w:pPr>
      <w:r>
        <w:rPr>
          <w:lang w:val="en-US"/>
        </w:rPr>
        <w:t>As a corollary, the acknowledgement of how value systems impact approaches to problems, and perceived solutions has grown. In ‘The Wizard and the Prophet’, a white man explains how two other white men</w:t>
      </w:r>
    </w:p>
    <w:p w14:paraId="62C9FDC9" w14:textId="77777777" w:rsidR="00FE1B8B" w:rsidRDefault="00FE1B8B" w:rsidP="003D1C2B">
      <w:pPr>
        <w:rPr>
          <w:lang w:val="en-US"/>
        </w:rPr>
      </w:pPr>
    </w:p>
    <w:p w14:paraId="502B0D60" w14:textId="71E8E4B5" w:rsidR="00FE1B8B" w:rsidRDefault="00FE1B8B" w:rsidP="003D1C2B">
      <w:pPr>
        <w:rPr>
          <w:lang w:val="en-US"/>
        </w:rPr>
      </w:pPr>
      <w:r w:rsidRPr="00FE1B8B">
        <w:rPr>
          <w:highlight w:val="yellow"/>
          <w:lang w:val="en-US"/>
        </w:rPr>
        <w:t>STOP</w:t>
      </w:r>
    </w:p>
    <w:p w14:paraId="615BDC2D" w14:textId="446A07C7" w:rsidR="008A169F" w:rsidRDefault="008A169F" w:rsidP="003D1C2B">
      <w:pPr>
        <w:rPr>
          <w:lang w:val="en-US"/>
        </w:rPr>
      </w:pPr>
    </w:p>
    <w:p w14:paraId="04A1FAC1" w14:textId="418E4D78" w:rsidR="008A169F" w:rsidRDefault="008A169F" w:rsidP="008A169F">
      <w:pPr>
        <w:pStyle w:val="Heading2"/>
        <w:rPr>
          <w:lang w:val="en-US"/>
        </w:rPr>
      </w:pPr>
      <w:r>
        <w:rPr>
          <w:lang w:val="en-US"/>
        </w:rPr>
        <w:t>XX is the new objectivism</w:t>
      </w:r>
    </w:p>
    <w:p w14:paraId="5D008D6C" w14:textId="05BF088A" w:rsidR="005E1D20" w:rsidRPr="005E1D20" w:rsidRDefault="005E1D20" w:rsidP="005E1D20">
      <w:pPr>
        <w:rPr>
          <w:lang w:val="en-US"/>
        </w:rPr>
      </w:pPr>
      <w:r>
        <w:rPr>
          <w:lang w:val="en-US"/>
        </w:rPr>
        <w:t xml:space="preserve">What is a ‘workable field day’? Let them decide for themselves. </w:t>
      </w:r>
    </w:p>
    <w:p w14:paraId="69C67DD3" w14:textId="77777777" w:rsidR="001E6DEB" w:rsidRDefault="001E6DEB" w:rsidP="003D1C2B">
      <w:pPr>
        <w:rPr>
          <w:lang w:val="en-US"/>
        </w:rPr>
      </w:pPr>
    </w:p>
    <w:p w14:paraId="5C75F67C" w14:textId="5C07500D" w:rsidR="001E6DEB" w:rsidRDefault="001E6DEB" w:rsidP="003D1C2B">
      <w:pPr>
        <w:rPr>
          <w:lang w:val="en-US"/>
        </w:rPr>
      </w:pPr>
      <w:r>
        <w:rPr>
          <w:lang w:val="en-US"/>
        </w:rPr>
        <w:t xml:space="preserve">In , we draw a distinction between ‘biases’ and ‘framings’. </w:t>
      </w:r>
      <w:r w:rsidR="008E3006">
        <w:rPr>
          <w:lang w:val="en-US"/>
        </w:rPr>
        <w:t xml:space="preserve">The life experiences an individual researcher carries with them into their work </w:t>
      </w:r>
    </w:p>
    <w:p w14:paraId="6862DD33" w14:textId="77777777" w:rsidR="00FE1B8B" w:rsidRDefault="00FE1B8B" w:rsidP="003D1C2B">
      <w:pPr>
        <w:rPr>
          <w:lang w:val="en-US"/>
        </w:rPr>
      </w:pPr>
    </w:p>
    <w:p w14:paraId="54003C30" w14:textId="567CCE7A" w:rsidR="00FE1B8B" w:rsidRDefault="00FE1B8B" w:rsidP="003D1C2B">
      <w:pPr>
        <w:rPr>
          <w:lang w:val="en-US"/>
        </w:rPr>
      </w:pPr>
      <w:r>
        <w:rPr>
          <w:lang w:val="en-US"/>
        </w:rPr>
        <w:t xml:space="preserve">Your background frames your work, it does not bias it. </w:t>
      </w: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Uhh this needs help. </w:t>
      </w:r>
    </w:p>
    <w:p w14:paraId="770E28BC" w14:textId="77777777" w:rsidR="001E6DEB" w:rsidRDefault="001E6DEB" w:rsidP="003D1C2B">
      <w:pPr>
        <w:rPr>
          <w:lang w:val="en-US"/>
        </w:rPr>
      </w:pPr>
    </w:p>
    <w:p w14:paraId="606DD0E5" w14:textId="653F2E76" w:rsidR="001E6DEB" w:rsidRDefault="001E6DEB" w:rsidP="003D1C2B">
      <w:pPr>
        <w:rPr>
          <w:lang w:val="en-US"/>
        </w:rPr>
      </w:pPr>
      <w:r>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regards to value systems, and lends us to imagine the insight that would be gained from adding more framings. </w:t>
      </w:r>
    </w:p>
    <w:p w14:paraId="6F9440CB" w14:textId="77777777" w:rsidR="001E6DEB" w:rsidRDefault="001E6DEB" w:rsidP="003D1C2B">
      <w:pPr>
        <w:rPr>
          <w:lang w:val="en-US"/>
        </w:rPr>
      </w:pPr>
    </w:p>
    <w:p w14:paraId="1C333121" w14:textId="77777777" w:rsidR="001E6DEB" w:rsidRDefault="001E6DEB" w:rsidP="003D1C2B">
      <w:pPr>
        <w:rPr>
          <w:rFonts w:ascii="Segoe UI" w:hAnsi="Segoe UI" w:cs="Segoe UI"/>
          <w:color w:val="0D0D0D"/>
          <w:shd w:val="clear" w:color="auto" w:fill="FFFFFF"/>
        </w:rPr>
      </w:pPr>
      <w:r>
        <w:rPr>
          <w:rFonts w:ascii="Segoe UI" w:hAnsi="Segoe UI" w:cs="Segoe UI"/>
          <w:color w:val="0D0D0D"/>
          <w:shd w:val="clear" w:color="auto" w:fill="FFFFFF"/>
        </w:rPr>
        <w:t>"The Wizard and the Prophet" delves into the divergent worldviews of two influential figures in environmental thought, Norman Borlaug and William Vogt, to illustrate how underlying value systems shape individuals' perspectives on solutions to global challenges. Borlaug, the "Wizard," embodies a technocentric worldview that prioritizes technological innovation and human ingenuity as the means to address environmental issues, advocating for intensive agricultural practices and increased food production to sustain a growing population. In contrast, Vogt, the "Prophet," espouses a more ecocentric philosophy, emphasizing the need for conservation, population control, and sustainable living to mitigate environmental degradation and ensure the long-term health of the planet. Through the exploration of these contrasting visions, the book illuminates how personal values and beliefs influence one's approach to problem-solving and underscore the complexities inherent in addressing pressing global issues.</w:t>
      </w:r>
    </w:p>
    <w:p w14:paraId="1185E150" w14:textId="77777777" w:rsidR="001E6DEB" w:rsidRDefault="001E6DEB" w:rsidP="003D1C2B">
      <w:pPr>
        <w:rPr>
          <w:rFonts w:ascii="Segoe UI" w:hAnsi="Segoe UI" w:cs="Segoe UI"/>
          <w:color w:val="0D0D0D"/>
          <w:shd w:val="clear" w:color="auto" w:fill="FFFFFF"/>
        </w:rPr>
      </w:pPr>
    </w:p>
    <w:p w14:paraId="1E20B931" w14:textId="47ECDF0B" w:rsidR="001E6DEB" w:rsidRPr="003D1C2B" w:rsidRDefault="001E6DEB" w:rsidP="003D1C2B">
      <w:pPr>
        <w:rPr>
          <w:lang w:val="en-US"/>
        </w:rPr>
      </w:pPr>
      <w:r>
        <w:rPr>
          <w:rFonts w:ascii="Segoe UI" w:hAnsi="Segoe UI" w:cs="Segoe UI"/>
          <w:color w:val="0D0D0D"/>
          <w:shd w:val="clear" w:color="auto" w:fill="FFFFFF"/>
        </w:rPr>
        <w:t>Charles C. Mann, the author, is a white man, and that both Norman Borlaug and William Vogt, the central figures of the book, are also white men. This lack of diversity in authorship and subject matter has been seen as limiting the range of perspectives presented in the book</w:t>
      </w:r>
      <w:r>
        <w:rPr>
          <w:lang w:val="en-US"/>
        </w:rPr>
        <w:t xml:space="preserve"> </w:t>
      </w:r>
    </w:p>
    <w:p w14:paraId="2613CFD6" w14:textId="7ABD8F1E" w:rsidR="003D1C2B" w:rsidRPr="003D1C2B" w:rsidRDefault="003D1C2B" w:rsidP="003D1C2B">
      <w:pPr>
        <w:rPr>
          <w:i/>
          <w:iCs/>
          <w:lang w:val="en-US"/>
        </w:rPr>
      </w:pPr>
      <w:r w:rsidRPr="003D1C2B">
        <w:rPr>
          <w:rFonts w:ascii="Segoe UI" w:hAnsi="Segoe UI" w:cs="Segoe UI"/>
          <w:i/>
          <w:iCs/>
          <w:color w:val="0D0D0D"/>
          <w:shd w:val="clear" w:color="auto" w:fill="FFFFFF"/>
        </w:rPr>
        <w:t>Scholars and activists have drawn attention to the historical roots of scientific objectivity and its entanglement with colonialism, racism, and other forms of oppression. Reexamining the history of science reveals how certain knowledge systems and perspectives have been marginalized or excluded, prompting a critical reassessment of scientific practices and norms.</w:t>
      </w:r>
    </w:p>
    <w:p w14:paraId="18A92EFB" w14:textId="77777777" w:rsidR="003D1C2B" w:rsidRDefault="003D1C2B" w:rsidP="003D1C2B">
      <w:pPr>
        <w:rPr>
          <w:lang w:val="en-US"/>
        </w:rPr>
      </w:pPr>
    </w:p>
    <w:p w14:paraId="576591BD" w14:textId="79747BF3" w:rsidR="003D1C2B" w:rsidRDefault="003D1C2B" w:rsidP="003D1C2B">
      <w:pPr>
        <w:rPr>
          <w:lang w:val="en-US"/>
        </w:rPr>
      </w:pPr>
      <w:r>
        <w:rPr>
          <w:rFonts w:ascii="Segoe UI" w:hAnsi="Segoe UI" w:cs="Segoe UI"/>
          <w:color w:val="0D0D0D"/>
          <w:shd w:val="clear" w:color="auto" w:fill="FFFFFF"/>
        </w:rPr>
        <w:t>Researchers are encouraged to critically examine their assumptions and biases, engage with diverse perspectives, and communicate their findings transparently. By acknowledging the limitations of scientific objectivity and striving for a more inclusive and reflective approach to knowledge production, scientists can work towards a more robust and socially relevant scientific enterprise.</w:t>
      </w:r>
    </w:p>
    <w:p w14:paraId="6065C9CA" w14:textId="77777777" w:rsidR="003D1C2B" w:rsidRPr="003D1C2B" w:rsidRDefault="003D1C2B" w:rsidP="003D1C2B">
      <w:pPr>
        <w:rPr>
          <w:lang w:val="en-US"/>
        </w:rPr>
      </w:pPr>
    </w:p>
    <w:p w14:paraId="0DEC9B36" w14:textId="69CAF284" w:rsidR="00CC38CF" w:rsidRPr="00D16F57" w:rsidRDefault="00CC38CF" w:rsidP="007C69A9">
      <w:pPr>
        <w:pStyle w:val="ListParagraph"/>
        <w:numPr>
          <w:ilvl w:val="2"/>
          <w:numId w:val="1"/>
        </w:numPr>
        <w:rPr>
          <w:b/>
          <w:bCs/>
          <w:lang w:val="en-US"/>
        </w:rPr>
      </w:pPr>
      <w:r w:rsidRPr="00D16F57">
        <w:rPr>
          <w:b/>
          <w:bCs/>
          <w:lang w:val="en-US"/>
        </w:rPr>
        <w:t>Wizard and the Prophet, they are both demographically very similar, but have very different values and histories that are expressed in their world framing</w:t>
      </w:r>
    </w:p>
    <w:p w14:paraId="7BA301F1" w14:textId="434A5989" w:rsidR="0085121A" w:rsidRPr="00D16F57" w:rsidRDefault="0085121A" w:rsidP="007C69A9">
      <w:pPr>
        <w:pStyle w:val="ListParagraph"/>
        <w:numPr>
          <w:ilvl w:val="3"/>
          <w:numId w:val="1"/>
        </w:numPr>
        <w:rPr>
          <w:b/>
          <w:bCs/>
          <w:lang w:val="en-US"/>
        </w:rPr>
      </w:pPr>
      <w:r w:rsidRPr="00D16F57">
        <w:rPr>
          <w:b/>
          <w:bCs/>
          <w:lang w:val="en-US"/>
        </w:rPr>
        <w:t>No such thing as an objective scientist</w:t>
      </w:r>
    </w:p>
    <w:p w14:paraId="42D6666F" w14:textId="7632221F" w:rsidR="00CC38CF" w:rsidRPr="00D16F57" w:rsidRDefault="00CC38CF" w:rsidP="007C69A9">
      <w:pPr>
        <w:pStyle w:val="ListParagraph"/>
        <w:numPr>
          <w:ilvl w:val="2"/>
          <w:numId w:val="1"/>
        </w:numPr>
        <w:rPr>
          <w:b/>
          <w:bCs/>
          <w:lang w:val="en-US"/>
        </w:rPr>
      </w:pPr>
      <w:r w:rsidRPr="00D16F57">
        <w:rPr>
          <w:b/>
          <w:bCs/>
          <w:lang w:val="en-US"/>
        </w:rPr>
        <w:t>Embrace your framing, it is there whether you acknowledge it or not</w:t>
      </w:r>
    </w:p>
    <w:p w14:paraId="3EACFC45" w14:textId="6ABEB582" w:rsidR="00CC38CF" w:rsidRPr="00D16F57" w:rsidRDefault="00CC38CF" w:rsidP="007C69A9">
      <w:pPr>
        <w:pStyle w:val="ListParagraph"/>
        <w:numPr>
          <w:ilvl w:val="3"/>
          <w:numId w:val="1"/>
        </w:numPr>
        <w:rPr>
          <w:b/>
          <w:bCs/>
          <w:lang w:val="en-US"/>
        </w:rPr>
      </w:pPr>
      <w:r w:rsidRPr="00D16F57">
        <w:rPr>
          <w:b/>
          <w:bCs/>
          <w:lang w:val="en-US"/>
        </w:rPr>
        <w:t xml:space="preserve">Example? Need to think of a good one. </w:t>
      </w:r>
    </w:p>
    <w:p w14:paraId="6DAEA376" w14:textId="7BD9A2F9" w:rsidR="00CC38CF" w:rsidRPr="00D16F57" w:rsidRDefault="00CC38CF" w:rsidP="007C69A9">
      <w:pPr>
        <w:pStyle w:val="ListParagraph"/>
        <w:numPr>
          <w:ilvl w:val="4"/>
          <w:numId w:val="1"/>
        </w:numPr>
        <w:rPr>
          <w:b/>
          <w:bCs/>
          <w:lang w:val="en-US"/>
        </w:rPr>
      </w:pPr>
      <w:r w:rsidRPr="00D16F57">
        <w:rPr>
          <w:b/>
          <w:bCs/>
          <w:lang w:val="en-US"/>
        </w:rPr>
        <w:t xml:space="preserve">Do cover crops </w:t>
      </w:r>
      <w:r w:rsidR="0085121A" w:rsidRPr="00D16F57">
        <w:rPr>
          <w:b/>
          <w:bCs/>
          <w:lang w:val="en-US"/>
        </w:rPr>
        <w:t>reduce</w:t>
      </w:r>
      <w:r w:rsidRPr="00D16F57">
        <w:rPr>
          <w:b/>
          <w:bCs/>
          <w:lang w:val="en-US"/>
        </w:rPr>
        <w:t xml:space="preserve"> weeds?</w:t>
      </w:r>
    </w:p>
    <w:p w14:paraId="007BA7ED" w14:textId="77777777" w:rsidR="0085121A" w:rsidRPr="00D16F57" w:rsidRDefault="00CC38CF" w:rsidP="007C69A9">
      <w:pPr>
        <w:pStyle w:val="ListParagraph"/>
        <w:numPr>
          <w:ilvl w:val="4"/>
          <w:numId w:val="1"/>
        </w:numPr>
        <w:rPr>
          <w:b/>
          <w:bCs/>
          <w:lang w:val="en-US"/>
        </w:rPr>
      </w:pPr>
      <w:r w:rsidRPr="00D16F57">
        <w:rPr>
          <w:b/>
          <w:bCs/>
          <w:lang w:val="en-US"/>
        </w:rPr>
        <w:t xml:space="preserve">Are cover crops </w:t>
      </w:r>
      <w:r w:rsidR="0085121A" w:rsidRPr="00D16F57">
        <w:rPr>
          <w:b/>
          <w:bCs/>
          <w:lang w:val="en-US"/>
        </w:rPr>
        <w:t>as effective at reducing weeds as herbicides?</w:t>
      </w:r>
    </w:p>
    <w:p w14:paraId="1863FD98" w14:textId="76E3C38C" w:rsidR="00CC38CF" w:rsidRPr="00D16F57" w:rsidRDefault="0085121A" w:rsidP="007C69A9">
      <w:pPr>
        <w:pStyle w:val="ListParagraph"/>
        <w:numPr>
          <w:ilvl w:val="4"/>
          <w:numId w:val="1"/>
        </w:numPr>
        <w:rPr>
          <w:b/>
          <w:bCs/>
          <w:lang w:val="en-US"/>
        </w:rPr>
      </w:pPr>
      <w:r w:rsidRPr="00D16F57">
        <w:rPr>
          <w:b/>
          <w:bCs/>
          <w:lang w:val="en-US"/>
        </w:rPr>
        <w:t xml:space="preserve">Different framing, could have same figure, your figure should say why you are including it, what your take-away is. Maybe use PFI? </w:t>
      </w:r>
    </w:p>
    <w:p w14:paraId="61F4E958" w14:textId="7EA7543B" w:rsidR="00CC38CF" w:rsidRDefault="00CC38CF" w:rsidP="002B15C0">
      <w:pPr>
        <w:pStyle w:val="Heading2"/>
        <w:rPr>
          <w:lang w:val="en-US"/>
        </w:rPr>
      </w:pPr>
      <w:r w:rsidRPr="00D16F57">
        <w:rPr>
          <w:lang w:val="en-US"/>
        </w:rPr>
        <w:t>Contextualize</w:t>
      </w:r>
      <w:r w:rsidR="002C7496" w:rsidRPr="00D16F57">
        <w:rPr>
          <w:lang w:val="en-US"/>
        </w:rPr>
        <w:t xml:space="preserve"> (don’t be a big dick data ninja)</w:t>
      </w:r>
    </w:p>
    <w:p w14:paraId="0E7424C3" w14:textId="77777777" w:rsidR="008A169F" w:rsidRDefault="008A169F" w:rsidP="005A00E0">
      <w:pPr>
        <w:rPr>
          <w:lang w:val="en-US"/>
        </w:rPr>
      </w:pPr>
    </w:p>
    <w:p w14:paraId="2428EBBB" w14:textId="5073A54D" w:rsidR="008A169F" w:rsidRDefault="008A169F" w:rsidP="005A00E0">
      <w:pPr>
        <w:rPr>
          <w:lang w:val="en-US"/>
        </w:rPr>
      </w:pPr>
      <w:r>
        <w:rPr>
          <w:lang w:val="en-US"/>
        </w:rPr>
        <w:t xml:space="preserve">On the flip side of this coin, researchers should respect the framings that create data. </w:t>
      </w:r>
    </w:p>
    <w:p w14:paraId="3B7C5D06" w14:textId="77777777" w:rsidR="008A169F" w:rsidRDefault="008A169F" w:rsidP="005A00E0">
      <w:pPr>
        <w:rPr>
          <w:lang w:val="en-US"/>
        </w:rPr>
      </w:pPr>
    </w:p>
    <w:p w14:paraId="41734719" w14:textId="18B2F335" w:rsidR="005A00E0" w:rsidRDefault="00BC0B3E" w:rsidP="005A00E0">
      <w:pPr>
        <w:rPr>
          <w:lang w:val="en-US"/>
        </w:rPr>
      </w:pPr>
      <w:r>
        <w:rPr>
          <w:lang w:val="en-US"/>
        </w:rPr>
        <w:t xml:space="preserve">There are numerous </w:t>
      </w:r>
      <w:r w:rsidR="00BA40EE">
        <w:rPr>
          <w:lang w:val="en-US"/>
        </w:rPr>
        <w:t>initiatives that advocate for free and open sharing of data</w:t>
      </w:r>
      <w:r w:rsidR="00734E6F">
        <w:rPr>
          <w:lang w:val="en-US"/>
        </w:rPr>
        <w:t xml:space="preserve"> generated by governments, </w:t>
      </w:r>
      <w:r w:rsidR="00A20A15">
        <w:rPr>
          <w:lang w:val="en-US"/>
        </w:rPr>
        <w:t xml:space="preserve">industries, and research institutions ((CITE). </w:t>
      </w:r>
      <w:r w:rsidR="00B7371F">
        <w:rPr>
          <w:lang w:val="en-US"/>
        </w:rPr>
        <w:t>The open science movement champions the ethos of transparency, collaboration, and accessibility in scien</w:t>
      </w:r>
      <w:r w:rsidR="006212E1">
        <w:rPr>
          <w:lang w:val="en-US"/>
        </w:rPr>
        <w:t xml:space="preserve">tific </w:t>
      </w:r>
      <w:r w:rsidR="002817B7">
        <w:rPr>
          <w:lang w:val="en-US"/>
        </w:rPr>
        <w:t xml:space="preserve">research; as </w:t>
      </w:r>
      <w:r w:rsidR="006212E1">
        <w:rPr>
          <w:lang w:val="en-US"/>
        </w:rPr>
        <w:t>a corollary</w:t>
      </w:r>
      <w:r w:rsidR="00814DDD">
        <w:rPr>
          <w:lang w:val="en-US"/>
        </w:rPr>
        <w:t xml:space="preserve"> the movement </w:t>
      </w:r>
      <w:r w:rsidR="00BF71EF">
        <w:rPr>
          <w:lang w:val="en-US"/>
        </w:rPr>
        <w:t>promotes</w:t>
      </w:r>
      <w:r w:rsidR="00814DDD">
        <w:rPr>
          <w:lang w:val="en-US"/>
        </w:rPr>
        <w:t xml:space="preserve"> the unrestricted sharing of data (CITE)</w:t>
      </w:r>
      <w:r w:rsidR="001C3EE8">
        <w:rPr>
          <w:lang w:val="en-US"/>
        </w:rPr>
        <w:t xml:space="preserve">. Additionally, there are similar efforts surrounding open government data </w:t>
      </w:r>
      <w:r w:rsidR="00814DDD">
        <w:rPr>
          <w:lang w:val="en-US"/>
        </w:rPr>
        <w:t xml:space="preserve">. </w:t>
      </w:r>
      <w:r w:rsidR="00367CF8">
        <w:rPr>
          <w:lang w:val="en-US"/>
        </w:rPr>
        <w:t xml:space="preserve">Indeed, the sharing of data has facilitated </w:t>
      </w:r>
      <w:r w:rsidR="002E2C68">
        <w:rPr>
          <w:lang w:val="en-US"/>
        </w:rPr>
        <w:t>more efficient use of resources for research</w:t>
      </w:r>
      <w:r w:rsidR="000732A2">
        <w:rPr>
          <w:lang w:val="en-US"/>
        </w:rPr>
        <w:t xml:space="preserve"> through data re-use</w:t>
      </w:r>
      <w:r w:rsidR="004D3EAD">
        <w:rPr>
          <w:lang w:val="en-US"/>
        </w:rPr>
        <w:t xml:space="preserve"> (Piwowar)</w:t>
      </w:r>
      <w:r w:rsidR="00D46EFB">
        <w:rPr>
          <w:lang w:val="en-US"/>
        </w:rPr>
        <w:t>, and</w:t>
      </w:r>
      <w:r w:rsidR="00D21C70">
        <w:rPr>
          <w:lang w:val="en-US"/>
        </w:rPr>
        <w:t xml:space="preserve"> </w:t>
      </w:r>
      <w:r w:rsidR="004D3EAD">
        <w:rPr>
          <w:lang w:val="en-US"/>
        </w:rPr>
        <w:t xml:space="preserve">in some countries </w:t>
      </w:r>
      <w:r w:rsidR="008370B8">
        <w:rPr>
          <w:lang w:val="en-US"/>
        </w:rPr>
        <w:t xml:space="preserve">freely available </w:t>
      </w:r>
      <w:r w:rsidR="004D3EAD">
        <w:rPr>
          <w:lang w:val="en-US"/>
        </w:rPr>
        <w:t xml:space="preserve">governmental data XXX </w:t>
      </w:r>
      <w:r w:rsidR="00D21C70">
        <w:rPr>
          <w:lang w:val="en-US"/>
        </w:rPr>
        <w:t>both public and private entities</w:t>
      </w:r>
      <w:r w:rsidR="00D46EFB">
        <w:rPr>
          <w:lang w:val="en-US"/>
        </w:rPr>
        <w:t xml:space="preserve"> </w:t>
      </w:r>
      <w:r w:rsidR="00D21C70">
        <w:rPr>
          <w:lang w:val="en-US"/>
        </w:rPr>
        <w:t>leverage</w:t>
      </w:r>
      <w:r w:rsidR="00D46EFB">
        <w:rPr>
          <w:lang w:val="en-US"/>
        </w:rPr>
        <w:t xml:space="preserve"> governmental data that is freely available</w:t>
      </w:r>
      <w:r w:rsidR="00D21C70">
        <w:rPr>
          <w:lang w:val="en-US"/>
        </w:rPr>
        <w:t xml:space="preserve"> </w:t>
      </w:r>
      <w:r w:rsidR="00392410">
        <w:rPr>
          <w:lang w:val="en-US"/>
        </w:rPr>
        <w:t>(Piwowar)</w:t>
      </w:r>
      <w:r w:rsidR="00FC3C54">
        <w:rPr>
          <w:lang w:val="en-US"/>
        </w:rPr>
        <w:t xml:space="preserve">. However, </w:t>
      </w:r>
      <w:r w:rsidR="0000722A">
        <w:rPr>
          <w:lang w:val="en-US"/>
        </w:rPr>
        <w:t>the open sharing of data</w:t>
      </w:r>
      <w:r w:rsidR="00FF6E8C">
        <w:rPr>
          <w:lang w:val="en-US"/>
        </w:rPr>
        <w:t xml:space="preserve"> also introduces </w:t>
      </w:r>
      <w:r w:rsidR="00BE0E49">
        <w:rPr>
          <w:lang w:val="en-US"/>
        </w:rPr>
        <w:t xml:space="preserve">risks </w:t>
      </w:r>
      <w:r w:rsidR="006C5FE3">
        <w:rPr>
          <w:lang w:val="en-US"/>
        </w:rPr>
        <w:t>regarding</w:t>
      </w:r>
      <w:r w:rsidR="00BE0E49">
        <w:rPr>
          <w:lang w:val="en-US"/>
        </w:rPr>
        <w:t xml:space="preserve"> data misinterpretation or misuse. Data shared openly may be used out of context</w:t>
      </w:r>
      <w:r w:rsidR="00A017E3">
        <w:rPr>
          <w:lang w:val="en-US"/>
        </w:rPr>
        <w:t xml:space="preserve">. </w:t>
      </w:r>
    </w:p>
    <w:p w14:paraId="1B3531C6" w14:textId="77777777" w:rsidR="00A017E3" w:rsidRDefault="00A017E3" w:rsidP="005A00E0">
      <w:pPr>
        <w:rPr>
          <w:lang w:val="en-US"/>
        </w:rPr>
      </w:pPr>
    </w:p>
    <w:p w14:paraId="5CB85B2A" w14:textId="17AF85EC" w:rsidR="0056662F" w:rsidRDefault="0056662F" w:rsidP="005A00E0">
      <w:pPr>
        <w:rPr>
          <w:rFonts w:ascii="Noto Serif" w:hAnsi="Noto Serif" w:cs="Noto Serif"/>
          <w:sz w:val="21"/>
          <w:szCs w:val="21"/>
          <w:shd w:val="clear" w:color="auto" w:fill="FFFFFF"/>
          <w:lang w:val="en-US"/>
        </w:rPr>
      </w:pPr>
      <w:r>
        <w:rPr>
          <w:lang w:val="en-US"/>
        </w:rPr>
        <w:t>FAIR data principles</w:t>
      </w:r>
      <w:r w:rsidR="00635710">
        <w:rPr>
          <w:lang w:val="en-US"/>
        </w:rPr>
        <w:t xml:space="preserve"> (findable, accessible, </w:t>
      </w:r>
      <w:r w:rsidR="00AA48A9" w:rsidRPr="00AA48A9">
        <w:rPr>
          <w:rFonts w:ascii="Noto Serif" w:hAnsi="Noto Serif" w:cs="Noto Serif"/>
          <w:sz w:val="21"/>
          <w:szCs w:val="21"/>
          <w:shd w:val="clear" w:color="auto" w:fill="FFFFFF"/>
          <w:lang w:val="en-US"/>
        </w:rPr>
        <w:t>Interoperable, Reusable</w:t>
      </w:r>
      <w:r w:rsidR="00AA48A9">
        <w:rPr>
          <w:rFonts w:ascii="Noto Serif" w:hAnsi="Noto Serif" w:cs="Noto Serif"/>
          <w:sz w:val="21"/>
          <w:szCs w:val="21"/>
          <w:shd w:val="clear" w:color="auto" w:fill="FFFFFF"/>
          <w:lang w:val="en-US"/>
        </w:rPr>
        <w:t>)</w:t>
      </w:r>
    </w:p>
    <w:p w14:paraId="67C2D55F" w14:textId="77777777" w:rsidR="000A1EBD" w:rsidRDefault="000A1EBD" w:rsidP="005A00E0">
      <w:pPr>
        <w:rPr>
          <w:rFonts w:ascii="Noto Serif" w:hAnsi="Noto Serif" w:cs="Noto Serif"/>
          <w:sz w:val="21"/>
          <w:szCs w:val="21"/>
          <w:shd w:val="clear" w:color="auto" w:fill="FFFFFF"/>
          <w:lang w:val="en-US"/>
        </w:rPr>
      </w:pPr>
    </w:p>
    <w:p w14:paraId="35C56E78" w14:textId="5CB6C20C" w:rsidR="000A1EBD" w:rsidRPr="00AA48A9" w:rsidRDefault="000A1EBD" w:rsidP="005A00E0">
      <w:pPr>
        <w:rPr>
          <w:lang w:val="en-US"/>
        </w:rPr>
      </w:pPr>
      <w:r>
        <w:rPr>
          <w:rFonts w:ascii="Noto Serif" w:hAnsi="Noto Serif" w:cs="Noto Serif"/>
          <w:sz w:val="21"/>
          <w:szCs w:val="21"/>
          <w:shd w:val="clear" w:color="auto" w:fill="FFFFFF"/>
          <w:lang w:val="en-US"/>
        </w:rPr>
        <w:t xml:space="preserve">Narratives should be included in the meta data. </w:t>
      </w:r>
    </w:p>
    <w:p w14:paraId="19C14318" w14:textId="77777777" w:rsidR="0056662F" w:rsidRDefault="0056662F" w:rsidP="005A00E0">
      <w:pPr>
        <w:rPr>
          <w:lang w:val="en-US"/>
        </w:rPr>
      </w:pPr>
    </w:p>
    <w:p w14:paraId="76EFA7E7" w14:textId="2C8F3067" w:rsidR="00A017E3" w:rsidRDefault="00A017E3" w:rsidP="005A00E0">
      <w:pPr>
        <w:rPr>
          <w:lang w:val="en-US"/>
        </w:rPr>
      </w:pPr>
      <w:r>
        <w:rPr>
          <w:lang w:val="en-US"/>
        </w:rPr>
        <w:t xml:space="preserve">Data should be treated </w:t>
      </w:r>
      <w:r w:rsidR="00BC0161">
        <w:rPr>
          <w:lang w:val="en-US"/>
        </w:rPr>
        <w:t>within the gift culture of scholarship, in which goods are bartered between trusted colleagues rather than treated as commodities (</w:t>
      </w:r>
      <w:r w:rsidR="003B6E42">
        <w:rPr>
          <w:lang w:val="en-US"/>
        </w:rPr>
        <w:t xml:space="preserve">Wallis). </w:t>
      </w:r>
    </w:p>
    <w:p w14:paraId="40260E18" w14:textId="10EFC22B" w:rsidR="00A017E3" w:rsidRPr="00A017E3" w:rsidRDefault="00A017E3" w:rsidP="005A00E0">
      <w:pPr>
        <w:rPr>
          <w:lang w:val="en-US"/>
        </w:rPr>
      </w:pPr>
      <w:r w:rsidRPr="00A017E3">
        <w:rPr>
          <w:rFonts w:ascii="Helvetica" w:hAnsi="Helvetica" w:cs="Helvetica"/>
          <w:color w:val="202020"/>
          <w:sz w:val="20"/>
          <w:szCs w:val="20"/>
          <w:shd w:val="clear" w:color="auto" w:fill="FFFFFF"/>
          <w:lang w:val="en-US"/>
        </w:rPr>
        <w:t>Practices of releasing, sharing, and reusing of data in CENS reaffirm the gift culture of scholarship, in which goods are bartered between trusted colleagues rather than treated as commodities.</w:t>
      </w:r>
    </w:p>
    <w:p w14:paraId="12A03222" w14:textId="77777777" w:rsidR="0000722A" w:rsidRDefault="0000722A" w:rsidP="005A00E0">
      <w:pPr>
        <w:rPr>
          <w:lang w:val="en-US"/>
        </w:rPr>
      </w:pPr>
    </w:p>
    <w:p w14:paraId="477697B0" w14:textId="77777777" w:rsidR="0000722A" w:rsidRDefault="0000722A" w:rsidP="005A00E0">
      <w:pPr>
        <w:rPr>
          <w:lang w:val="en-US"/>
        </w:rPr>
      </w:pPr>
    </w:p>
    <w:p w14:paraId="3B2FC4B2" w14:textId="77777777" w:rsidR="00B7371F" w:rsidRDefault="00B7371F" w:rsidP="005A00E0">
      <w:pPr>
        <w:rPr>
          <w:lang w:val="en-US"/>
        </w:rPr>
      </w:pPr>
    </w:p>
    <w:p w14:paraId="7A2FF0F3" w14:textId="77777777" w:rsidR="00B7371F" w:rsidRPr="00B7371F" w:rsidRDefault="00B7371F" w:rsidP="00B7371F">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eastAsia="da-DK"/>
          <w14:ligatures w14:val="none"/>
        </w:rPr>
      </w:pPr>
      <w:r w:rsidRPr="00B7371F">
        <w:rPr>
          <w:rFonts w:ascii="Times New Roman" w:eastAsia="Times New Roman" w:hAnsi="Times New Roman" w:cs="Times New Roman"/>
          <w:sz w:val="24"/>
          <w:szCs w:val="24"/>
          <w:lang w:val="en-US" w:eastAsia="da-DK"/>
          <w14:ligatures w14:val="none"/>
        </w:rPr>
        <w:t>The open science movement champions the ethos of transparency, collaboration, and accessibility in scientific research, advocating for the unrestricted sharing of research findings, methodologies, and data. Embracing principles of open access and open data, this movement seeks to democratize knowledge production, accelerate scientific progress, and foster innovation by removing barriers to information. Indeed, the sharing of data has facilitated unprecedented opportunities for collaboration, reproducibility, and interdisciplinary research, enabling scientists worldwide to build upon each other's work and address complex global challenges more effectively. However, while the open sharing of data holds immense promise, it also introduces risks, particularly concerning the potential for data misuse or misinterpretation. Data shared openly may be used out of context, leading to misrepresentations, erroneous conclusions, or even harm if not properly understood or interpreted. Therefore, while promoting data sharing, it is crucial for researchers to uphold ethical standards, provide context and metadata for shared data, and actively engage in transparent and responsible data stewardship practices to mitigate the risks associated with data misuse in the open science ecosystem.</w:t>
      </w:r>
    </w:p>
    <w:p w14:paraId="1C3B8B59" w14:textId="77777777" w:rsidR="00B7371F" w:rsidRPr="00B7371F" w:rsidRDefault="00B7371F" w:rsidP="00B7371F">
      <w:pPr>
        <w:pBdr>
          <w:bottom w:val="single" w:sz="6" w:space="1" w:color="auto"/>
        </w:pBdr>
        <w:jc w:val="center"/>
        <w:rPr>
          <w:rFonts w:ascii="Arial" w:eastAsia="Times New Roman" w:hAnsi="Arial" w:cs="Arial"/>
          <w:vanish/>
          <w:sz w:val="16"/>
          <w:szCs w:val="16"/>
          <w:lang w:val="en-US" w:eastAsia="da-DK"/>
          <w14:ligatures w14:val="none"/>
        </w:rPr>
      </w:pPr>
      <w:r w:rsidRPr="00B7371F">
        <w:rPr>
          <w:rFonts w:ascii="Arial" w:eastAsia="Times New Roman" w:hAnsi="Arial" w:cs="Arial"/>
          <w:vanish/>
          <w:sz w:val="16"/>
          <w:szCs w:val="16"/>
          <w:lang w:val="en-US" w:eastAsia="da-DK"/>
          <w14:ligatures w14:val="none"/>
        </w:rPr>
        <w:t>Top of Form</w:t>
      </w:r>
    </w:p>
    <w:p w14:paraId="4B6A1D01" w14:textId="77777777" w:rsidR="00B7371F" w:rsidRPr="005A00E0" w:rsidRDefault="00B7371F" w:rsidP="005A00E0">
      <w:pPr>
        <w:rPr>
          <w:lang w:val="en-US"/>
        </w:rPr>
      </w:pPr>
    </w:p>
    <w:p w14:paraId="256660AC" w14:textId="77777777" w:rsidR="00A71213" w:rsidRPr="00D16F57" w:rsidRDefault="00A71213" w:rsidP="007C69A9">
      <w:pPr>
        <w:pStyle w:val="ListParagraph"/>
        <w:numPr>
          <w:ilvl w:val="2"/>
          <w:numId w:val="1"/>
        </w:numPr>
        <w:rPr>
          <w:b/>
          <w:bCs/>
          <w:lang w:val="en-US"/>
        </w:rPr>
      </w:pPr>
      <w:r w:rsidRPr="00D16F57">
        <w:rPr>
          <w:b/>
          <w:bCs/>
          <w:lang w:val="en-US"/>
        </w:rPr>
        <w:t>Why is this helpful?</w:t>
      </w:r>
    </w:p>
    <w:p w14:paraId="571865E3" w14:textId="299A7424" w:rsidR="002C7496" w:rsidRPr="00D16F57" w:rsidRDefault="002C7496" w:rsidP="007C69A9">
      <w:pPr>
        <w:pStyle w:val="ListParagraph"/>
        <w:numPr>
          <w:ilvl w:val="3"/>
          <w:numId w:val="1"/>
        </w:numPr>
        <w:rPr>
          <w:b/>
          <w:bCs/>
          <w:lang w:val="en-US"/>
        </w:rPr>
      </w:pPr>
      <w:r w:rsidRPr="00D16F57">
        <w:rPr>
          <w:b/>
          <w:bCs/>
          <w:lang w:val="en-US"/>
        </w:rPr>
        <w:t>Cropscape data article (double cropping)</w:t>
      </w:r>
    </w:p>
    <w:p w14:paraId="42544DAA" w14:textId="49954B85" w:rsidR="00A71213" w:rsidRPr="00D16F57" w:rsidRDefault="00A71213" w:rsidP="007C69A9">
      <w:pPr>
        <w:pStyle w:val="ListParagraph"/>
        <w:numPr>
          <w:ilvl w:val="3"/>
          <w:numId w:val="1"/>
        </w:numPr>
        <w:rPr>
          <w:b/>
          <w:bCs/>
          <w:lang w:val="en-US"/>
        </w:rPr>
      </w:pPr>
      <w:r w:rsidRPr="00D16F57">
        <w:rPr>
          <w:b/>
          <w:bCs/>
          <w:lang w:val="en-US"/>
        </w:rPr>
        <w:t>NASS data increase in women producers</w:t>
      </w:r>
    </w:p>
    <w:p w14:paraId="3C687C03" w14:textId="17E932E7" w:rsidR="002C7496" w:rsidRPr="00D16F57" w:rsidRDefault="002C7496" w:rsidP="007C69A9">
      <w:pPr>
        <w:pStyle w:val="ListParagraph"/>
        <w:numPr>
          <w:ilvl w:val="3"/>
          <w:numId w:val="1"/>
        </w:numPr>
        <w:rPr>
          <w:b/>
          <w:bCs/>
          <w:lang w:val="en-US"/>
        </w:rPr>
      </w:pPr>
      <w:r w:rsidRPr="00D16F57">
        <w:rPr>
          <w:b/>
          <w:bCs/>
          <w:lang w:val="en-US"/>
        </w:rPr>
        <w:t>Andrea R’s work</w:t>
      </w:r>
    </w:p>
    <w:p w14:paraId="4065B714" w14:textId="5AC3178F" w:rsidR="002C7496" w:rsidRPr="00D16F57" w:rsidRDefault="002C7496" w:rsidP="007C69A9">
      <w:pPr>
        <w:pStyle w:val="ListParagraph"/>
        <w:numPr>
          <w:ilvl w:val="2"/>
          <w:numId w:val="1"/>
        </w:numPr>
        <w:rPr>
          <w:b/>
          <w:bCs/>
          <w:lang w:val="en-US"/>
        </w:rPr>
      </w:pPr>
      <w:r w:rsidRPr="00D16F57">
        <w:rPr>
          <w:b/>
          <w:bCs/>
          <w:lang w:val="en-US"/>
        </w:rPr>
        <w:t>Fill out the ‘what is this data’ card</w:t>
      </w:r>
    </w:p>
    <w:p w14:paraId="00C6F744" w14:textId="1C538C58" w:rsidR="002C7496" w:rsidRPr="00D16F57" w:rsidRDefault="00EE2BCE" w:rsidP="007C69A9">
      <w:pPr>
        <w:pStyle w:val="ListParagraph"/>
        <w:numPr>
          <w:ilvl w:val="2"/>
          <w:numId w:val="1"/>
        </w:numPr>
        <w:rPr>
          <w:b/>
          <w:bCs/>
          <w:lang w:val="en-US"/>
        </w:rPr>
      </w:pPr>
      <w:r w:rsidRPr="00D16F57">
        <w:rPr>
          <w:b/>
          <w:bCs/>
          <w:lang w:val="en-US"/>
        </w:rPr>
        <w:t xml:space="preserve">Present your results to people connected with the data before </w:t>
      </w:r>
      <w:r w:rsidR="007C69A9" w:rsidRPr="00D16F57">
        <w:rPr>
          <w:b/>
          <w:bCs/>
          <w:lang w:val="en-US"/>
        </w:rPr>
        <w:t>publishing them</w:t>
      </w:r>
    </w:p>
    <w:p w14:paraId="5B769DD3" w14:textId="3AED74EB" w:rsidR="00B067E5" w:rsidRDefault="0012423C">
      <w:pPr>
        <w:rPr>
          <w:b/>
          <w:bCs/>
          <w:lang w:val="en-US"/>
        </w:rPr>
      </w:pPr>
      <w:r w:rsidRPr="00D16F57">
        <w:rPr>
          <w:b/>
          <w:bCs/>
          <w:lang w:val="en-US"/>
        </w:rPr>
        <w:t xml:space="preserve"> </w:t>
      </w:r>
    </w:p>
    <w:p w14:paraId="258909FC" w14:textId="599B7E66" w:rsidR="008A169F" w:rsidRDefault="008A169F" w:rsidP="008A169F">
      <w:pPr>
        <w:pStyle w:val="Heading1"/>
        <w:rPr>
          <w:lang w:val="en-US"/>
        </w:rPr>
      </w:pPr>
      <w:r>
        <w:rPr>
          <w:lang w:val="en-US"/>
        </w:rPr>
        <w:t>Conclusions</w:t>
      </w:r>
    </w:p>
    <w:p w14:paraId="5123B3EB" w14:textId="5E715A19" w:rsidR="008A169F" w:rsidRDefault="008A169F" w:rsidP="008A169F">
      <w:pPr>
        <w:rPr>
          <w:lang w:val="en-US"/>
        </w:rPr>
      </w:pPr>
      <w:r>
        <w:rPr>
          <w:lang w:val="en-US"/>
        </w:rPr>
        <w:t>In this paper we ….</w:t>
      </w:r>
    </w:p>
    <w:p w14:paraId="6577F78A" w14:textId="08C01AAB" w:rsidR="008A169F" w:rsidRPr="008A169F" w:rsidRDefault="008A169F" w:rsidP="008A169F">
      <w:pPr>
        <w:rPr>
          <w:lang w:val="en-US"/>
        </w:rPr>
      </w:pPr>
      <w:r>
        <w:rPr>
          <w:lang w:val="en-US"/>
        </w:rPr>
        <w:t>We demonstrate how (1) examining and challenging power led to novel teaching, training, and research questions, (2)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xml:space="preserve">, and has resulted in long-term viability of an on-farm research program and (3) embracing framing as a positive attribute leads to more transparent, effective, and  . </w:t>
      </w:r>
    </w:p>
    <w:sectPr w:rsidR="008A169F"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 Gailans" w:date="2024-04-24T14:45:00Z" w:initials="SG">
    <w:p w14:paraId="1EBD68A0" w14:textId="77777777" w:rsidR="00C13660" w:rsidRDefault="00C13660" w:rsidP="00C13660">
      <w:pPr>
        <w:pStyle w:val="CommentText"/>
      </w:pPr>
      <w:r>
        <w:rPr>
          <w:rStyle w:val="CommentReference"/>
        </w:rPr>
        <w:annotationRef/>
      </w:r>
      <w:r>
        <w:t>Distribution? Meaghan Jarchow once pointed out to me years ago that dissemination is a derivative of semen (i.e., masculine rather than feminine). Blew my mind. Food for thought.</w:t>
      </w:r>
    </w:p>
  </w:comment>
  <w:comment w:id="2" w:author="Stefan Gailans" w:date="2024-04-24T14:54:00Z" w:initials="SG">
    <w:p w14:paraId="5700FD40" w14:textId="77777777" w:rsidR="00906105" w:rsidRDefault="00906105" w:rsidP="00906105">
      <w:pPr>
        <w:pStyle w:val="CommentText"/>
      </w:pPr>
      <w:r>
        <w:rPr>
          <w:rStyle w:val="CommentReference"/>
        </w:rPr>
        <w:annotationRef/>
      </w:r>
      <w:r>
        <w:t>Overarching? Umbrella is pretty colloquial. Or remove and don’t replace. ...three themes of power...</w:t>
      </w:r>
    </w:p>
  </w:comment>
  <w:comment w:id="3" w:author="Stefan Gailans" w:date="2024-04-24T15:00:00Z" w:initials="SG">
    <w:p w14:paraId="7CD92F83" w14:textId="77777777" w:rsidR="00D544BB" w:rsidRDefault="00D544BB" w:rsidP="00D544BB">
      <w:pPr>
        <w:pStyle w:val="CommentText"/>
      </w:pPr>
      <w:r>
        <w:rPr>
          <w:rStyle w:val="CommentReference"/>
        </w:rPr>
        <w:annotationRef/>
      </w:r>
      <w:r>
        <w:t>I don’t know all these sources and they may address this: probably should cite one that references the taking of land from Indigenous peoples, and by an Indigenous author. Unfortunately, I don’t have one that immediately comes to mind.</w:t>
      </w:r>
    </w:p>
  </w:comment>
  <w:comment w:id="4" w:author="Stefan Gailans" w:date="2024-04-24T15:02:00Z" w:initials="SG">
    <w:p w14:paraId="6194F659" w14:textId="77777777" w:rsidR="00A031F6" w:rsidRDefault="00A031F6" w:rsidP="00A031F6">
      <w:pPr>
        <w:pStyle w:val="CommentText"/>
      </w:pPr>
      <w:r>
        <w:rPr>
          <w:rStyle w:val="CommentReference"/>
        </w:rPr>
        <w:annotationRef/>
      </w:r>
      <w:r>
        <w:t>Industrial ag, like in the Midwest and EU, is not very labor-intensive. As such, it excludes people from performing ag in the substitution of capital for labor. Oh man, what a Marxist!</w:t>
      </w:r>
    </w:p>
  </w:comment>
  <w:comment w:id="6" w:author="Stefan Gailans" w:date="2024-04-24T15:11:00Z" w:initials="SG">
    <w:p w14:paraId="2B7DC56D" w14:textId="77777777" w:rsidR="000B5E6C" w:rsidRDefault="000B5E6C" w:rsidP="000B5E6C">
      <w:pPr>
        <w:pStyle w:val="CommentText"/>
      </w:pPr>
      <w:r>
        <w:rPr>
          <w:rStyle w:val="CommentReference"/>
        </w:rPr>
        <w:annotationRef/>
      </w:r>
      <w:r>
        <w:t>Here! Here!</w:t>
      </w:r>
    </w:p>
  </w:comment>
  <w:comment w:id="8" w:author="Stefan Gailans" w:date="2024-04-24T15:13:00Z" w:initials="SG">
    <w:p w14:paraId="6760C96F" w14:textId="77777777" w:rsidR="00511A29" w:rsidRDefault="00511A29" w:rsidP="00511A29">
      <w:pPr>
        <w:pStyle w:val="CommentText"/>
      </w:pPr>
      <w:r>
        <w:rPr>
          <w:rStyle w:val="CommentReference"/>
        </w:rPr>
        <w:annotationRef/>
      </w:r>
      <w:r>
        <w:t>This was always a weird word for me and so similar to ‘renumeration.’ The way I keep it straight: mune is similar to money.</w:t>
      </w:r>
    </w:p>
  </w:comment>
  <w:comment w:id="20" w:author="Stefan Gailans" w:date="2024-04-24T15:16:00Z" w:initials="SG">
    <w:p w14:paraId="35A9013C" w14:textId="77777777" w:rsidR="00B70A00" w:rsidRDefault="00B70A00" w:rsidP="00B70A00">
      <w:pPr>
        <w:pStyle w:val="CommentText"/>
      </w:pPr>
      <w:r>
        <w:rPr>
          <w:rStyle w:val="CommentReference"/>
        </w:rPr>
        <w:annotationRef/>
      </w:r>
      <w:r>
        <w:t>PFI was founded in 1985 while the Cooperators’ Program began in 1987.</w:t>
      </w:r>
    </w:p>
  </w:comment>
  <w:comment w:id="22" w:author="Stefan Gailans" w:date="2024-04-24T15:19:00Z" w:initials="SG">
    <w:p w14:paraId="63FACAF4" w14:textId="77777777" w:rsidR="00D40E94" w:rsidRDefault="00D40E94" w:rsidP="00D40E94">
      <w:pPr>
        <w:pStyle w:val="CommentText"/>
      </w:pPr>
      <w:r>
        <w:rPr>
          <w:rStyle w:val="CommentReference"/>
        </w:rPr>
        <w:annotationRef/>
      </w:r>
      <w:r>
        <w:t>Maybe stick with compensation for the sake of consistency? Unless you’re concerned with being repetitive.</w:t>
      </w:r>
    </w:p>
  </w:comment>
  <w:comment w:id="25" w:author="Stefan Gailans" w:date="2024-04-24T15:22:00Z" w:initials="SG">
    <w:p w14:paraId="0C8244C7" w14:textId="77777777" w:rsidR="00FE3E8B" w:rsidRDefault="00FE3E8B" w:rsidP="00FE3E8B">
      <w:pPr>
        <w:pStyle w:val="CommentText"/>
      </w:pPr>
      <w:r>
        <w:rPr>
          <w:rStyle w:val="CommentReference"/>
        </w:rPr>
        <w:annotationRef/>
      </w:r>
      <w:r>
        <w:t>Could elaborate here to broaden inputs to providing tech or equipment, sometimes with or without enough technical support for using the tech or equipment correctly. For instance, tractor-mounted cameras, etc.</w:t>
      </w:r>
    </w:p>
  </w:comment>
  <w:comment w:id="26" w:author="Stefan Gailans" w:date="2024-04-24T15:23:00Z" w:initials="SG">
    <w:p w14:paraId="16DB8375" w14:textId="77777777" w:rsidR="00E86E48" w:rsidRDefault="00E86E48" w:rsidP="00E86E48">
      <w:pPr>
        <w:pStyle w:val="CommentText"/>
      </w:pPr>
      <w:r>
        <w:rPr>
          <w:rStyle w:val="CommentReference"/>
        </w:rPr>
        <w:annotationRef/>
      </w:r>
      <w:r>
        <w:t>Don’t know personally and I don’t think I’ve come across anything like this in the annals.</w:t>
      </w:r>
    </w:p>
  </w:comment>
  <w:comment w:id="27" w:author="Stefan Gailans" w:date="2024-04-24T15:25:00Z" w:initials="SG">
    <w:p w14:paraId="46D80279" w14:textId="77777777" w:rsidR="001473E7" w:rsidRDefault="001473E7" w:rsidP="001473E7">
      <w:pPr>
        <w:pStyle w:val="CommentText"/>
      </w:pPr>
      <w:r>
        <w:rPr>
          <w:rStyle w:val="CommentReference"/>
        </w:rPr>
        <w:annotationRef/>
      </w:r>
      <w:r>
        <w:t>SARE typically encourages farmer involvement in projects but I don’t think they go so far as to require payment to farmers involved.</w:t>
      </w:r>
    </w:p>
  </w:comment>
  <w:comment w:id="36" w:author="Stefan Gailans" w:date="2024-04-24T15:41:00Z" w:initials="SG">
    <w:p w14:paraId="4DADC646" w14:textId="77777777" w:rsidR="004E2DFE" w:rsidRDefault="004E2DFE" w:rsidP="004E2DFE">
      <w:pPr>
        <w:pStyle w:val="CommentText"/>
      </w:pPr>
      <w:r>
        <w:rPr>
          <w:rStyle w:val="CommentReference"/>
        </w:rPr>
        <w:annotationRef/>
      </w:r>
      <w:r>
        <w:t>In recent years, surveys of participants have shown (n=101):</w:t>
      </w:r>
    </w:p>
    <w:p w14:paraId="1E9C3E3A" w14:textId="77777777" w:rsidR="004E2DFE" w:rsidRDefault="004E2DFE" w:rsidP="004E2DFE">
      <w:pPr>
        <w:pStyle w:val="CommentText"/>
      </w:pPr>
      <w:r>
        <w:t>80% of trials resulted in moderate to very large change in knowledge.</w:t>
      </w:r>
    </w:p>
    <w:p w14:paraId="6B0C05E4" w14:textId="77777777" w:rsidR="004E2DFE" w:rsidRDefault="004E2DFE" w:rsidP="004E2DFE">
      <w:pPr>
        <w:pStyle w:val="CommentText"/>
      </w:pPr>
      <w:r>
        <w:t>94% of trials were sufficiently designed to answer participant questions.</w:t>
      </w:r>
    </w:p>
    <w:p w14:paraId="474AFF54" w14:textId="77777777" w:rsidR="004E2DFE" w:rsidRDefault="004E2DFE" w:rsidP="004E2DFE">
      <w:pPr>
        <w:pStyle w:val="CommentText"/>
      </w:pPr>
      <w:r>
        <w:t>88% of trials spurred new ideas or observations on the farm.</w:t>
      </w:r>
    </w:p>
    <w:p w14:paraId="23320AF7" w14:textId="77777777" w:rsidR="004E2DFE" w:rsidRDefault="004E2DFE" w:rsidP="004E2DFE">
      <w:pPr>
        <w:pStyle w:val="CommentText"/>
      </w:pPr>
    </w:p>
    <w:p w14:paraId="2F9DA50B" w14:textId="77777777" w:rsidR="004E2DFE" w:rsidRDefault="004E2DFE" w:rsidP="004E2DFE">
      <w:pPr>
        <w:pStyle w:val="CommentText"/>
      </w:pPr>
      <w:r>
        <w:t>Moreover, 99% of participants would likely refer participating in PFI research trials to a friend or other farmer.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BD68A0" w15:done="0"/>
  <w15:commentEx w15:paraId="5700FD40" w15:done="0"/>
  <w15:commentEx w15:paraId="7CD92F83" w15:done="0"/>
  <w15:commentEx w15:paraId="6194F659" w15:done="0"/>
  <w15:commentEx w15:paraId="2B7DC56D" w15:done="0"/>
  <w15:commentEx w15:paraId="6760C96F" w15:done="0"/>
  <w15:commentEx w15:paraId="35A9013C" w15:done="0"/>
  <w15:commentEx w15:paraId="63FACAF4" w15:done="0"/>
  <w15:commentEx w15:paraId="0C8244C7" w15:done="0"/>
  <w15:commentEx w15:paraId="16DB8375" w15:done="0"/>
  <w15:commentEx w15:paraId="46D80279" w15:done="0"/>
  <w15:commentEx w15:paraId="2F9DA5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F8D6F14" w16cex:dateUtc="2024-04-24T19:45:00Z"/>
  <w16cex:commentExtensible w16cex:durableId="6C589EAD" w16cex:dateUtc="2024-04-24T19:54:00Z"/>
  <w16cex:commentExtensible w16cex:durableId="6A7E587A" w16cex:dateUtc="2024-04-24T20:00:00Z"/>
  <w16cex:commentExtensible w16cex:durableId="3043C3EC" w16cex:dateUtc="2024-04-24T20:02:00Z"/>
  <w16cex:commentExtensible w16cex:durableId="70198E85" w16cex:dateUtc="2024-04-24T20:11:00Z"/>
  <w16cex:commentExtensible w16cex:durableId="5BB56AF6" w16cex:dateUtc="2024-04-24T20:13:00Z"/>
  <w16cex:commentExtensible w16cex:durableId="7343AA36" w16cex:dateUtc="2024-04-24T20:16:00Z"/>
  <w16cex:commentExtensible w16cex:durableId="1666348C" w16cex:dateUtc="2024-04-24T20:19:00Z"/>
  <w16cex:commentExtensible w16cex:durableId="44BDB9B9" w16cex:dateUtc="2024-04-24T20:22:00Z"/>
  <w16cex:commentExtensible w16cex:durableId="487C82E9" w16cex:dateUtc="2024-04-24T20:23:00Z"/>
  <w16cex:commentExtensible w16cex:durableId="0F4ED258" w16cex:dateUtc="2024-04-24T20:25:00Z"/>
  <w16cex:commentExtensible w16cex:durableId="32657B81" w16cex:dateUtc="2024-04-24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BD68A0" w16cid:durableId="4F8D6F14"/>
  <w16cid:commentId w16cid:paraId="5700FD40" w16cid:durableId="6C589EAD"/>
  <w16cid:commentId w16cid:paraId="7CD92F83" w16cid:durableId="6A7E587A"/>
  <w16cid:commentId w16cid:paraId="6194F659" w16cid:durableId="3043C3EC"/>
  <w16cid:commentId w16cid:paraId="2B7DC56D" w16cid:durableId="70198E85"/>
  <w16cid:commentId w16cid:paraId="6760C96F" w16cid:durableId="5BB56AF6"/>
  <w16cid:commentId w16cid:paraId="35A9013C" w16cid:durableId="7343AA36"/>
  <w16cid:commentId w16cid:paraId="63FACAF4" w16cid:durableId="1666348C"/>
  <w16cid:commentId w16cid:paraId="0C8244C7" w16cid:durableId="44BDB9B9"/>
  <w16cid:commentId w16cid:paraId="16DB8375" w16cid:durableId="487C82E9"/>
  <w16cid:commentId w16cid:paraId="46D80279" w16cid:durableId="0F4ED258"/>
  <w16cid:commentId w16cid:paraId="2F9DA50B" w16cid:durableId="32657B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w:charset w:val="00"/>
    <w:family w:val="roman"/>
    <w:pitch w:val="variable"/>
    <w:sig w:usb0="E00002FF" w:usb1="500078FF" w:usb2="08000029"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7"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8"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6"/>
  </w:num>
  <w:num w:numId="2" w16cid:durableId="1973247952">
    <w:abstractNumId w:val="9"/>
  </w:num>
  <w:num w:numId="3" w16cid:durableId="403113598">
    <w:abstractNumId w:val="7"/>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5"/>
  </w:num>
  <w:num w:numId="9" w16cid:durableId="781727128">
    <w:abstractNumId w:val="8"/>
  </w:num>
  <w:num w:numId="10" w16cid:durableId="19559443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79DC"/>
    <w:rsid w:val="000208F6"/>
    <w:rsid w:val="00027EB8"/>
    <w:rsid w:val="000369A3"/>
    <w:rsid w:val="0005346B"/>
    <w:rsid w:val="000572BC"/>
    <w:rsid w:val="00057898"/>
    <w:rsid w:val="00061D65"/>
    <w:rsid w:val="00063703"/>
    <w:rsid w:val="000732A2"/>
    <w:rsid w:val="0008451B"/>
    <w:rsid w:val="0008605E"/>
    <w:rsid w:val="00086D8C"/>
    <w:rsid w:val="000873B2"/>
    <w:rsid w:val="000949BF"/>
    <w:rsid w:val="000A1EBD"/>
    <w:rsid w:val="000A4D89"/>
    <w:rsid w:val="000B5E6C"/>
    <w:rsid w:val="000D30DE"/>
    <w:rsid w:val="000E1579"/>
    <w:rsid w:val="000E7DB5"/>
    <w:rsid w:val="000F4919"/>
    <w:rsid w:val="00121249"/>
    <w:rsid w:val="00123E1A"/>
    <w:rsid w:val="0012423C"/>
    <w:rsid w:val="001473E7"/>
    <w:rsid w:val="001529B6"/>
    <w:rsid w:val="00154F62"/>
    <w:rsid w:val="0015695F"/>
    <w:rsid w:val="00165DE4"/>
    <w:rsid w:val="00172B03"/>
    <w:rsid w:val="0018440F"/>
    <w:rsid w:val="001856E3"/>
    <w:rsid w:val="0019163D"/>
    <w:rsid w:val="00192AA2"/>
    <w:rsid w:val="001A0C93"/>
    <w:rsid w:val="001B131C"/>
    <w:rsid w:val="001B77E8"/>
    <w:rsid w:val="001B78AE"/>
    <w:rsid w:val="001C3EE8"/>
    <w:rsid w:val="001C4A98"/>
    <w:rsid w:val="001C668F"/>
    <w:rsid w:val="001C7929"/>
    <w:rsid w:val="001D63CE"/>
    <w:rsid w:val="001E6DEB"/>
    <w:rsid w:val="001E6F70"/>
    <w:rsid w:val="001F0B4C"/>
    <w:rsid w:val="001F647D"/>
    <w:rsid w:val="00200D9D"/>
    <w:rsid w:val="00203CB5"/>
    <w:rsid w:val="00222C4B"/>
    <w:rsid w:val="002254CD"/>
    <w:rsid w:val="00227166"/>
    <w:rsid w:val="00230595"/>
    <w:rsid w:val="002469FE"/>
    <w:rsid w:val="002540FF"/>
    <w:rsid w:val="00263F2A"/>
    <w:rsid w:val="00270076"/>
    <w:rsid w:val="00276DDA"/>
    <w:rsid w:val="002779F1"/>
    <w:rsid w:val="00277E2B"/>
    <w:rsid w:val="00280960"/>
    <w:rsid w:val="002817B7"/>
    <w:rsid w:val="0029406B"/>
    <w:rsid w:val="002B15C0"/>
    <w:rsid w:val="002B2B97"/>
    <w:rsid w:val="002B6E1B"/>
    <w:rsid w:val="002C0234"/>
    <w:rsid w:val="002C07B7"/>
    <w:rsid w:val="002C1FBB"/>
    <w:rsid w:val="002C7496"/>
    <w:rsid w:val="002D2290"/>
    <w:rsid w:val="002D5B69"/>
    <w:rsid w:val="002E2C68"/>
    <w:rsid w:val="002F2F63"/>
    <w:rsid w:val="00300F8A"/>
    <w:rsid w:val="003013EE"/>
    <w:rsid w:val="003019ED"/>
    <w:rsid w:val="00304B6E"/>
    <w:rsid w:val="00311C47"/>
    <w:rsid w:val="00317CF0"/>
    <w:rsid w:val="00322756"/>
    <w:rsid w:val="00324BBB"/>
    <w:rsid w:val="00330877"/>
    <w:rsid w:val="00331DD2"/>
    <w:rsid w:val="0033786C"/>
    <w:rsid w:val="00341278"/>
    <w:rsid w:val="0034283F"/>
    <w:rsid w:val="003501C7"/>
    <w:rsid w:val="00353ABB"/>
    <w:rsid w:val="003658BF"/>
    <w:rsid w:val="00367CF8"/>
    <w:rsid w:val="003739B1"/>
    <w:rsid w:val="0038432A"/>
    <w:rsid w:val="00392410"/>
    <w:rsid w:val="00394978"/>
    <w:rsid w:val="003970CF"/>
    <w:rsid w:val="003B028F"/>
    <w:rsid w:val="003B21F9"/>
    <w:rsid w:val="003B4A09"/>
    <w:rsid w:val="003B6E42"/>
    <w:rsid w:val="003C03BB"/>
    <w:rsid w:val="003D1C2B"/>
    <w:rsid w:val="003D4DD4"/>
    <w:rsid w:val="003F22D7"/>
    <w:rsid w:val="00400119"/>
    <w:rsid w:val="00410950"/>
    <w:rsid w:val="00414ABC"/>
    <w:rsid w:val="00424324"/>
    <w:rsid w:val="00447075"/>
    <w:rsid w:val="00464BD1"/>
    <w:rsid w:val="00474EA2"/>
    <w:rsid w:val="00481653"/>
    <w:rsid w:val="0049009F"/>
    <w:rsid w:val="00492609"/>
    <w:rsid w:val="00493163"/>
    <w:rsid w:val="004B2CA9"/>
    <w:rsid w:val="004B348C"/>
    <w:rsid w:val="004B48DF"/>
    <w:rsid w:val="004D3EAD"/>
    <w:rsid w:val="004D5302"/>
    <w:rsid w:val="004E2394"/>
    <w:rsid w:val="004E2C6B"/>
    <w:rsid w:val="004E2DFE"/>
    <w:rsid w:val="004F74BE"/>
    <w:rsid w:val="005005CA"/>
    <w:rsid w:val="00500890"/>
    <w:rsid w:val="00502975"/>
    <w:rsid w:val="00511A29"/>
    <w:rsid w:val="00511C53"/>
    <w:rsid w:val="005218F8"/>
    <w:rsid w:val="00526DFC"/>
    <w:rsid w:val="0052735F"/>
    <w:rsid w:val="00537C38"/>
    <w:rsid w:val="00546D13"/>
    <w:rsid w:val="00551E8C"/>
    <w:rsid w:val="005522EC"/>
    <w:rsid w:val="005553D6"/>
    <w:rsid w:val="00555F99"/>
    <w:rsid w:val="0056662F"/>
    <w:rsid w:val="0059083B"/>
    <w:rsid w:val="005A00E0"/>
    <w:rsid w:val="005A6FD4"/>
    <w:rsid w:val="005B3407"/>
    <w:rsid w:val="005B492B"/>
    <w:rsid w:val="005E1D20"/>
    <w:rsid w:val="006002FF"/>
    <w:rsid w:val="006035D7"/>
    <w:rsid w:val="006075B5"/>
    <w:rsid w:val="00611C62"/>
    <w:rsid w:val="0061375A"/>
    <w:rsid w:val="006212E1"/>
    <w:rsid w:val="006213E5"/>
    <w:rsid w:val="00632DA9"/>
    <w:rsid w:val="00632E00"/>
    <w:rsid w:val="006355F8"/>
    <w:rsid w:val="00635710"/>
    <w:rsid w:val="006377AD"/>
    <w:rsid w:val="006426D8"/>
    <w:rsid w:val="00652FA1"/>
    <w:rsid w:val="00654727"/>
    <w:rsid w:val="00676709"/>
    <w:rsid w:val="006777C1"/>
    <w:rsid w:val="006818C7"/>
    <w:rsid w:val="006876E3"/>
    <w:rsid w:val="006A29CE"/>
    <w:rsid w:val="006C5FE3"/>
    <w:rsid w:val="006D1C64"/>
    <w:rsid w:val="006D7072"/>
    <w:rsid w:val="006E0DB7"/>
    <w:rsid w:val="006E3048"/>
    <w:rsid w:val="006E637E"/>
    <w:rsid w:val="006E71CD"/>
    <w:rsid w:val="006F4235"/>
    <w:rsid w:val="006F5955"/>
    <w:rsid w:val="00706C0A"/>
    <w:rsid w:val="00707990"/>
    <w:rsid w:val="00710000"/>
    <w:rsid w:val="00711DDD"/>
    <w:rsid w:val="00713AF0"/>
    <w:rsid w:val="007224ED"/>
    <w:rsid w:val="00724B6E"/>
    <w:rsid w:val="007258F3"/>
    <w:rsid w:val="00732F00"/>
    <w:rsid w:val="00734E6F"/>
    <w:rsid w:val="00742E34"/>
    <w:rsid w:val="0075515B"/>
    <w:rsid w:val="00764B96"/>
    <w:rsid w:val="00767AF2"/>
    <w:rsid w:val="00782351"/>
    <w:rsid w:val="00793686"/>
    <w:rsid w:val="00794063"/>
    <w:rsid w:val="007A1F5A"/>
    <w:rsid w:val="007B36AC"/>
    <w:rsid w:val="007B49DA"/>
    <w:rsid w:val="007B505D"/>
    <w:rsid w:val="007B5D82"/>
    <w:rsid w:val="007B6D82"/>
    <w:rsid w:val="007C4855"/>
    <w:rsid w:val="007C6517"/>
    <w:rsid w:val="007C69A9"/>
    <w:rsid w:val="007C6F93"/>
    <w:rsid w:val="007D1CDD"/>
    <w:rsid w:val="007D2199"/>
    <w:rsid w:val="007D2CD8"/>
    <w:rsid w:val="007D2F62"/>
    <w:rsid w:val="007D347A"/>
    <w:rsid w:val="007E4954"/>
    <w:rsid w:val="007F2DD8"/>
    <w:rsid w:val="008063AB"/>
    <w:rsid w:val="00814DDD"/>
    <w:rsid w:val="008328EA"/>
    <w:rsid w:val="008370B8"/>
    <w:rsid w:val="008458AB"/>
    <w:rsid w:val="00847492"/>
    <w:rsid w:val="0085121A"/>
    <w:rsid w:val="008526F6"/>
    <w:rsid w:val="00855D26"/>
    <w:rsid w:val="00861C9A"/>
    <w:rsid w:val="008673DD"/>
    <w:rsid w:val="00872F1F"/>
    <w:rsid w:val="0089148D"/>
    <w:rsid w:val="00897AE7"/>
    <w:rsid w:val="008A169F"/>
    <w:rsid w:val="008A216F"/>
    <w:rsid w:val="008D2ECE"/>
    <w:rsid w:val="008D5CBD"/>
    <w:rsid w:val="008E3006"/>
    <w:rsid w:val="0090571F"/>
    <w:rsid w:val="00906105"/>
    <w:rsid w:val="00920104"/>
    <w:rsid w:val="009237C8"/>
    <w:rsid w:val="009442EB"/>
    <w:rsid w:val="00953531"/>
    <w:rsid w:val="00953B32"/>
    <w:rsid w:val="00954393"/>
    <w:rsid w:val="00955CAF"/>
    <w:rsid w:val="00980B84"/>
    <w:rsid w:val="00982FF3"/>
    <w:rsid w:val="00983565"/>
    <w:rsid w:val="00993FC1"/>
    <w:rsid w:val="009942D5"/>
    <w:rsid w:val="009A267D"/>
    <w:rsid w:val="009A4860"/>
    <w:rsid w:val="009B5DF7"/>
    <w:rsid w:val="009C1104"/>
    <w:rsid w:val="009C4921"/>
    <w:rsid w:val="009C7B86"/>
    <w:rsid w:val="009C7EA9"/>
    <w:rsid w:val="009D766B"/>
    <w:rsid w:val="00A017E3"/>
    <w:rsid w:val="00A031F6"/>
    <w:rsid w:val="00A06BCD"/>
    <w:rsid w:val="00A20A15"/>
    <w:rsid w:val="00A24B62"/>
    <w:rsid w:val="00A264BD"/>
    <w:rsid w:val="00A30416"/>
    <w:rsid w:val="00A34416"/>
    <w:rsid w:val="00A47059"/>
    <w:rsid w:val="00A56E52"/>
    <w:rsid w:val="00A71213"/>
    <w:rsid w:val="00A818B4"/>
    <w:rsid w:val="00A933CA"/>
    <w:rsid w:val="00AA48A9"/>
    <w:rsid w:val="00AA78D4"/>
    <w:rsid w:val="00AB2A8B"/>
    <w:rsid w:val="00AB7F3D"/>
    <w:rsid w:val="00AD0519"/>
    <w:rsid w:val="00AD2530"/>
    <w:rsid w:val="00AD588B"/>
    <w:rsid w:val="00B04EE2"/>
    <w:rsid w:val="00B067E5"/>
    <w:rsid w:val="00B075EE"/>
    <w:rsid w:val="00B11261"/>
    <w:rsid w:val="00B1388B"/>
    <w:rsid w:val="00B156BE"/>
    <w:rsid w:val="00B16AFD"/>
    <w:rsid w:val="00B22D46"/>
    <w:rsid w:val="00B302F8"/>
    <w:rsid w:val="00B3633F"/>
    <w:rsid w:val="00B429F1"/>
    <w:rsid w:val="00B43D1F"/>
    <w:rsid w:val="00B543A3"/>
    <w:rsid w:val="00B55CD4"/>
    <w:rsid w:val="00B61AB0"/>
    <w:rsid w:val="00B61CF4"/>
    <w:rsid w:val="00B64839"/>
    <w:rsid w:val="00B70A00"/>
    <w:rsid w:val="00B7371F"/>
    <w:rsid w:val="00B76E57"/>
    <w:rsid w:val="00B8062A"/>
    <w:rsid w:val="00B83693"/>
    <w:rsid w:val="00B87081"/>
    <w:rsid w:val="00BA1A76"/>
    <w:rsid w:val="00BA40EE"/>
    <w:rsid w:val="00BA4E24"/>
    <w:rsid w:val="00BA5668"/>
    <w:rsid w:val="00BC0161"/>
    <w:rsid w:val="00BC0B3E"/>
    <w:rsid w:val="00BC43D6"/>
    <w:rsid w:val="00BD321A"/>
    <w:rsid w:val="00BE05C4"/>
    <w:rsid w:val="00BE0E49"/>
    <w:rsid w:val="00BF15E7"/>
    <w:rsid w:val="00BF2CA1"/>
    <w:rsid w:val="00BF71EF"/>
    <w:rsid w:val="00C03364"/>
    <w:rsid w:val="00C04C9C"/>
    <w:rsid w:val="00C06BF0"/>
    <w:rsid w:val="00C07160"/>
    <w:rsid w:val="00C1010C"/>
    <w:rsid w:val="00C104F0"/>
    <w:rsid w:val="00C10C7D"/>
    <w:rsid w:val="00C1355B"/>
    <w:rsid w:val="00C13660"/>
    <w:rsid w:val="00C17676"/>
    <w:rsid w:val="00C20510"/>
    <w:rsid w:val="00C21060"/>
    <w:rsid w:val="00C273F5"/>
    <w:rsid w:val="00C31925"/>
    <w:rsid w:val="00C31A82"/>
    <w:rsid w:val="00C3253A"/>
    <w:rsid w:val="00C40A06"/>
    <w:rsid w:val="00C534E2"/>
    <w:rsid w:val="00C54AAB"/>
    <w:rsid w:val="00C5624E"/>
    <w:rsid w:val="00C74757"/>
    <w:rsid w:val="00C74DB4"/>
    <w:rsid w:val="00C83D16"/>
    <w:rsid w:val="00C9253A"/>
    <w:rsid w:val="00C964CB"/>
    <w:rsid w:val="00CA0DCE"/>
    <w:rsid w:val="00CA2C6E"/>
    <w:rsid w:val="00CA3135"/>
    <w:rsid w:val="00CB26B6"/>
    <w:rsid w:val="00CC38CF"/>
    <w:rsid w:val="00D03902"/>
    <w:rsid w:val="00D04BE5"/>
    <w:rsid w:val="00D10D16"/>
    <w:rsid w:val="00D1122F"/>
    <w:rsid w:val="00D1227D"/>
    <w:rsid w:val="00D13DF3"/>
    <w:rsid w:val="00D16F57"/>
    <w:rsid w:val="00D21C70"/>
    <w:rsid w:val="00D40E94"/>
    <w:rsid w:val="00D41E28"/>
    <w:rsid w:val="00D46EFB"/>
    <w:rsid w:val="00D50F2E"/>
    <w:rsid w:val="00D544BB"/>
    <w:rsid w:val="00D56A66"/>
    <w:rsid w:val="00D57AD9"/>
    <w:rsid w:val="00D6561E"/>
    <w:rsid w:val="00D65D64"/>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146F0"/>
    <w:rsid w:val="00E14AB7"/>
    <w:rsid w:val="00E238BF"/>
    <w:rsid w:val="00E24957"/>
    <w:rsid w:val="00E263B8"/>
    <w:rsid w:val="00E311F8"/>
    <w:rsid w:val="00E41F04"/>
    <w:rsid w:val="00E4568A"/>
    <w:rsid w:val="00E77D87"/>
    <w:rsid w:val="00E838D0"/>
    <w:rsid w:val="00E86E48"/>
    <w:rsid w:val="00E92560"/>
    <w:rsid w:val="00E934D2"/>
    <w:rsid w:val="00EA2A4B"/>
    <w:rsid w:val="00EA42EA"/>
    <w:rsid w:val="00EA67BB"/>
    <w:rsid w:val="00EB106A"/>
    <w:rsid w:val="00EB123F"/>
    <w:rsid w:val="00EB34AA"/>
    <w:rsid w:val="00EC20B0"/>
    <w:rsid w:val="00EC46BD"/>
    <w:rsid w:val="00EC4A93"/>
    <w:rsid w:val="00ED4E6D"/>
    <w:rsid w:val="00ED6A3B"/>
    <w:rsid w:val="00EE2BCE"/>
    <w:rsid w:val="00EF21E3"/>
    <w:rsid w:val="00EF2F59"/>
    <w:rsid w:val="00EF5550"/>
    <w:rsid w:val="00F00ECC"/>
    <w:rsid w:val="00F039E4"/>
    <w:rsid w:val="00F16104"/>
    <w:rsid w:val="00F17C35"/>
    <w:rsid w:val="00F278BF"/>
    <w:rsid w:val="00F34564"/>
    <w:rsid w:val="00F358C6"/>
    <w:rsid w:val="00F367C5"/>
    <w:rsid w:val="00F36EEC"/>
    <w:rsid w:val="00F45E9F"/>
    <w:rsid w:val="00F62C5B"/>
    <w:rsid w:val="00F75FB2"/>
    <w:rsid w:val="00F8312C"/>
    <w:rsid w:val="00F83DA2"/>
    <w:rsid w:val="00F918E8"/>
    <w:rsid w:val="00F91AFA"/>
    <w:rsid w:val="00F966FB"/>
    <w:rsid w:val="00F96E71"/>
    <w:rsid w:val="00F97EE1"/>
    <w:rsid w:val="00FA6328"/>
    <w:rsid w:val="00FB15D5"/>
    <w:rsid w:val="00FB1DC6"/>
    <w:rsid w:val="00FB3950"/>
    <w:rsid w:val="00FC3C54"/>
    <w:rsid w:val="00FC3C55"/>
    <w:rsid w:val="00FC3C88"/>
    <w:rsid w:val="00FE1B8B"/>
    <w:rsid w:val="00FE27E4"/>
    <w:rsid w:val="00FE3E8B"/>
    <w:rsid w:val="00FF6E8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paragraph" w:styleId="Revision">
    <w:name w:val="Revision"/>
    <w:hidden/>
    <w:uiPriority w:val="99"/>
    <w:semiHidden/>
    <w:rsid w:val="00C13660"/>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C13660"/>
    <w:rPr>
      <w:sz w:val="16"/>
      <w:szCs w:val="16"/>
    </w:rPr>
  </w:style>
  <w:style w:type="paragraph" w:styleId="CommentText">
    <w:name w:val="annotation text"/>
    <w:basedOn w:val="Normal"/>
    <w:link w:val="CommentTextChar"/>
    <w:uiPriority w:val="99"/>
    <w:unhideWhenUsed/>
    <w:rsid w:val="00C13660"/>
    <w:rPr>
      <w:sz w:val="20"/>
      <w:szCs w:val="20"/>
    </w:rPr>
  </w:style>
  <w:style w:type="character" w:customStyle="1" w:styleId="CommentTextChar">
    <w:name w:val="Comment Text Char"/>
    <w:basedOn w:val="DefaultParagraphFont"/>
    <w:link w:val="CommentText"/>
    <w:uiPriority w:val="99"/>
    <w:rsid w:val="00C13660"/>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C13660"/>
    <w:rPr>
      <w:b/>
      <w:bCs/>
    </w:rPr>
  </w:style>
  <w:style w:type="character" w:customStyle="1" w:styleId="CommentSubjectChar">
    <w:name w:val="Comment Subject Char"/>
    <w:basedOn w:val="CommentTextChar"/>
    <w:link w:val="CommentSubject"/>
    <w:uiPriority w:val="99"/>
    <w:semiHidden/>
    <w:rsid w:val="00C13660"/>
    <w:rPr>
      <w:rFonts w:ascii="Calibri" w:hAnsi="Calibri" w:cs="Calibri"/>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3FDFF63771B8429BE340E355EFDA73" ma:contentTypeVersion="16" ma:contentTypeDescription="Create a new document." ma:contentTypeScope="" ma:versionID="5f75370207d899a5066bc84f42217bfb">
  <xsd:schema xmlns:xsd="http://www.w3.org/2001/XMLSchema" xmlns:xs="http://www.w3.org/2001/XMLSchema" xmlns:p="http://schemas.microsoft.com/office/2006/metadata/properties" xmlns:ns3="a90cbb40-b447-495f-9e4d-6cbc2a9f620f" xmlns:ns4="6e57e8c6-032f-4ed8-9924-9d84e7c40c24" targetNamespace="http://schemas.microsoft.com/office/2006/metadata/properties" ma:root="true" ma:fieldsID="6e75631584926c05111882c314daead1" ns3:_="" ns4:_="">
    <xsd:import namespace="a90cbb40-b447-495f-9e4d-6cbc2a9f620f"/>
    <xsd:import namespace="6e57e8c6-032f-4ed8-9924-9d84e7c40c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0cbb40-b447-495f-9e4d-6cbc2a9f6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descriptio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descrip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e57e8c6-032f-4ed8-9924-9d84e7c40c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90cbb40-b447-495f-9e4d-6cbc2a9f620f" xsi:nil="true"/>
  </documentManagement>
</p:properties>
</file>

<file path=customXml/itemProps1.xml><?xml version="1.0" encoding="utf-8"?>
<ds:datastoreItem xmlns:ds="http://schemas.openxmlformats.org/officeDocument/2006/customXml" ds:itemID="{71AB951F-FB77-4384-B6A4-89FA3EF77485}">
  <ds:schemaRefs>
    <ds:schemaRef ds:uri="http://schemas.microsoft.com/sharepoint/v3/contenttype/forms"/>
  </ds:schemaRefs>
</ds:datastoreItem>
</file>

<file path=customXml/itemProps2.xml><?xml version="1.0" encoding="utf-8"?>
<ds:datastoreItem xmlns:ds="http://schemas.openxmlformats.org/officeDocument/2006/customXml" ds:itemID="{27F8EBAD-E795-43CF-AABA-32C06EBB89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0cbb40-b447-495f-9e4d-6cbc2a9f620f"/>
    <ds:schemaRef ds:uri="6e57e8c6-032f-4ed8-9924-9d84e7c40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76C5C1-4E32-43F6-AD0F-D03FBD05CA48}">
  <ds:schemaRefs>
    <ds:schemaRef ds:uri="http://schemas.microsoft.com/office/2006/metadata/properties"/>
    <ds:schemaRef ds:uri="http://schemas.microsoft.com/office/infopath/2007/PartnerControls"/>
    <ds:schemaRef ds:uri="a90cbb40-b447-495f-9e4d-6cbc2a9f620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4238</Words>
  <Characters>24160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2</cp:revision>
  <dcterms:created xsi:type="dcterms:W3CDTF">2024-04-25T18:21:00Z</dcterms:created>
  <dcterms:modified xsi:type="dcterms:W3CDTF">2024-04-25T18:21:00Z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0x010100683FDFF63771B8429BE340E355EFDA73</vt:lpwstr>
  </property>
</Properties>
</file>