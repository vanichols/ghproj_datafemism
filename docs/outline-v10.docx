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D8F10" w14:textId="66A6C7E9" w:rsidR="0012423C" w:rsidRDefault="00F67DEF" w:rsidP="006E637E">
      <w:pPr>
        <w:pStyle w:val="Title"/>
        <w:rPr>
          <w:lang w:val="en-US"/>
        </w:rPr>
      </w:pPr>
      <w:r>
        <w:rPr>
          <w:lang w:val="en-US"/>
        </w:rPr>
        <w:t>Applying the principles of d</w:t>
      </w:r>
      <w:r w:rsidR="006E637E">
        <w:rPr>
          <w:lang w:val="en-US"/>
        </w:rPr>
        <w:t xml:space="preserve">ata feminism </w:t>
      </w:r>
      <w:r>
        <w:rPr>
          <w:lang w:val="en-US"/>
        </w:rPr>
        <w:t xml:space="preserve">in agricultural research leads to more </w:t>
      </w:r>
      <w:r w:rsidR="000816CA">
        <w:rPr>
          <w:lang w:val="en-US"/>
        </w:rPr>
        <w:t>innovative</w:t>
      </w:r>
      <w:r>
        <w:rPr>
          <w:lang w:val="en-US"/>
        </w:rPr>
        <w:t xml:space="preserve"> outcomes</w:t>
      </w:r>
      <w:ins w:id="0" w:author="Virginia Nichols" w:date="2024-05-22T20:16:00Z">
        <w:r w:rsidR="00F74EB8">
          <w:rPr>
            <w:lang w:val="en-US"/>
          </w:rPr>
          <w:t xml:space="preserve"> (15 words)</w:t>
        </w:r>
      </w:ins>
    </w:p>
    <w:p w14:paraId="12EAC8DB" w14:textId="76DA8F33" w:rsidR="009C7EA9" w:rsidRDefault="009C7EA9" w:rsidP="009C7EA9">
      <w:pPr>
        <w:pStyle w:val="Heading1"/>
        <w:rPr>
          <w:lang w:val="en-US"/>
        </w:rPr>
      </w:pPr>
      <w:r>
        <w:rPr>
          <w:lang w:val="en-US"/>
        </w:rPr>
        <w:t>Abstract</w:t>
      </w:r>
      <w:ins w:id="1" w:author="Virginia Nichols" w:date="2024-05-22T20:16:00Z">
        <w:r w:rsidR="00F74EB8">
          <w:rPr>
            <w:lang w:val="en-US"/>
          </w:rPr>
          <w:t xml:space="preserve"> (70 words, at 80)</w:t>
        </w:r>
      </w:ins>
    </w:p>
    <w:p w14:paraId="7E487EAE" w14:textId="77777777" w:rsidR="000E7DB5" w:rsidRDefault="000E7DB5" w:rsidP="009C7EA9">
      <w:pPr>
        <w:rPr>
          <w:lang w:val="en-US"/>
        </w:rPr>
      </w:pPr>
    </w:p>
    <w:p w14:paraId="0CA84EBE" w14:textId="25BFEE5B" w:rsidR="000E7DB5" w:rsidRPr="0029011A" w:rsidRDefault="000E7DB5" w:rsidP="000E7DB5">
      <w:pPr>
        <w:rPr>
          <w:lang w:val="en-US"/>
        </w:rPr>
      </w:pPr>
      <w:r w:rsidRPr="0029011A">
        <w:rPr>
          <w:color w:val="20124D"/>
          <w:shd w:val="clear" w:color="auto" w:fill="FFFFFF"/>
          <w:lang w:val="en-US"/>
        </w:rPr>
        <w:t xml:space="preserve">Agricultural systems </w:t>
      </w:r>
      <w:r w:rsidR="00F74EB8">
        <w:rPr>
          <w:color w:val="20124D"/>
          <w:shd w:val="clear" w:color="auto" w:fill="FFFFFF"/>
          <w:lang w:val="en-US"/>
        </w:rPr>
        <w:t>reflect</w:t>
      </w:r>
      <w:r w:rsidRPr="0029011A">
        <w:rPr>
          <w:color w:val="20124D"/>
          <w:shd w:val="clear" w:color="auto" w:fill="FFFFFF"/>
          <w:lang w:val="en-US"/>
        </w:rPr>
        <w:t xml:space="preserve"> complex institutional structures that have historically had, and continue to have, power imbalances embedded within them. The </w:t>
      </w:r>
      <w:r w:rsidR="00F8312C" w:rsidRPr="0029011A">
        <w:rPr>
          <w:color w:val="20124D"/>
          <w:shd w:val="clear" w:color="auto" w:fill="FFFFFF"/>
          <w:lang w:val="en-US"/>
        </w:rPr>
        <w:t>seven</w:t>
      </w:r>
      <w:r w:rsidRPr="0029011A">
        <w:rPr>
          <w:color w:val="20124D"/>
          <w:shd w:val="clear" w:color="auto" w:fill="FFFFFF"/>
          <w:lang w:val="en-US"/>
        </w:rPr>
        <w:t xml:space="preserve"> principles of data feminism were developed </w:t>
      </w:r>
      <w:r w:rsidR="0029011A">
        <w:rPr>
          <w:color w:val="20124D"/>
          <w:shd w:val="clear" w:color="auto" w:fill="FFFFFF"/>
          <w:lang w:val="en-US"/>
        </w:rPr>
        <w:t>to aid</w:t>
      </w:r>
      <w:r w:rsidRPr="0029011A">
        <w:rPr>
          <w:color w:val="20124D"/>
          <w:shd w:val="clear" w:color="auto" w:fill="FFFFFF"/>
          <w:lang w:val="en-US"/>
        </w:rPr>
        <w:t xml:space="preserve"> data scientists </w:t>
      </w:r>
      <w:r w:rsidR="0029011A">
        <w:rPr>
          <w:color w:val="20124D"/>
          <w:shd w:val="clear" w:color="auto" w:fill="FFFFFF"/>
          <w:lang w:val="en-US"/>
        </w:rPr>
        <w:t>i</w:t>
      </w:r>
      <w:r w:rsidRPr="0029011A">
        <w:rPr>
          <w:color w:val="20124D"/>
          <w:shd w:val="clear" w:color="auto" w:fill="FFFFFF"/>
          <w:lang w:val="en-US"/>
        </w:rPr>
        <w:t xml:space="preserve">n identifying, </w:t>
      </w:r>
      <w:r w:rsidR="007D03A3">
        <w:rPr>
          <w:color w:val="20124D"/>
          <w:shd w:val="clear" w:color="auto" w:fill="FFFFFF"/>
          <w:lang w:val="en-US"/>
        </w:rPr>
        <w:t>examining</w:t>
      </w:r>
      <w:r w:rsidRPr="0029011A">
        <w:rPr>
          <w:color w:val="20124D"/>
          <w:shd w:val="clear" w:color="auto" w:fill="FFFFFF"/>
          <w:lang w:val="en-US"/>
        </w:rPr>
        <w:t xml:space="preserve">, and addressing power inequities related to data generation, interpretation, and </w:t>
      </w:r>
      <w:r w:rsidR="00792BE4" w:rsidRPr="0029011A">
        <w:rPr>
          <w:color w:val="20124D"/>
          <w:shd w:val="clear" w:color="auto" w:fill="FFFFFF"/>
          <w:lang w:val="en-US"/>
        </w:rPr>
        <w:t>distribution</w:t>
      </w:r>
      <w:r w:rsidRPr="0029011A">
        <w:rPr>
          <w:color w:val="20124D"/>
          <w:shd w:val="clear" w:color="auto" w:fill="FFFFFF"/>
          <w:lang w:val="en-US"/>
        </w:rPr>
        <w:t xml:space="preserve">. </w:t>
      </w:r>
      <w:r>
        <w:rPr>
          <w:lang w:val="en-US"/>
        </w:rPr>
        <w:t xml:space="preserve">Here we interpret the </w:t>
      </w:r>
      <w:r w:rsidR="00F74EB8">
        <w:rPr>
          <w:lang w:val="en-US"/>
        </w:rPr>
        <w:t>principles</w:t>
      </w:r>
      <w:r>
        <w:rPr>
          <w:lang w:val="en-US"/>
        </w:rPr>
        <w:t xml:space="preserve"> in the context of agricultural research</w:t>
      </w:r>
      <w:r w:rsidR="0029011A">
        <w:rPr>
          <w:lang w:val="en-US"/>
        </w:rPr>
        <w:t xml:space="preserve"> within three overarching </w:t>
      </w:r>
      <w:r w:rsidR="001D7C5C">
        <w:rPr>
          <w:lang w:val="en-US"/>
        </w:rPr>
        <w:t>discourses</w:t>
      </w:r>
      <w:r>
        <w:rPr>
          <w:lang w:val="en-US"/>
        </w:rPr>
        <w:t xml:space="preserve">: power, reciprocity, and framing. </w:t>
      </w:r>
      <w:r w:rsidR="000179DC" w:rsidRPr="0029011A">
        <w:rPr>
          <w:color w:val="20124D"/>
          <w:shd w:val="clear" w:color="auto" w:fill="FFFFFF"/>
          <w:lang w:val="en-US"/>
        </w:rPr>
        <w:t xml:space="preserve">We </w:t>
      </w:r>
      <w:r w:rsidR="001D7C5C">
        <w:rPr>
          <w:color w:val="20124D"/>
          <w:shd w:val="clear" w:color="auto" w:fill="FFFFFF"/>
          <w:lang w:val="en-US"/>
        </w:rPr>
        <w:t>present evidence</w:t>
      </w:r>
      <w:r w:rsidR="000179DC" w:rsidRPr="0029011A">
        <w:rPr>
          <w:color w:val="20124D"/>
          <w:shd w:val="clear" w:color="auto" w:fill="FFFFFF"/>
          <w:lang w:val="en-US"/>
        </w:rPr>
        <w:t xml:space="preserve"> that </w:t>
      </w:r>
      <w:r w:rsidR="001D7C5C">
        <w:rPr>
          <w:color w:val="20124D"/>
          <w:shd w:val="clear" w:color="auto" w:fill="FFFFFF"/>
          <w:lang w:val="en-US"/>
        </w:rPr>
        <w:t xml:space="preserve">working within these frameworks </w:t>
      </w:r>
      <w:r w:rsidR="000179DC" w:rsidRPr="0029011A">
        <w:rPr>
          <w:color w:val="20124D"/>
          <w:shd w:val="clear" w:color="auto" w:fill="FFFFFF"/>
          <w:lang w:val="en-US"/>
        </w:rPr>
        <w:t>concomitantly fosters creativity</w:t>
      </w:r>
      <w:r w:rsidR="001D7C5C">
        <w:rPr>
          <w:color w:val="20124D"/>
          <w:shd w:val="clear" w:color="auto" w:fill="FFFFFF"/>
          <w:lang w:val="en-US"/>
        </w:rPr>
        <w:t xml:space="preserve"> and</w:t>
      </w:r>
      <w:r w:rsidR="000179DC" w:rsidRPr="0029011A">
        <w:rPr>
          <w:color w:val="20124D"/>
          <w:shd w:val="clear" w:color="auto" w:fill="FFFFFF"/>
          <w:lang w:val="en-US"/>
        </w:rPr>
        <w:t xml:space="preserve"> lead</w:t>
      </w:r>
      <w:r w:rsidR="001D7C5C">
        <w:rPr>
          <w:color w:val="20124D"/>
          <w:shd w:val="clear" w:color="auto" w:fill="FFFFFF"/>
          <w:lang w:val="en-US"/>
        </w:rPr>
        <w:t>s</w:t>
      </w:r>
      <w:r w:rsidR="000179DC" w:rsidRPr="0029011A">
        <w:rPr>
          <w:color w:val="20124D"/>
          <w:shd w:val="clear" w:color="auto" w:fill="FFFFFF"/>
          <w:lang w:val="en-US"/>
        </w:rPr>
        <w:t xml:space="preserve"> to </w:t>
      </w:r>
      <w:r w:rsidR="000816CA" w:rsidRPr="0029011A">
        <w:rPr>
          <w:color w:val="20124D"/>
          <w:shd w:val="clear" w:color="auto" w:fill="FFFFFF"/>
          <w:lang w:val="en-US"/>
        </w:rPr>
        <w:t xml:space="preserve">more transformative </w:t>
      </w:r>
      <w:r w:rsidR="000179DC" w:rsidRPr="0029011A">
        <w:rPr>
          <w:color w:val="20124D"/>
          <w:shd w:val="clear" w:color="auto" w:fill="FFFFFF"/>
          <w:lang w:val="en-US"/>
        </w:rPr>
        <w:t>outcomes.</w:t>
      </w:r>
    </w:p>
    <w:p w14:paraId="59F76605" w14:textId="3D82E207" w:rsidR="008D2ECE" w:rsidRPr="00D16F57" w:rsidRDefault="008D2ECE" w:rsidP="00EB106A">
      <w:pPr>
        <w:pStyle w:val="Heading1"/>
        <w:rPr>
          <w:lang w:val="en-US"/>
        </w:rPr>
      </w:pPr>
      <w:commentRangeStart w:id="2"/>
      <w:r w:rsidRPr="00D16F57">
        <w:rPr>
          <w:lang w:val="en-US"/>
        </w:rPr>
        <w:t>Introduction</w:t>
      </w:r>
      <w:commentRangeEnd w:id="2"/>
      <w:r w:rsidR="00B7234D">
        <w:rPr>
          <w:rStyle w:val="CommentReference"/>
          <w:rFonts w:ascii="Calibri" w:eastAsiaTheme="minorHAnsi" w:hAnsi="Calibri" w:cs="Calibri"/>
          <w:color w:val="auto"/>
          <w:kern w:val="0"/>
        </w:rPr>
        <w:commentReference w:id="2"/>
      </w:r>
    </w:p>
    <w:p w14:paraId="37F2D7BF" w14:textId="3528623B" w:rsidR="009724E3" w:rsidRDefault="00F75FB2" w:rsidP="00511C53">
      <w:pPr>
        <w:rPr>
          <w:lang w:val="en-US"/>
        </w:rPr>
      </w:pPr>
      <w:r w:rsidRPr="00F8312C">
        <w:rPr>
          <w:lang w:val="en-US"/>
        </w:rPr>
        <w:t xml:space="preserve">In a broad sense, </w:t>
      </w:r>
      <w:r w:rsidR="00847492" w:rsidRPr="00F8312C">
        <w:rPr>
          <w:lang w:val="en-US"/>
        </w:rPr>
        <w:t xml:space="preserve">the intersection of data and power has become a focal point of global discourse and concern. </w:t>
      </w:r>
      <w:commentRangeStart w:id="3"/>
      <w:r w:rsidR="001D7C5C">
        <w:rPr>
          <w:lang w:val="en-US"/>
        </w:rPr>
        <w:t>Potential</w:t>
      </w:r>
      <w:commentRangeEnd w:id="3"/>
      <w:r w:rsidR="00277712">
        <w:rPr>
          <w:rStyle w:val="CommentReference"/>
        </w:rPr>
        <w:commentReference w:id="3"/>
      </w:r>
      <w:r w:rsidR="001D7C5C">
        <w:rPr>
          <w:lang w:val="en-US"/>
        </w:rPr>
        <w:t xml:space="preserve"> power imbalances exist</w:t>
      </w:r>
      <w:r w:rsidR="00AD588B" w:rsidRPr="00F8312C">
        <w:rPr>
          <w:lang w:val="en-US"/>
        </w:rPr>
        <w:t xml:space="preserve"> along the entire </w:t>
      </w:r>
      <w:r w:rsidR="00E77D87" w:rsidRPr="00F8312C">
        <w:rPr>
          <w:lang w:val="en-US"/>
        </w:rPr>
        <w:t xml:space="preserve">data lifecycle, from </w:t>
      </w:r>
      <w:r w:rsidR="00C40A06" w:rsidRPr="00F8312C">
        <w:rPr>
          <w:lang w:val="en-US"/>
        </w:rPr>
        <w:t xml:space="preserve">data provenance to utilization, </w:t>
      </w:r>
      <w:r w:rsidR="00D41E28" w:rsidRPr="00F8312C">
        <w:rPr>
          <w:lang w:val="en-US"/>
        </w:rPr>
        <w:t xml:space="preserve">and </w:t>
      </w:r>
      <w:r w:rsidR="00C40A06" w:rsidRPr="00F8312C">
        <w:rPr>
          <w:lang w:val="en-US"/>
        </w:rPr>
        <w:t xml:space="preserve">include a suite of complex </w:t>
      </w:r>
      <w:r w:rsidR="00D41E28" w:rsidRPr="00F8312C">
        <w:rPr>
          <w:lang w:val="en-US"/>
        </w:rPr>
        <w:t>interactions</w:t>
      </w:r>
      <w:r w:rsidR="00C40A06" w:rsidRPr="00F8312C">
        <w:rPr>
          <w:lang w:val="en-US"/>
        </w:rPr>
        <w:t xml:space="preserve"> that require novel ethical</w:t>
      </w:r>
      <w:r w:rsidR="00955CAF" w:rsidRPr="00F8312C">
        <w:rPr>
          <w:lang w:val="en-US"/>
        </w:rPr>
        <w:t>, technical,</w:t>
      </w:r>
      <w:r w:rsidR="00C40A06" w:rsidRPr="00F8312C">
        <w:rPr>
          <w:lang w:val="en-US"/>
        </w:rPr>
        <w:t xml:space="preserve"> and regulatory considerations. </w:t>
      </w:r>
      <w:r w:rsidR="00B22D46" w:rsidRPr="00F8312C">
        <w:rPr>
          <w:lang w:val="en-US"/>
        </w:rPr>
        <w:t>Th</w:t>
      </w:r>
      <w:r w:rsidR="001D7C5C">
        <w:rPr>
          <w:lang w:val="en-US"/>
        </w:rPr>
        <w:t>is</w:t>
      </w:r>
      <w:r w:rsidR="00B22D46" w:rsidRPr="00F8312C">
        <w:rPr>
          <w:lang w:val="en-US"/>
        </w:rPr>
        <w:t xml:space="preserve"> has catalyzed the creation of </w:t>
      </w:r>
      <w:r w:rsidR="001D7C5C">
        <w:rPr>
          <w:lang w:val="en-US"/>
        </w:rPr>
        <w:t>new</w:t>
      </w:r>
      <w:r w:rsidR="00B22D46" w:rsidRPr="00F8312C">
        <w:rPr>
          <w:lang w:val="en-US"/>
        </w:rPr>
        <w:t xml:space="preserve"> academic fields dedicated to understanding and addressing these complex dynamics</w:t>
      </w:r>
      <w:r w:rsidR="000E1579" w:rsidRPr="00F8312C">
        <w:rPr>
          <w:lang w:val="en-US"/>
        </w:rPr>
        <w:t>. Fields such as data ethics</w:t>
      </w:r>
      <w:r w:rsidR="00CF6782">
        <w:rPr>
          <w:lang w:val="en-US"/>
        </w:rPr>
        <w:fldChar w:fldCharType="begin"/>
      </w:r>
      <w:r w:rsidR="002B6C9F">
        <w:rPr>
          <w:lang w:val="en-US"/>
        </w:rPr>
        <w:instrText xml:space="preserve"> ADDIN ZOTERO_ITEM CSL_CITATION {"citationID":"a2lvl9s8mmb","properties":{"formattedCitation":"\\super 1\\nosupersub{}","plainCitation":"1","noteIndex":0},"citationItems":[{"id":1431,"uris":["http://zotero.org/users/3599437/items/54LXDKGE"],"itemData":{"id":1431,"type":"article-journal","abstract":"This theme issue has the founding ambition of landscaping data ethics as a new branch of ethics that studies and evaluates moral problems related to data (including generation, recording, curation, processing, dissemination, sharing and use), algorithms (including artificial intelligence, artificial agents, machine learning and robots) and corresponding practices (including responsible innovation, programming, hacking and professional codes), in order to formulate and support morally good solutions (e.g. right conducts or right values). Data ethics builds on the foundation provided by computer and information ethics but, at the same time, it refines the approach endorsed so far in this research field, by shifting the level of abstraction of ethical enquiries, from being information-centric to being data-centric. This shift brings into focus the different moral dimensions of all kinds of data, even data that never translate directly into information but can be used to support actions or generate behaviours, for example. It highlights the need for ethical analyses to concentrate on the content and nature of computational operations—the interactions among hardware, software and data—rather than on the variety of digital technologies that enable them. And it emphasizes the complexity of the ethical challenges posed by data science. Because of such complexity, data ethics should be developed from the start as a macroethics, that is, as an overall framework that avoids narrow, ad hoc approaches and addresses the ethical impact and implications of data science and its applications within a consistent, holistic and inclusive framework. Only as a macroethics will data ethics provide solutions that can maximize the value of data science for our societies, for all of us and for our environments.\n\nThis article is part of the themed issue ‘The ethical impact of data science’.","container-title":"Philosophical Transactions of the Royal Society A: Mathematical, Physical and Engineering Sciences","DOI":"10.1098/rsta.2016.0360","issue":"2083","note":"publisher: Royal Society","page":"20160360","source":"royalsocietypublishing.org (Atypon)","title":"What is data ethics?","volume":"374","author":[{"family":"Floridi","given":"Luciano"},{"family":"Taddeo","given":"Mariarosaria"}],"issued":{"date-parts":[["2016",12,28]]}}}],"schema":"https://github.com/citation-style-language/schema/raw/master/csl-citation.json"} </w:instrText>
      </w:r>
      <w:r w:rsidR="00CF6782">
        <w:rPr>
          <w:lang w:val="en-US"/>
        </w:rPr>
        <w:fldChar w:fldCharType="separate"/>
      </w:r>
      <w:r w:rsidR="002B6C9F" w:rsidRPr="002B6C9F">
        <w:rPr>
          <w:vertAlign w:val="superscript"/>
        </w:rPr>
        <w:t>1</w:t>
      </w:r>
      <w:r w:rsidR="00CF6782">
        <w:rPr>
          <w:lang w:val="en-US"/>
        </w:rPr>
        <w:fldChar w:fldCharType="end"/>
      </w:r>
      <w:r w:rsidR="000E1579" w:rsidRPr="00F8312C">
        <w:rPr>
          <w:lang w:val="en-US"/>
        </w:rPr>
        <w:t>, algorithmic accountability</w:t>
      </w:r>
      <w:r w:rsidR="00D34951">
        <w:rPr>
          <w:lang w:val="en-US"/>
        </w:rPr>
        <w:fldChar w:fldCharType="begin"/>
      </w:r>
      <w:r w:rsidR="002B6C9F">
        <w:rPr>
          <w:lang w:val="en-US"/>
        </w:rPr>
        <w:instrText xml:space="preserve"> ADDIN ZOTERO_ITEM CSL_CITATION {"citationID":"a2m780eo58e","properties":{"formattedCitation":"\\super 2\\nosupersub{}","plainCitation":"2","noteIndex":0},"citationItems":[{"id":1433,"uris":["http://zotero.org/users/3599437/items/Z5R6KLDU"],"itemData":{"id":1433,"type":"article-journal","abstract":"Every day automated algorithms make decisions that can amplify the power of businesses and governments. Yet as algorithms come to regulate more aspects of our lives, the contours of their power can remain difficult to grasp. This paper studies the notion of algorithmic accountability reporting as a mechanism for elucidating and articulating the power structures, biases, and influences that computational artifacts exercise in society. A framework for algorithmic power based on autonomous decision-making is proffered and motivates specific questions about algorithmic influence. Five cases of algorithmic accountability reporting involving the use of reverse engineering methods in journalism are then studied and analyzed to provide insight into the method and its application in a journalism context. The applicability of transparency policies for algorithms is discussed alongside challenges to implementing algorithmic accountability as a broadly viable investigative method.","container-title":"Digital Journalism","DOI":"10.1080/21670811.2014.976411","ISSN":"2167-0811","issue":"3","note":"publisher: Routledge\n_eprint: https://doi.org/10.1080/21670811.2014.976411","page":"398–415","source":"Taylor and Francis+NEJM","title":"Algorithmic Accountability: Journalistic investigation of computational power structures","title-short":"Algorithmic Accountability","volume":"3","author":[{"family":"Diakopoulos","given":"Nicholas"}],"issued":{"date-parts":[["2015",5,4]]}}}],"schema":"https://github.com/citation-style-language/schema/raw/master/csl-citation.json"} </w:instrText>
      </w:r>
      <w:r w:rsidR="00D34951">
        <w:rPr>
          <w:lang w:val="en-US"/>
        </w:rPr>
        <w:fldChar w:fldCharType="separate"/>
      </w:r>
      <w:r w:rsidR="002B6C9F" w:rsidRPr="002B6C9F">
        <w:rPr>
          <w:vertAlign w:val="superscript"/>
        </w:rPr>
        <w:t>2</w:t>
      </w:r>
      <w:r w:rsidR="00D34951">
        <w:rPr>
          <w:lang w:val="en-US"/>
        </w:rPr>
        <w:fldChar w:fldCharType="end"/>
      </w:r>
      <w:r w:rsidR="000E1579" w:rsidRPr="00F8312C">
        <w:rPr>
          <w:lang w:val="en-US"/>
        </w:rPr>
        <w:t>, and critical data studies</w:t>
      </w:r>
      <w:r w:rsidR="00D34951">
        <w:rPr>
          <w:lang w:val="en-US"/>
        </w:rPr>
        <w:fldChar w:fldCharType="begin"/>
      </w:r>
      <w:r w:rsidR="002B6C9F">
        <w:rPr>
          <w:lang w:val="en-US"/>
        </w:rPr>
        <w:instrText xml:space="preserve"> ADDIN ZOTERO_ITEM CSL_CITATION {"citationID":"a2oe11abp7e","properties":{"formattedCitation":"\\super 3\\nosupersub{}","plainCitation":"3","noteIndex":0},"citationItems":[{"id":1435,"uris":["http://zotero.org/users/3599437/items/K3F8QBVP"],"itemData":{"id":1435,"type":"article-journal","abstract":"Critical Data Studies (CDS) explore the unique cultural, ethical, and critical challenges posed by Big Data. Rather than treat Big Data as only scientifically empirical and therefore largely neutral phenomena, CDS advocates the view that Big Data should be seen as always-already constituted within wider data assemblages. Assemblages is a concept that helps capture the multitude of ways that already-composed data structures inflect and interact with society, its organization and functioning, and the resulting impact on individuals’ daily lives. CDS questions the many assumptions about Big Data that permeate contemporary literature on information and society by locating instances where Big Data may be naively taken to denote objective and transparent informational entities. In this introduction to the Big Data &amp; Society CDS special theme, we briefly describe CDS work, its orientations, and principles.","container-title":"Big Data &amp; Society","DOI":"10.1177/2053951716674238","ISSN":"2053-9517","issue":"2","language":"en","note":"publisher: SAGE Publications Ltd","page":"2053951716674238","source":"SAGE Journals","title":"Critical data studies: An introduction","title-short":"Critical data studies","volume":"3","author":[{"family":"Iliadis","given":"Andrew"},{"family":"Russo","given":"Federica"}],"issued":{"date-parts":[["2016",12,1]]}}}],"schema":"https://github.com/citation-style-language/schema/raw/master/csl-citation.json"} </w:instrText>
      </w:r>
      <w:r w:rsidR="00D34951">
        <w:rPr>
          <w:lang w:val="en-US"/>
        </w:rPr>
        <w:fldChar w:fldCharType="separate"/>
      </w:r>
      <w:r w:rsidR="002B6C9F" w:rsidRPr="002B6C9F">
        <w:rPr>
          <w:vertAlign w:val="superscript"/>
        </w:rPr>
        <w:t>3</w:t>
      </w:r>
      <w:r w:rsidR="00D34951">
        <w:rPr>
          <w:lang w:val="en-US"/>
        </w:rPr>
        <w:fldChar w:fldCharType="end"/>
      </w:r>
      <w:r w:rsidR="000E1579" w:rsidRPr="00F8312C">
        <w:rPr>
          <w:lang w:val="en-US"/>
        </w:rPr>
        <w:t xml:space="preserve"> interrogate the ethics and power structures embedded within al</w:t>
      </w:r>
      <w:r w:rsidR="00767AF2" w:rsidRPr="00F8312C">
        <w:rPr>
          <w:lang w:val="en-US"/>
        </w:rPr>
        <w:t>g</w:t>
      </w:r>
      <w:r w:rsidR="000E1579" w:rsidRPr="00F8312C">
        <w:rPr>
          <w:lang w:val="en-US"/>
        </w:rPr>
        <w:t>orithms. Data justice</w:t>
      </w:r>
      <w:r w:rsidR="00CF6782">
        <w:rPr>
          <w:lang w:val="en-US"/>
        </w:rPr>
        <w:t xml:space="preserve"> </w:t>
      </w:r>
      <w:r w:rsidR="00CF6782">
        <w:rPr>
          <w:lang w:val="en-US"/>
        </w:rPr>
        <w:fldChar w:fldCharType="begin"/>
      </w:r>
      <w:r w:rsidR="002B6C9F">
        <w:rPr>
          <w:lang w:val="en-US"/>
        </w:rPr>
        <w:instrText xml:space="preserve"> ADDIN ZOTERO_ITEM CSL_CITATION {"citationID":"a1a6v06o2dv","properties":{"formattedCitation":"\\super 4\\nosupersub{}","plainCitation":"4","noteIndex":0},"citationItems":[{"id":1004,"uris":["http://zotero.org/users/3599437/items/EPS3IEFU"],"itemData":{"id":1004,"type":"article-journal","container-title":"Information, Communication &amp; Society","DOI":"10.1080/1369118X.2019.1606268","ISSN":"1369-118X","issue":"7","note":"publisher: Routledge\n_eprint: https://doi.org/10.1080/1369118X.2019.1606268","page":"873-881","source":"Taylor and Francis+NEJM","title":"Exploring Data Justice: Conceptions, Applications and Directions","title-short":"Exploring Data Justice","volume":"22","author":[{"family":"Dencik","given":"Lina"},{"family":"Hintz","given":"Arne"},{"family":"Redden","given":"Joanna"},{"family":"Treré","given":"Emiliano"}],"issued":{"date-parts":[["2019",6,7]]}}}],"schema":"https://github.com/citation-style-language/schema/raw/master/csl-citation.json"} </w:instrText>
      </w:r>
      <w:r w:rsidR="00CF6782">
        <w:rPr>
          <w:lang w:val="en-US"/>
        </w:rPr>
        <w:fldChar w:fldCharType="separate"/>
      </w:r>
      <w:r w:rsidR="002B6C9F" w:rsidRPr="002B6C9F">
        <w:rPr>
          <w:vertAlign w:val="superscript"/>
        </w:rPr>
        <w:t>4</w:t>
      </w:r>
      <w:r w:rsidR="00CF6782">
        <w:rPr>
          <w:lang w:val="en-US"/>
        </w:rPr>
        <w:fldChar w:fldCharType="end"/>
      </w:r>
      <w:r w:rsidR="000E1579" w:rsidRPr="00F8312C">
        <w:rPr>
          <w:lang w:val="en-US"/>
        </w:rPr>
        <w:t xml:space="preserve"> and techno-politics</w:t>
      </w:r>
      <w:r w:rsidR="00CF6782">
        <w:rPr>
          <w:lang w:val="en-US"/>
        </w:rPr>
        <w:fldChar w:fldCharType="begin"/>
      </w:r>
      <w:r w:rsidR="002B6C9F">
        <w:rPr>
          <w:lang w:val="en-US"/>
        </w:rPr>
        <w:instrText xml:space="preserve"> ADDIN ZOTERO_ITEM CSL_CITATION {"citationID":"a2ne0s2dv38","properties":{"formattedCitation":"\\super 5\\nosupersub{}","plainCitation":"5","noteIndex":0},"citationItems":[{"id":1429,"uris":["http://zotero.org/users/3599437/items/VAGDUEIZ"],"itemData":{"id":1429,"type":"article-journal","abstract":"In this article we seek to revisit what the term ‘technopolitical’ means for democratic politics in our age. We begin by tracing how the term was used and then transformed through various and conflicting adaptations of ICTs (Information and Communication Technologies) in governmental and civil organizations and grassroots movements. Two main streams can be distinguished in academic literature: studies about internet-enhanced politics (labelled as e- government) and politics 2.0 that imply the facilitation of existing practices such as e-voting, e-campaigning and e-petitioning. The second stream of the internet-enabled perspective builds on the idea that ICTs are essential for the organization of transformative, contentious politics, citizen participation and deliberative processes. Under a range of labels, studies have often used ideas of the technopolitical in an undefined or underspecified manner for describing the influence of digital technologies on their scope of investigation. After critically reviewing and categorizing the main concepts used in the literature to describe ICT-based political performances, we construct a conceptual model of technopolitics oriented at two contra-rotating developments: Centralization vs. Decentralization. Within a schema consisting of the five dimensions of context, scale and direction, purpose, synchronization and actors we will clarify these developments and structure informal and formal ways of political practices.  We explain the dimensions using real-world examples to illustrate the unique characteristics of each technopolitical action field and the power dynamics that influence them.                   \nEn este artículo queremos reconsiderar el término \"tecnopolítica\" y ver qué significa en la política democrática de nuestros tiempos. Comenzamos indagando en el uso inicial del término y cómo se ha ido transformando mediante las distintas y contradictorias adaptaciones de las TIC (Tecnologías de la Información y la Comunicación) en los órganos de gobierno, las organizaciones civiles y los movimientos populares. En la literatura académica se pueden apreciar dos corrientes principales. Por un lado, están los estudios sobre la política mejorada gracias a Internet (conocida como \"e-gobierno\") y la Política 2.0, que apuntan a la facilitación de prácticas existentes como la votación electrónica y las campañas y peticiones en Internet. Y, por otro lado, la segunda corriente de la perspectiva de la influencia de Internet se sustenta en la idea de que las TIC son esenciales para la organización de una política transformadora y contenciosa, la participación ciudadana y los procesos deliberativos. Los estudios han usado a menudo, con una u otra etiqueta, ideas de la tecnopolítica en términos indefinidos o imprecisos para describir la influencia de las tecnologías digitales en su ámbito de investigación. Tras una labor crítica de revisión y clasificación de los principales conceptos empleados en la literatura para describir actuaciones políticas basadas en las TIC, interpretamos un modelo conceptual de tecnopolítica orientado a dos desarrollos contrarrotatorios: Centralización vs. descentralización. En un esquema formado por las cinco dimensiones contexto, escala y dirección, propósito, sincronización y actores, aclararemos estos desarrollos y estructuraremos los modos formales e informales de las prácticas políticas.  Explicamos las dimensiones utilizando ejemplos reales para ilustrar las características únicas de cada campo de acción tecnopolítica y la dinámica de poderes que influyen en ellos.\nEn aquest article volem reconsiderar el terme tecnopolítica i veure què significa en la política democràtica dels nostres temps. Comencem indagant l’ús inicial del terme i com aquest s’ha anat transformant per mitjà de les diverses i contradictòries adaptacions de les TIC (tecnologies de la informació i la comunicació) en els òrgans de govern, les organitzacions civils i els moviments populars. En la literatura acadèmica es poden apreciar dues corrents principals. D’una banda, hi ha els estudis sobre la política millorada gràcies a internet (coneguda com a “administració electrònica”) i la Política 2.0, les quals fan referència a la facilitació de pràctiques existents, com la votació electrònica, les campanyes i les peticions per internet. I, d’altra banda, la segona corrent de la perspectiva de la influència d’internet se sustenta en la idea que les TIC són essencials per a l’organització d’una política transformadora i controvertida, la participació ciutadana i els processos deliberatius. Els estudis han utilitzat sovint, amb una o altra etiqueta, idees de la tecnopolítica en termes indefinits o imprecisos per descriure la influència de les tecnologies digitals en el seu àmbit d’investigació. Després de dur a terme una feina crítica de revisió i classificació dels conceptes principals emprats en la literatura per descriure actuacions polítiques basades en les TIC, interpretem un model conceptual de tecnopolítica orientat a dos desenvolupaments contrarotatoris: centralització versus descentralització. És un esquema format per les cinc dimensions context, escala i direcció, propòsit, sincronització i actors. Aclarirem aquests desenvolupaments i estructurarem els modes formals i informals de les pràctiques polítiques. N’explicarem les dimensions fent servir exemples reals per il·lustrar les característiques úniques de cada camp d’acció tecnopolítica i la dinàmica de poders que hi influeixen.","container-title":"IDP: revista de Internet, derecho y política = revista d'Internet, dret i política","ISSN":"1699-8154","issue":"24","language":"eng","note":"publisher: Universitat Oberta de Catalunya = Universidad Oberta de Cataluña, UOC\nsection: IDP: revista de Internet, derecho y política = revista d'Internet, dret i política","page":"2","source":"dialnet.unirioja.es","title":"What is technopolitics? A conceptual schema for understanding politics in the digital age","title-short":"What is technopolitics?","author":[{"family":"Kurban","given":"Can"},{"family":"Peña López","given":"Ismael"},{"family":"Haberer","given":"Maria"}],"issued":{"date-parts":[["2017"]]}}}],"schema":"https://github.com/citation-style-language/schema/raw/master/csl-citation.json"} </w:instrText>
      </w:r>
      <w:r w:rsidR="00CF6782">
        <w:rPr>
          <w:lang w:val="en-US"/>
        </w:rPr>
        <w:fldChar w:fldCharType="separate"/>
      </w:r>
      <w:r w:rsidR="002B6C9F" w:rsidRPr="002B6C9F">
        <w:rPr>
          <w:vertAlign w:val="superscript"/>
        </w:rPr>
        <w:t>5</w:t>
      </w:r>
      <w:r w:rsidR="00CF6782">
        <w:rPr>
          <w:lang w:val="en-US"/>
        </w:rPr>
        <w:fldChar w:fldCharType="end"/>
      </w:r>
      <w:r w:rsidR="000E1579" w:rsidRPr="00F8312C">
        <w:rPr>
          <w:lang w:val="en-US"/>
        </w:rPr>
        <w:t xml:space="preserve"> explore how data and power intersect within socio-political contexts. </w:t>
      </w:r>
      <w:r w:rsidR="00767AF2" w:rsidRPr="00F8312C">
        <w:rPr>
          <w:lang w:val="en-US"/>
        </w:rPr>
        <w:t xml:space="preserve">These themes have not been isolated to academic realms; numerous books, films, series, and art pieces grapple with tensions between power distribution in data-driven societies. </w:t>
      </w:r>
      <w:r w:rsidR="00F8312C">
        <w:rPr>
          <w:lang w:val="en-US"/>
        </w:rPr>
        <w:t>Many of these concerns arise from the understanding that w</w:t>
      </w:r>
      <w:r w:rsidR="00F8312C" w:rsidRPr="00F8312C">
        <w:rPr>
          <w:lang w:val="en-US"/>
        </w:rPr>
        <w:t>ithout intentional examination of these issues, existing power differentials will likely be exacerbated, and</w:t>
      </w:r>
      <w:r w:rsidR="001D7C5C">
        <w:rPr>
          <w:lang w:val="en-US"/>
        </w:rPr>
        <w:t>/or</w:t>
      </w:r>
      <w:r w:rsidR="00F8312C" w:rsidRPr="00F8312C">
        <w:rPr>
          <w:lang w:val="en-US"/>
        </w:rPr>
        <w:t xml:space="preserve"> new ones created</w:t>
      </w:r>
      <w:r w:rsidR="002B6C9F">
        <w:rPr>
          <w:lang w:val="en-US"/>
        </w:rPr>
        <w:fldChar w:fldCharType="begin"/>
      </w:r>
      <w:r w:rsidR="0009688D">
        <w:rPr>
          <w:lang w:val="en-US"/>
        </w:rPr>
        <w:instrText xml:space="preserve"> ADDIN ZOTERO_ITEM CSL_CITATION {"citationID":"aa02ps65eh","properties":{"formattedCitation":"\\uldash{\\super 1,2\\nosupersub{}}","plainCitation":"1,2","noteIndex":0},"citationItems":[{"id":1441,"uris":["http://zotero.org/users/3599437/items/FZ6RDS95"],"itemData":{"id":1441,"type":"article-journal","abstract":"The emergence and increasing use of artificial intelligence and machine learning (AI/ML) in healthcare practice and delivery is being greeted with both optimism and caution. We focus on the nexus of AI/ML and racial disparities in healthcare: an issue that must be addressed if the promise of AI to improve patient care and health outcomes is to be realized in an equitable manner for all populations. We unpack the challenge of algorithmic bias that may perpetuate health disparities. Synthesizing research from multiple disciplines, we describe a four-step analytical process used to build and deploy AI/ML algorithms and solutions, highlighting both the sources of bias as well as methods for bias mitigation. Finally, we offer recommendations for moving the pursuit of fairness further.","container-title":"Health Policy and Technology","DOI":"10.1016/j.hlpt.2022.100702","ISSN":"2211-8837","issue":"1","journalAbbreviation":"Health Policy and Technology","page":"100702","source":"ScienceDirect","title":"Addressing algorithmic bias and the perpetuation of health inequities: An AI bias aware framework","title-short":"Addressing algorithmic bias and the perpetuation of health inequities","volume":"12","author":[{"family":"Agarwal","given":"R."},{"family":"Bjarnadottir","given":"M."},{"family":"Rhue","given":"L."},{"family":"Dugas","given":"M."},{"family":"Crowley","given":"K."},{"family":"Clark","given":"J."},{"family":"Gao","given":"G."}],"issued":{"date-parts":[["2023",3,1]]}}},{"id":1443,"uris":["http://zotero.org/users/3599437/items/IG2HCIDS"],"itemData":{"id":1443,"type":"post-weblog","abstract":"Georgetown Institute for Women, Peace and Security","container-title":"GIWPS","language":"en-US","title":"Invisible Women: Data Bias in A World Designed for Men","title-short":"Invisible Women","URL":"https://giwps.georgetown.edu/resource/invisible-women-data-bias-in-a-world-designed-for-men/","accessed":{"date-parts":[["2024",5,22]]}}}],"schema":"https://github.com/citation-style-language/schema/raw/master/csl-citation.json"} </w:instrText>
      </w:r>
      <w:r w:rsidR="002B6C9F">
        <w:rPr>
          <w:lang w:val="en-US"/>
        </w:rPr>
        <w:fldChar w:fldCharType="separate"/>
      </w:r>
      <w:r w:rsidR="0009688D" w:rsidRPr="0009688D">
        <w:rPr>
          <w:u w:val="dash"/>
          <w:vertAlign w:val="superscript"/>
        </w:rPr>
        <w:t>1,2</w:t>
      </w:r>
      <w:r w:rsidR="002B6C9F">
        <w:rPr>
          <w:lang w:val="en-US"/>
        </w:rPr>
        <w:fldChar w:fldCharType="end"/>
      </w:r>
      <w:r w:rsidR="00F8312C" w:rsidRPr="00F8312C">
        <w:rPr>
          <w:lang w:val="en-US"/>
        </w:rPr>
        <w:t xml:space="preserve"> (</w:t>
      </w:r>
      <w:commentRangeStart w:id="4"/>
      <w:r w:rsidR="00F8312C" w:rsidRPr="00F8312C">
        <w:rPr>
          <w:lang w:val="en-US"/>
        </w:rPr>
        <w:t>CITE</w:t>
      </w:r>
      <w:commentRangeEnd w:id="4"/>
      <w:r w:rsidR="00901A02">
        <w:rPr>
          <w:rStyle w:val="CommentReference"/>
        </w:rPr>
        <w:commentReference w:id="4"/>
      </w:r>
      <w:r w:rsidR="00F8312C" w:rsidRPr="00F8312C">
        <w:rPr>
          <w:lang w:val="en-US"/>
        </w:rPr>
        <w:t>). In a time when human ingenuity is arguably most needed</w:t>
      </w:r>
      <w:r w:rsidR="00523207">
        <w:rPr>
          <w:lang w:val="en-US"/>
        </w:rPr>
        <w:fldChar w:fldCharType="begin"/>
      </w:r>
      <w:r w:rsidR="00523207">
        <w:rPr>
          <w:lang w:val="en-US"/>
        </w:rPr>
        <w:instrText xml:space="preserve"> ADDIN ZOTERO_ITEM CSL_CITATION {"citationID":"a1hsv0b0aaj","properties":{"formattedCitation":"\\uldash{\\super 1\\nosupersub{}}","plainCitation":"1","noteIndex":0},"citationItems":[{"id":1449,"uris":["http://zotero.org/users/3599437/items/AMM3FPD6"],"itemData":{"id":1449,"type":"article-journal","abstract":"Western economies nowadays are confronted with a predicted productivity slowdown resulting in diminishing rates of economic growth. While some scholars see these developments as an indication of the approaching end of growth due to fully exploited technological opportunities, this article contends that the possibilities for radical, paradigm changing innovations are far from being exploited. Building on contributions from Schumpeter and Georgescu-Roegen, we argue that the human capacity to expand technological and intellectual frontiers must not be underestimated. In a selective retrospect, our narrative identifies and describes four historical incidents reflecting different perceptions of the power of the human mind. It synthesizes the mentioned economists’ viewpoints with the effects of these incidents to reproduce the intellectual roots of the recently developed concept of Dedicated Innovation Systems (DIS). We conclude that traditional macro-level indicators are not suitable to capture transformation processes, which is why we propose to interpret growth indicators and the alleged productivity slowdown quite differently. We argue that human ingenuity and transformation processes dedicated to sustainability will open up new opportunity spaces, thereby combining an increase in economic welfare and social justice with a reduction of negative environmental impact.","container-title":"Journal of Open Innovation: Technology, Market, and Complexity","DOI":"10.3390/joitmc5030039","ISSN":"2199-8531","issue":"3","language":"en","license":"http://creativecommons.org/licenses/by/3.0/","note":"number: 3\npublisher: Multidisciplinary Digital Publishing Institute","page":"39","source":"www.mdpi.com","title":"Productivity Slowdown, Exhausted Opportunities and the Power of Human Ingenuity—Schumpeter Meets Georgescu-Roegen","volume":"5","author":[{"family":"Pyka","given":"Andreas"},{"family":"Bogner","given":"Kristina"},{"family":"Urmetzer","given":"Sophie"}],"issued":{"date-parts":[["2019",9]]}}}],"schema":"https://github.com/citation-style-language/schema/raw/master/csl-citation.json"} </w:instrText>
      </w:r>
      <w:r w:rsidR="00523207">
        <w:rPr>
          <w:lang w:val="en-US"/>
        </w:rPr>
        <w:fldChar w:fldCharType="separate"/>
      </w:r>
      <w:r w:rsidR="00523207" w:rsidRPr="00523207">
        <w:rPr>
          <w:u w:val="dash"/>
          <w:vertAlign w:val="superscript"/>
        </w:rPr>
        <w:t>1</w:t>
      </w:r>
      <w:r w:rsidR="00523207">
        <w:rPr>
          <w:lang w:val="en-US"/>
        </w:rPr>
        <w:fldChar w:fldCharType="end"/>
      </w:r>
      <w:r w:rsidR="00F8312C" w:rsidRPr="00F8312C">
        <w:rPr>
          <w:lang w:val="en-US"/>
        </w:rPr>
        <w:t xml:space="preserve"> (CITE), </w:t>
      </w:r>
      <w:r w:rsidR="001D7C5C">
        <w:rPr>
          <w:lang w:val="en-US"/>
        </w:rPr>
        <w:t xml:space="preserve">eliminating barriers </w:t>
      </w:r>
      <w:r w:rsidR="009724E3">
        <w:rPr>
          <w:lang w:val="en-US"/>
        </w:rPr>
        <w:t>to the</w:t>
      </w:r>
      <w:r w:rsidR="001D7C5C">
        <w:rPr>
          <w:lang w:val="en-US"/>
        </w:rPr>
        <w:t xml:space="preserve"> full </w:t>
      </w:r>
      <w:r w:rsidR="009724E3">
        <w:rPr>
          <w:lang w:val="en-US"/>
        </w:rPr>
        <w:t>expression of all human’s potential is advantageous to society as a whole (CITE)</w:t>
      </w:r>
      <w:r w:rsidR="00F8312C">
        <w:rPr>
          <w:lang w:val="en-US"/>
        </w:rPr>
        <w:t>.</w:t>
      </w:r>
      <w:r w:rsidR="009724E3">
        <w:rPr>
          <w:lang w:val="en-US"/>
        </w:rPr>
        <w:t xml:space="preserve"> However, this requires reflexivity from actors not normally accustomed to such activities. </w:t>
      </w:r>
    </w:p>
    <w:p w14:paraId="3D2C8D27" w14:textId="77777777" w:rsidR="009724E3" w:rsidRDefault="009724E3" w:rsidP="00511C53">
      <w:pPr>
        <w:rPr>
          <w:lang w:val="en-US"/>
        </w:rPr>
      </w:pPr>
    </w:p>
    <w:p w14:paraId="2D7F4231" w14:textId="5A888670" w:rsidR="00493163" w:rsidRPr="00F8312C" w:rsidRDefault="003D4DD4" w:rsidP="00511C53">
      <w:pPr>
        <w:rPr>
          <w:lang w:val="en-US"/>
        </w:rPr>
      </w:pPr>
      <w:r w:rsidRPr="00F8312C">
        <w:rPr>
          <w:lang w:val="en-US"/>
        </w:rPr>
        <w:t>Researchers and scientists in technical fields</w:t>
      </w:r>
      <w:r w:rsidR="007D03A3">
        <w:rPr>
          <w:lang w:val="en-US"/>
        </w:rPr>
        <w:t xml:space="preserve"> work with data at many levels, but</w:t>
      </w:r>
      <w:r w:rsidRPr="00F8312C">
        <w:rPr>
          <w:lang w:val="en-US"/>
        </w:rPr>
        <w:t xml:space="preserve"> </w:t>
      </w:r>
      <w:r w:rsidR="000369A3" w:rsidRPr="00F8312C">
        <w:rPr>
          <w:lang w:val="en-US"/>
        </w:rPr>
        <w:t xml:space="preserve">have traditionally </w:t>
      </w:r>
      <w:r w:rsidR="00353ABB" w:rsidRPr="00F8312C">
        <w:rPr>
          <w:lang w:val="en-US"/>
        </w:rPr>
        <w:t xml:space="preserve">operated under the </w:t>
      </w:r>
      <w:r w:rsidR="00B61AB0" w:rsidRPr="00F8312C">
        <w:rPr>
          <w:lang w:val="en-US"/>
        </w:rPr>
        <w:t xml:space="preserve">assumption of </w:t>
      </w:r>
      <w:r w:rsidR="00353ABB" w:rsidRPr="00F8312C">
        <w:rPr>
          <w:lang w:val="en-US"/>
        </w:rPr>
        <w:t xml:space="preserve">value-neutrality, </w:t>
      </w:r>
      <w:r w:rsidR="00F358C6" w:rsidRPr="00F8312C">
        <w:rPr>
          <w:lang w:val="en-US"/>
        </w:rPr>
        <w:t>relegating ethical considerations to separate domains</w:t>
      </w:r>
      <w:r w:rsidR="00277E2B" w:rsidRPr="00F8312C">
        <w:rPr>
          <w:lang w:val="en-US"/>
        </w:rPr>
        <w:t xml:space="preserve"> while technical advancement is pursued independently</w:t>
      </w:r>
      <w:r w:rsidR="00322756" w:rsidRPr="00F8312C">
        <w:rPr>
          <w:lang w:val="en-US"/>
        </w:rPr>
        <w:t xml:space="preserve"> from such considerations</w:t>
      </w:r>
      <w:r w:rsidR="00B04EE2" w:rsidRPr="00F8312C">
        <w:rPr>
          <w:lang w:val="en-US"/>
        </w:rPr>
        <w:t xml:space="preserve">. </w:t>
      </w:r>
      <w:del w:id="5" w:author="ancarter" w:date="2024-05-22T20:16:00Z">
        <w:r w:rsidR="00B04EE2" w:rsidRPr="00F8312C">
          <w:rPr>
            <w:lang w:val="en-US"/>
          </w:rPr>
          <w:delText>However,</w:delText>
        </w:r>
      </w:del>
      <w:del w:id="6" w:author="ancarter" w:date="2024-05-20T09:58:00Z">
        <w:r w:rsidR="00B04EE2" w:rsidRPr="00F8312C" w:rsidDel="00901A02">
          <w:rPr>
            <w:lang w:val="en-US"/>
          </w:rPr>
          <w:delText>However,</w:delText>
        </w:r>
      </w:del>
      <w:ins w:id="7" w:author="ancarter" w:date="2024-05-20T10:12:00Z">
        <w:r w:rsidR="0020107B">
          <w:rPr>
            <w:lang w:val="en-US"/>
          </w:rPr>
          <w:t xml:space="preserve">Though social science has long acknowledged the use of research as a means of maintaining </w:t>
        </w:r>
      </w:ins>
      <w:ins w:id="8" w:author="ancarter" w:date="2024-05-20T10:13:00Z">
        <w:r w:rsidR="0020107B">
          <w:rPr>
            <w:lang w:val="en-US"/>
          </w:rPr>
          <w:t>the status quo (</w:t>
        </w:r>
      </w:ins>
      <w:ins w:id="9" w:author="ancarter" w:date="2024-05-20T10:17:00Z">
        <w:r w:rsidR="00EF50F0">
          <w:rPr>
            <w:lang w:val="en-US"/>
          </w:rPr>
          <w:t xml:space="preserve">see the work of </w:t>
        </w:r>
      </w:ins>
      <w:ins w:id="10" w:author="ancarter" w:date="2024-05-20T10:13:00Z">
        <w:r w:rsidR="0020107B">
          <w:rPr>
            <w:lang w:val="en-US"/>
          </w:rPr>
          <w:t xml:space="preserve">Bullard </w:t>
        </w:r>
        <w:commentRangeStart w:id="11"/>
        <w:r w:rsidR="0020107B">
          <w:rPr>
            <w:lang w:val="en-US"/>
          </w:rPr>
          <w:t>1993</w:t>
        </w:r>
      </w:ins>
      <w:commentRangeEnd w:id="11"/>
      <w:ins w:id="12" w:author="ancarter" w:date="2024-05-20T10:14:00Z">
        <w:r w:rsidR="0020107B">
          <w:rPr>
            <w:rStyle w:val="CommentReference"/>
          </w:rPr>
          <w:commentReference w:id="11"/>
        </w:r>
      </w:ins>
      <w:ins w:id="13" w:author="ancarter" w:date="2024-05-20T10:13:00Z">
        <w:r w:rsidR="0020107B">
          <w:rPr>
            <w:lang w:val="en-US"/>
          </w:rPr>
          <w:t xml:space="preserve">, Du Bois </w:t>
        </w:r>
        <w:commentRangeStart w:id="14"/>
        <w:r w:rsidR="0020107B">
          <w:rPr>
            <w:lang w:val="en-US"/>
          </w:rPr>
          <w:t>2007</w:t>
        </w:r>
      </w:ins>
      <w:commentRangeEnd w:id="14"/>
      <w:ins w:id="15" w:author="ancarter" w:date="2024-05-20T10:16:00Z">
        <w:r w:rsidR="00EF50F0">
          <w:rPr>
            <w:rStyle w:val="CommentReference"/>
          </w:rPr>
          <w:commentReference w:id="14"/>
        </w:r>
      </w:ins>
      <w:ins w:id="16" w:author="ancarter" w:date="2024-05-20T10:13:00Z">
        <w:r w:rsidR="0020107B">
          <w:rPr>
            <w:lang w:val="en-US"/>
          </w:rPr>
          <w:t xml:space="preserve"> [1903],</w:t>
        </w:r>
      </w:ins>
      <w:ins w:id="17" w:author="ancarter" w:date="2024-05-20T10:17:00Z">
        <w:r w:rsidR="00EF50F0">
          <w:rPr>
            <w:lang w:val="en-US"/>
          </w:rPr>
          <w:t xml:space="preserve"> or </w:t>
        </w:r>
      </w:ins>
      <w:ins w:id="18" w:author="ancarter" w:date="2024-05-20T10:13:00Z">
        <w:r w:rsidR="0020107B">
          <w:rPr>
            <w:lang w:val="en-US"/>
          </w:rPr>
          <w:t xml:space="preserve"> </w:t>
        </w:r>
      </w:ins>
      <w:commentRangeStart w:id="19"/>
      <w:ins w:id="20" w:author="ancarter" w:date="2024-05-20T10:14:00Z">
        <w:r w:rsidR="0020107B">
          <w:rPr>
            <w:lang w:val="en-US"/>
          </w:rPr>
          <w:t>Sachs</w:t>
        </w:r>
      </w:ins>
      <w:commentRangeEnd w:id="19"/>
      <w:ins w:id="21" w:author="ancarter" w:date="2024-05-20T10:16:00Z">
        <w:r w:rsidR="00EF50F0">
          <w:rPr>
            <w:rStyle w:val="CommentReference"/>
          </w:rPr>
          <w:commentReference w:id="19"/>
        </w:r>
      </w:ins>
      <w:ins w:id="22" w:author="ancarter" w:date="2024-05-20T10:14:00Z">
        <w:r w:rsidR="0020107B">
          <w:rPr>
            <w:lang w:val="en-US"/>
          </w:rPr>
          <w:t xml:space="preserve"> 2007</w:t>
        </w:r>
      </w:ins>
      <w:ins w:id="23" w:author="ancarter" w:date="2024-05-20T10:17:00Z">
        <w:r w:rsidR="00EF50F0">
          <w:rPr>
            <w:lang w:val="en-US"/>
          </w:rPr>
          <w:t>, among others</w:t>
        </w:r>
      </w:ins>
      <w:ins w:id="24" w:author="ancarter" w:date="2024-05-20T10:14:00Z">
        <w:r w:rsidR="0020107B">
          <w:rPr>
            <w:lang w:val="en-US"/>
          </w:rPr>
          <w:t>)</w:t>
        </w:r>
      </w:ins>
      <w:ins w:id="25" w:author="ancarter" w:date="2024-05-20T10:17:00Z">
        <w:r w:rsidR="00EF50F0">
          <w:rPr>
            <w:lang w:val="en-US"/>
          </w:rPr>
          <w:t>,</w:t>
        </w:r>
      </w:ins>
      <w:ins w:id="26" w:author="ancarter" w:date="2024-05-20T10:14:00Z">
        <w:r w:rsidR="0020107B">
          <w:rPr>
            <w:lang w:val="en-US"/>
          </w:rPr>
          <w:t xml:space="preserve"> </w:t>
        </w:r>
      </w:ins>
      <w:ins w:id="27" w:author="ancarter" w:date="2024-05-20T10:17:00Z">
        <w:r w:rsidR="00EF50F0">
          <w:rPr>
            <w:lang w:val="en-US"/>
          </w:rPr>
          <w:t xml:space="preserve">non-social science </w:t>
        </w:r>
      </w:ins>
      <w:del w:id="28" w:author="ancarter" w:date="2024-05-20T10:12:00Z">
        <w:r w:rsidR="00B04EE2" w:rsidRPr="00F8312C" w:rsidDel="0020107B">
          <w:rPr>
            <w:lang w:val="en-US"/>
          </w:rPr>
          <w:delText xml:space="preserve"> </w:delText>
        </w:r>
      </w:del>
      <w:r w:rsidR="00B04EE2" w:rsidRPr="00F8312C">
        <w:rPr>
          <w:lang w:val="en-US"/>
        </w:rPr>
        <w:t xml:space="preserve">researchers </w:t>
      </w:r>
      <w:r w:rsidR="00AD0519" w:rsidRPr="00F8312C">
        <w:rPr>
          <w:lang w:val="en-US"/>
        </w:rPr>
        <w:t xml:space="preserve">are </w:t>
      </w:r>
      <w:r w:rsidR="00322756" w:rsidRPr="00F8312C">
        <w:rPr>
          <w:lang w:val="en-US"/>
        </w:rPr>
        <w:t>i</w:t>
      </w:r>
      <w:r w:rsidR="00B04EE2" w:rsidRPr="00F8312C">
        <w:rPr>
          <w:lang w:val="en-US"/>
        </w:rPr>
        <w:t>ncreasingly</w:t>
      </w:r>
      <w:r w:rsidR="00322756" w:rsidRPr="00F8312C">
        <w:rPr>
          <w:lang w:val="en-US"/>
        </w:rPr>
        <w:t xml:space="preserve"> </w:t>
      </w:r>
      <w:del w:id="29" w:author="ancarter" w:date="2024-05-20T09:57:00Z">
        <w:r w:rsidR="00632DA9" w:rsidRPr="00F8312C" w:rsidDel="00901A02">
          <w:rPr>
            <w:lang w:val="en-US"/>
          </w:rPr>
          <w:delText>having to</w:delText>
        </w:r>
      </w:del>
      <w:ins w:id="30" w:author="ancarter" w:date="2024-05-20T09:57:00Z">
        <w:r w:rsidR="00901A02">
          <w:rPr>
            <w:lang w:val="en-US"/>
          </w:rPr>
          <w:t xml:space="preserve">realizing </w:t>
        </w:r>
      </w:ins>
      <w:del w:id="31" w:author="ancarter" w:date="2024-05-20T09:57:00Z">
        <w:r w:rsidR="00632DA9" w:rsidRPr="00F8312C" w:rsidDel="00901A02">
          <w:rPr>
            <w:lang w:val="en-US"/>
          </w:rPr>
          <w:delText xml:space="preserve"> contend with </w:delText>
        </w:r>
      </w:del>
      <w:r w:rsidR="00632DA9" w:rsidRPr="00F8312C">
        <w:rPr>
          <w:lang w:val="en-US"/>
        </w:rPr>
        <w:t xml:space="preserve">the </w:t>
      </w:r>
      <w:r w:rsidR="002779F1" w:rsidRPr="00F8312C">
        <w:rPr>
          <w:lang w:val="en-US"/>
        </w:rPr>
        <w:t>potentially profound ethical</w:t>
      </w:r>
      <w:r w:rsidR="002C1FBB" w:rsidRPr="00F8312C">
        <w:rPr>
          <w:lang w:val="en-US"/>
        </w:rPr>
        <w:t xml:space="preserve"> and social</w:t>
      </w:r>
      <w:r w:rsidR="002779F1" w:rsidRPr="00F8312C">
        <w:rPr>
          <w:lang w:val="en-US"/>
        </w:rPr>
        <w:t xml:space="preserve"> implications of their work </w:t>
      </w:r>
      <w:r w:rsidR="000F4919" w:rsidRPr="00F8312C">
        <w:rPr>
          <w:lang w:val="en-US"/>
        </w:rPr>
        <w:t xml:space="preserve">as it relates to </w:t>
      </w:r>
      <w:r w:rsidR="002779F1" w:rsidRPr="00F8312C">
        <w:rPr>
          <w:lang w:val="en-US"/>
        </w:rPr>
        <w:t>data and power</w:t>
      </w:r>
      <w:ins w:id="32" w:author="ancarter" w:date="2024-05-20T10:00:00Z">
        <w:r w:rsidR="00901A02">
          <w:rPr>
            <w:lang w:val="en-US"/>
          </w:rPr>
          <w:t xml:space="preserve"> </w:t>
        </w:r>
      </w:ins>
      <w:del w:id="33" w:author="ancarter" w:date="2024-05-20T10:00:00Z">
        <w:r w:rsidR="00632DA9" w:rsidRPr="00F8312C" w:rsidDel="00901A02">
          <w:rPr>
            <w:lang w:val="en-US"/>
          </w:rPr>
          <w:delText xml:space="preserve"> </w:delText>
        </w:r>
      </w:del>
      <w:r w:rsidR="00632DA9" w:rsidRPr="00F8312C">
        <w:rPr>
          <w:lang w:val="en-US"/>
        </w:rPr>
        <w:t>(</w:t>
      </w:r>
      <w:commentRangeStart w:id="34"/>
      <w:r w:rsidR="00632DA9" w:rsidRPr="00F8312C">
        <w:rPr>
          <w:lang w:val="en-US"/>
        </w:rPr>
        <w:t>CITE</w:t>
      </w:r>
      <w:commentRangeEnd w:id="34"/>
      <w:r w:rsidR="00901A02">
        <w:rPr>
          <w:rStyle w:val="CommentReference"/>
        </w:rPr>
        <w:commentReference w:id="34"/>
      </w:r>
      <w:r w:rsidR="00632DA9" w:rsidRPr="00F8312C">
        <w:rPr>
          <w:lang w:val="en-US"/>
        </w:rPr>
        <w:t>)</w:t>
      </w:r>
      <w:r w:rsidR="00707990" w:rsidRPr="00F8312C">
        <w:rPr>
          <w:lang w:val="en-US"/>
        </w:rPr>
        <w:t xml:space="preserve">. </w:t>
      </w:r>
      <w:r w:rsidR="00F8312C">
        <w:rPr>
          <w:lang w:val="en-US"/>
        </w:rPr>
        <w:t>As such, r</w:t>
      </w:r>
      <w:r w:rsidR="00707990" w:rsidRPr="00F8312C">
        <w:rPr>
          <w:lang w:val="en-US"/>
        </w:rPr>
        <w:t xml:space="preserve">esearchers must </w:t>
      </w:r>
      <w:r w:rsidR="00447075" w:rsidRPr="00F8312C">
        <w:rPr>
          <w:lang w:val="en-US"/>
        </w:rPr>
        <w:t xml:space="preserve">become adept at recognizing their role in </w:t>
      </w:r>
      <w:r w:rsidR="00DF6316" w:rsidRPr="00F8312C">
        <w:rPr>
          <w:lang w:val="en-US"/>
        </w:rPr>
        <w:t xml:space="preserve">either </w:t>
      </w:r>
      <w:r w:rsidR="00447075" w:rsidRPr="00F8312C">
        <w:rPr>
          <w:lang w:val="en-US"/>
        </w:rPr>
        <w:t>reinforcing or challenging existing power differentials</w:t>
      </w:r>
      <w:del w:id="35" w:author="ancarter" w:date="2024-05-22T20:16:00Z">
        <w:r w:rsidR="00DF6316" w:rsidRPr="00F8312C">
          <w:rPr>
            <w:lang w:val="en-US"/>
          </w:rPr>
          <w:delText>.</w:delText>
        </w:r>
      </w:del>
      <w:ins w:id="36" w:author="ancarter" w:date="2024-05-20T10:18:00Z">
        <w:r w:rsidR="00EF50F0">
          <w:rPr>
            <w:lang w:val="en-US"/>
          </w:rPr>
          <w:t>, and engaging available frameworks, theories, and tools to address power differentials, if their work is to contribute to the public good</w:t>
        </w:r>
      </w:ins>
      <w:ins w:id="37" w:author="ancarter" w:date="2024-05-22T20:16:00Z">
        <w:r w:rsidR="00DF6316" w:rsidRPr="00F8312C">
          <w:rPr>
            <w:lang w:val="en-US"/>
          </w:rPr>
          <w:t>.</w:t>
        </w:r>
      </w:ins>
      <w:r w:rsidR="00DF6316" w:rsidRPr="00F8312C">
        <w:rPr>
          <w:lang w:val="en-US"/>
        </w:rPr>
        <w:t xml:space="preserve"> </w:t>
      </w:r>
      <w:r w:rsidR="009724E3">
        <w:rPr>
          <w:lang w:val="en-US"/>
        </w:rPr>
        <w:t>The need to foster such awareness</w:t>
      </w:r>
      <w:ins w:id="38" w:author="ancarter" w:date="2024-05-20T10:18:00Z">
        <w:r w:rsidR="00EF50F0">
          <w:rPr>
            <w:lang w:val="en-US"/>
          </w:rPr>
          <w:t xml:space="preserve"> and action</w:t>
        </w:r>
      </w:ins>
      <w:ins w:id="39" w:author="ancarter" w:date="2024-05-22T20:16:00Z">
        <w:r w:rsidR="009724E3">
          <w:rPr>
            <w:lang w:val="en-US"/>
          </w:rPr>
          <w:t xml:space="preserve"> </w:t>
        </w:r>
      </w:ins>
      <w:r w:rsidR="00DC6E86" w:rsidRPr="00F8312C">
        <w:rPr>
          <w:lang w:val="en-US"/>
        </w:rPr>
        <w:t>has been</w:t>
      </w:r>
      <w:r w:rsidR="009724E3">
        <w:rPr>
          <w:lang w:val="en-US"/>
        </w:rPr>
        <w:t xml:space="preserve"> widely</w:t>
      </w:r>
      <w:r w:rsidR="00300F8A" w:rsidRPr="00F8312C">
        <w:rPr>
          <w:lang w:val="en-US"/>
        </w:rPr>
        <w:t xml:space="preserve"> discussed within domains</w:t>
      </w:r>
      <w:r w:rsidR="00E04D16" w:rsidRPr="00F8312C">
        <w:rPr>
          <w:lang w:val="en-US"/>
        </w:rPr>
        <w:t xml:space="preserve"> such as </w:t>
      </w:r>
      <w:r w:rsidR="009442EB" w:rsidRPr="00F8312C">
        <w:rPr>
          <w:lang w:val="en-US"/>
        </w:rPr>
        <w:t xml:space="preserve">technology, </w:t>
      </w:r>
      <w:r w:rsidR="00BC43D6" w:rsidRPr="00F8312C">
        <w:rPr>
          <w:lang w:val="en-US"/>
        </w:rPr>
        <w:t xml:space="preserve">health care, </w:t>
      </w:r>
      <w:r w:rsidR="009442EB" w:rsidRPr="00F8312C">
        <w:rPr>
          <w:lang w:val="en-US"/>
        </w:rPr>
        <w:t xml:space="preserve">and </w:t>
      </w:r>
      <w:r w:rsidR="00BC43D6" w:rsidRPr="00F8312C">
        <w:rPr>
          <w:lang w:val="en-US"/>
        </w:rPr>
        <w:t>criminal justice</w:t>
      </w:r>
      <w:r w:rsidR="00794063" w:rsidRPr="00F8312C">
        <w:rPr>
          <w:lang w:val="en-US"/>
        </w:rPr>
        <w:t xml:space="preserve"> (CITE)</w:t>
      </w:r>
      <w:r w:rsidR="00400119" w:rsidRPr="00F8312C">
        <w:rPr>
          <w:lang w:val="en-US"/>
        </w:rPr>
        <w:t xml:space="preserve">. We argue that despite </w:t>
      </w:r>
      <w:r w:rsidR="00B429F1" w:rsidRPr="00F8312C">
        <w:rPr>
          <w:lang w:val="en-US"/>
        </w:rPr>
        <w:t xml:space="preserve">being particularly </w:t>
      </w:r>
      <w:commentRangeStart w:id="40"/>
      <w:ins w:id="41" w:author="Virginia Nichols" w:date="2024-05-22T20:16:00Z">
        <w:r w:rsidR="00F74EB8">
          <w:rPr>
            <w:lang w:val="en-US"/>
          </w:rPr>
          <w:t>germane</w:t>
        </w:r>
        <w:commentRangeEnd w:id="40"/>
        <w:r w:rsidR="00F74EB8">
          <w:rPr>
            <w:rStyle w:val="CommentReference"/>
          </w:rPr>
          <w:commentReference w:id="40"/>
        </w:r>
      </w:ins>
      <w:del w:id="42" w:author="Virginia Nichols" w:date="2024-05-22T20:16:00Z">
        <w:r w:rsidR="00B429F1" w:rsidRPr="00F8312C">
          <w:rPr>
            <w:lang w:val="en-US"/>
          </w:rPr>
          <w:delText>salient theme</w:delText>
        </w:r>
        <w:r w:rsidR="009724E3">
          <w:rPr>
            <w:lang w:val="en-US"/>
          </w:rPr>
          <w:delText>s</w:delText>
        </w:r>
      </w:del>
      <w:r w:rsidR="00B429F1" w:rsidRPr="00F8312C">
        <w:rPr>
          <w:lang w:val="en-US"/>
        </w:rPr>
        <w:t xml:space="preserve"> within the agricultural sector, less</w:t>
      </w:r>
      <w:r w:rsidR="006355F8" w:rsidRPr="00F8312C">
        <w:rPr>
          <w:lang w:val="en-US"/>
        </w:rPr>
        <w:t xml:space="preserve"> awareness has been built within the </w:t>
      </w:r>
      <w:r w:rsidR="00F855FD">
        <w:rPr>
          <w:lang w:val="en-US"/>
        </w:rPr>
        <w:t xml:space="preserve">technical </w:t>
      </w:r>
      <w:r w:rsidR="006355F8" w:rsidRPr="00F8312C">
        <w:rPr>
          <w:lang w:val="en-US"/>
        </w:rPr>
        <w:t xml:space="preserve">agricultural research community concerning </w:t>
      </w:r>
      <w:r w:rsidR="00B43D1F" w:rsidRPr="00F8312C">
        <w:rPr>
          <w:lang w:val="en-US"/>
        </w:rPr>
        <w:t xml:space="preserve">the </w:t>
      </w:r>
      <w:r w:rsidR="00D56A66" w:rsidRPr="00F8312C">
        <w:rPr>
          <w:lang w:val="en-US"/>
        </w:rPr>
        <w:t>intersection</w:t>
      </w:r>
      <w:r w:rsidR="00B43D1F" w:rsidRPr="00F8312C">
        <w:rPr>
          <w:lang w:val="en-US"/>
        </w:rPr>
        <w:t xml:space="preserve"> of agricultural research</w:t>
      </w:r>
      <w:r w:rsidR="007D1CDD" w:rsidRPr="00F8312C">
        <w:rPr>
          <w:lang w:val="en-US"/>
        </w:rPr>
        <w:t xml:space="preserve">, </w:t>
      </w:r>
      <w:commentRangeStart w:id="43"/>
      <w:r w:rsidR="007D1CDD" w:rsidRPr="00F8312C">
        <w:rPr>
          <w:lang w:val="en-US"/>
        </w:rPr>
        <w:t>data</w:t>
      </w:r>
      <w:commentRangeEnd w:id="43"/>
      <w:r w:rsidR="00277712">
        <w:rPr>
          <w:rStyle w:val="CommentReference"/>
        </w:rPr>
        <w:commentReference w:id="43"/>
      </w:r>
      <w:r w:rsidR="007D1CDD" w:rsidRPr="00F8312C">
        <w:rPr>
          <w:lang w:val="en-US"/>
        </w:rPr>
        <w:t xml:space="preserve">, and power. </w:t>
      </w:r>
      <w:r w:rsidR="00794063" w:rsidRPr="00F8312C">
        <w:rPr>
          <w:lang w:val="en-US"/>
        </w:rPr>
        <w:t xml:space="preserve"> </w:t>
      </w:r>
      <w:r w:rsidR="009724E3">
        <w:rPr>
          <w:lang w:val="en-US"/>
        </w:rPr>
        <w:t xml:space="preserve">To our </w:t>
      </w:r>
      <w:r w:rsidR="009724E3">
        <w:rPr>
          <w:lang w:val="en-US"/>
        </w:rPr>
        <w:lastRenderedPageBreak/>
        <w:t>knowledge, discussions of ethical issues</w:t>
      </w:r>
      <w:r w:rsidR="000768E7">
        <w:rPr>
          <w:lang w:val="en-US"/>
        </w:rPr>
        <w:t xml:space="preserve"> in technical agricultural publications appear primarily in the </w:t>
      </w:r>
      <w:r w:rsidR="00172B03">
        <w:rPr>
          <w:lang w:val="en-US"/>
        </w:rPr>
        <w:t>context of ‘big data</w:t>
      </w:r>
      <w:r w:rsidR="000768E7">
        <w:rPr>
          <w:lang w:val="en-US"/>
        </w:rPr>
        <w:t>.</w:t>
      </w:r>
      <w:r w:rsidR="00172B03">
        <w:rPr>
          <w:lang w:val="en-US"/>
        </w:rPr>
        <w:t xml:space="preserve">’ </w:t>
      </w:r>
      <w:r w:rsidR="000768E7">
        <w:rPr>
          <w:lang w:val="en-US"/>
        </w:rPr>
        <w:t>H</w:t>
      </w:r>
      <w:r w:rsidR="00493163" w:rsidRPr="00F8312C">
        <w:rPr>
          <w:lang w:val="en-US"/>
        </w:rPr>
        <w:t xml:space="preserve">ighly cited papers </w:t>
      </w:r>
      <w:r w:rsidR="007D03A3">
        <w:rPr>
          <w:lang w:val="en-US"/>
        </w:rPr>
        <w:t xml:space="preserve">on this subject </w:t>
      </w:r>
      <w:r w:rsidR="00D1122F" w:rsidRPr="00F8312C">
        <w:rPr>
          <w:lang w:val="en-US"/>
        </w:rPr>
        <w:t xml:space="preserve">mention </w:t>
      </w:r>
      <w:r w:rsidR="00710000" w:rsidRPr="00F8312C">
        <w:rPr>
          <w:lang w:val="en-US"/>
        </w:rPr>
        <w:t xml:space="preserve">data privacy issues, </w:t>
      </w:r>
      <w:r w:rsidR="000768E7">
        <w:rPr>
          <w:lang w:val="en-US"/>
        </w:rPr>
        <w:t xml:space="preserve">and some </w:t>
      </w:r>
      <w:r w:rsidR="007D03A3">
        <w:rPr>
          <w:lang w:val="en-US"/>
        </w:rPr>
        <w:t>mention</w:t>
      </w:r>
      <w:r w:rsidR="000768E7">
        <w:rPr>
          <w:lang w:val="en-US"/>
        </w:rPr>
        <w:t xml:space="preserve"> </w:t>
      </w:r>
      <w:r w:rsidR="00793686" w:rsidRPr="00F8312C">
        <w:rPr>
          <w:lang w:val="en-US"/>
        </w:rPr>
        <w:t xml:space="preserve">ethical or </w:t>
      </w:r>
      <w:r w:rsidR="00710000" w:rsidRPr="00F8312C">
        <w:rPr>
          <w:lang w:val="en-US"/>
        </w:rPr>
        <w:t>power-related implications</w:t>
      </w:r>
      <w:r w:rsidR="006F5955" w:rsidRPr="00F8312C">
        <w:rPr>
          <w:lang w:val="en-US"/>
        </w:rPr>
        <w:t xml:space="preserve">, </w:t>
      </w:r>
      <w:r w:rsidR="000768E7">
        <w:rPr>
          <w:lang w:val="en-US"/>
        </w:rPr>
        <w:t xml:space="preserve">but </w:t>
      </w:r>
      <w:r w:rsidR="006F5955" w:rsidRPr="00F8312C">
        <w:rPr>
          <w:lang w:val="en-US"/>
        </w:rPr>
        <w:t xml:space="preserve">to our knowledge little guidance </w:t>
      </w:r>
      <w:r w:rsidR="000768E7">
        <w:rPr>
          <w:lang w:val="en-US"/>
        </w:rPr>
        <w:t>has been</w:t>
      </w:r>
      <w:r w:rsidR="006F5955" w:rsidRPr="00F8312C">
        <w:rPr>
          <w:lang w:val="en-US"/>
        </w:rPr>
        <w:t xml:space="preserve"> </w:t>
      </w:r>
      <w:r w:rsidR="00BF2CA1" w:rsidRPr="00F8312C">
        <w:rPr>
          <w:lang w:val="en-US"/>
        </w:rPr>
        <w:t>given regarding</w:t>
      </w:r>
      <w:r w:rsidR="00954393" w:rsidRPr="00F8312C">
        <w:rPr>
          <w:lang w:val="en-US"/>
        </w:rPr>
        <w:t xml:space="preserve"> </w:t>
      </w:r>
      <w:r w:rsidR="00954393" w:rsidRPr="00F8312C">
        <w:rPr>
          <w:i/>
          <w:iCs/>
          <w:lang w:val="en-US"/>
        </w:rPr>
        <w:t>how</w:t>
      </w:r>
      <w:r w:rsidR="00954393" w:rsidRPr="00F8312C">
        <w:rPr>
          <w:lang w:val="en-US"/>
        </w:rPr>
        <w:t xml:space="preserve"> to consider such implications</w:t>
      </w:r>
      <w:r w:rsidR="000208F6" w:rsidRPr="00F8312C">
        <w:rPr>
          <w:lang w:val="en-US"/>
        </w:rPr>
        <w:t xml:space="preserve"> (e.g., XXX</w:t>
      </w:r>
      <w:r w:rsidR="00493163" w:rsidRPr="00F8312C">
        <w:rPr>
          <w:lang w:val="en-US"/>
        </w:rPr>
        <w:t>X</w:t>
      </w:r>
      <w:r w:rsidR="000208F6" w:rsidRPr="00F8312C">
        <w:rPr>
          <w:lang w:val="en-US"/>
        </w:rPr>
        <w:t>).</w:t>
      </w:r>
      <w:r w:rsidR="00172B03">
        <w:rPr>
          <w:lang w:val="en-US"/>
        </w:rPr>
        <w:t xml:space="preserve"> There is an implicit assumption that those considerations remain outside the scope of technical agricultural research.</w:t>
      </w:r>
      <w:r w:rsidR="00493163" w:rsidRPr="00F8312C">
        <w:rPr>
          <w:lang w:val="en-US"/>
        </w:rPr>
        <w:t xml:space="preserve"> </w:t>
      </w:r>
    </w:p>
    <w:p w14:paraId="57A02FB4" w14:textId="77777777" w:rsidR="00493163" w:rsidRPr="00F8312C" w:rsidRDefault="00493163" w:rsidP="00511C53">
      <w:pPr>
        <w:rPr>
          <w:lang w:val="en-US"/>
        </w:rPr>
      </w:pPr>
    </w:p>
    <w:p w14:paraId="32244480" w14:textId="20C1F706" w:rsidR="007D03A3" w:rsidRDefault="00493163" w:rsidP="00086D8C">
      <w:pPr>
        <w:rPr>
          <w:ins w:id="44" w:author="ancarter" w:date="2024-05-20T10:34:00Z"/>
          <w:lang w:val="en-US"/>
        </w:rPr>
      </w:pPr>
      <w:r w:rsidRPr="00F8312C">
        <w:rPr>
          <w:lang w:val="en-US"/>
        </w:rPr>
        <w:t>This gap has been acknowledged within the larger food studies community, a</w:t>
      </w:r>
      <w:r w:rsidR="00E24957" w:rsidRPr="00F8312C">
        <w:rPr>
          <w:lang w:val="en-US"/>
        </w:rPr>
        <w:t xml:space="preserve">nd </w:t>
      </w:r>
      <w:r w:rsidR="00172B03">
        <w:rPr>
          <w:lang w:val="en-US"/>
        </w:rPr>
        <w:t xml:space="preserve">methods for addressing </w:t>
      </w:r>
      <w:r w:rsidR="00E24957" w:rsidRPr="00F8312C">
        <w:rPr>
          <w:lang w:val="en-US"/>
        </w:rPr>
        <w:t>concerns about power distribution and fairness are becoming codified within the field of agroecology</w:t>
      </w:r>
      <w:r w:rsidR="000208F6" w:rsidRPr="00F8312C">
        <w:rPr>
          <w:lang w:val="en-US"/>
        </w:rPr>
        <w:t xml:space="preserve"> </w:t>
      </w:r>
      <w:r w:rsidR="00E24957" w:rsidRPr="00F8312C">
        <w:rPr>
          <w:lang w:val="en-US"/>
        </w:rPr>
        <w:t>(</w:t>
      </w:r>
      <w:r w:rsidR="00276DDA" w:rsidRPr="00F8312C">
        <w:rPr>
          <w:lang w:val="en-US"/>
        </w:rPr>
        <w:t xml:space="preserve">MacInnis et al. 2022, </w:t>
      </w:r>
      <w:commentRangeStart w:id="45"/>
      <w:r w:rsidR="00F855FD">
        <w:rPr>
          <w:lang w:val="en-US"/>
        </w:rPr>
        <w:t>Wezel</w:t>
      </w:r>
      <w:commentRangeEnd w:id="45"/>
      <w:r w:rsidR="00277712">
        <w:rPr>
          <w:rStyle w:val="CommentReference"/>
        </w:rPr>
        <w:commentReference w:id="45"/>
      </w:r>
      <w:r w:rsidR="00F855FD">
        <w:rPr>
          <w:lang w:val="en-US"/>
        </w:rPr>
        <w:t xml:space="preserve"> et al. 2009;</w:t>
      </w:r>
      <w:r w:rsidR="00E24957" w:rsidRPr="00F8312C">
        <w:rPr>
          <w:lang w:val="en-US"/>
        </w:rPr>
        <w:t xml:space="preserve">). </w:t>
      </w:r>
      <w:r w:rsidR="00CA2C6E" w:rsidRPr="00F8312C">
        <w:rPr>
          <w:lang w:val="en-US"/>
        </w:rPr>
        <w:t xml:space="preserve">The Agroecology Research-Action </w:t>
      </w:r>
      <w:del w:id="46" w:author="ancarter" w:date="2024-05-22T20:16:00Z">
        <w:r w:rsidR="00CA2C6E" w:rsidRPr="00F8312C">
          <w:rPr>
            <w:lang w:val="en-US"/>
          </w:rPr>
          <w:delText>Collective</w:delText>
        </w:r>
      </w:del>
      <w:ins w:id="47" w:author="ancarter" w:date="2024-05-22T20:16:00Z">
        <w:r w:rsidR="00CA2C6E" w:rsidRPr="00F8312C">
          <w:rPr>
            <w:lang w:val="en-US"/>
          </w:rPr>
          <w:t>Collective</w:t>
        </w:r>
      </w:ins>
      <w:ins w:id="48" w:author="ancarter" w:date="2024-05-21T10:03:00Z">
        <w:r w:rsidR="00E4596A">
          <w:rPr>
            <w:lang w:val="en-US"/>
          </w:rPr>
          <w:t>’s</w:t>
        </w:r>
      </w:ins>
      <w:r w:rsidR="00CA2C6E" w:rsidRPr="00F8312C">
        <w:rPr>
          <w:lang w:val="en-US"/>
        </w:rPr>
        <w:t xml:space="preserve"> </w:t>
      </w:r>
      <w:del w:id="49" w:author="ancarter" w:date="2024-05-21T10:03:00Z">
        <w:r w:rsidR="00CA2C6E" w:rsidRPr="00F8312C" w:rsidDel="00E4596A">
          <w:rPr>
            <w:lang w:val="en-US"/>
          </w:rPr>
          <w:delText xml:space="preserve">has published </w:delText>
        </w:r>
        <w:r w:rsidR="00EC46BD" w:rsidRPr="00F8312C" w:rsidDel="00E4596A">
          <w:rPr>
            <w:lang w:val="en-US"/>
          </w:rPr>
          <w:delText xml:space="preserve">an excellent resource with </w:delText>
        </w:r>
      </w:del>
      <w:r w:rsidR="00CA2C6E" w:rsidRPr="00F8312C">
        <w:rPr>
          <w:lang w:val="en-US"/>
        </w:rPr>
        <w:t>Principles and Protocols for scholar-</w:t>
      </w:r>
      <w:r w:rsidR="00EC46BD" w:rsidRPr="00F8312C">
        <w:rPr>
          <w:lang w:val="en-US"/>
        </w:rPr>
        <w:t>activists</w:t>
      </w:r>
      <w:ins w:id="50" w:author="ancarter" w:date="2024-05-21T10:03:00Z">
        <w:r w:rsidR="00E4596A">
          <w:rPr>
            <w:lang w:val="en-US"/>
          </w:rPr>
          <w:t xml:space="preserve"> is an excellent resource</w:t>
        </w:r>
      </w:ins>
      <w:r w:rsidR="00EC46BD" w:rsidRPr="00F8312C">
        <w:rPr>
          <w:lang w:val="en-US"/>
        </w:rPr>
        <w:t xml:space="preserve">, but </w:t>
      </w:r>
      <w:del w:id="51" w:author="ancarter" w:date="2024-05-21T10:04:00Z">
        <w:r w:rsidR="000768E7" w:rsidDel="00E4596A">
          <w:rPr>
            <w:lang w:val="en-US"/>
          </w:rPr>
          <w:delText xml:space="preserve">they </w:delText>
        </w:r>
        <w:r w:rsidR="00172B03" w:rsidDel="00E4596A">
          <w:rPr>
            <w:lang w:val="en-US"/>
          </w:rPr>
          <w:delText>are</w:delText>
        </w:r>
      </w:del>
      <w:ins w:id="52" w:author="ancarter" w:date="2024-05-21T10:04:00Z">
        <w:r w:rsidR="00E4596A">
          <w:rPr>
            <w:lang w:val="en-US"/>
          </w:rPr>
          <w:t>is</w:t>
        </w:r>
      </w:ins>
      <w:r w:rsidR="00EC46BD" w:rsidRPr="00F8312C">
        <w:rPr>
          <w:lang w:val="en-US"/>
        </w:rPr>
        <w:t xml:space="preserve"> framed </w:t>
      </w:r>
      <w:r w:rsidR="000768E7">
        <w:rPr>
          <w:lang w:val="en-US"/>
        </w:rPr>
        <w:t xml:space="preserve">primarily </w:t>
      </w:r>
      <w:r w:rsidR="00EC46BD" w:rsidRPr="00F8312C">
        <w:rPr>
          <w:lang w:val="en-US"/>
        </w:rPr>
        <w:t xml:space="preserve">in the context of social science </w:t>
      </w:r>
      <w:r w:rsidR="00CA2C6E" w:rsidRPr="00F8312C">
        <w:rPr>
          <w:lang w:val="en-US"/>
        </w:rPr>
        <w:t>(Wit et al. 2021)</w:t>
      </w:r>
      <w:r w:rsidR="00EC46BD" w:rsidRPr="00F8312C">
        <w:rPr>
          <w:lang w:val="en-US"/>
        </w:rPr>
        <w:t>.</w:t>
      </w:r>
      <w:r w:rsidR="00086D8C" w:rsidRPr="00F8312C">
        <w:rPr>
          <w:lang w:val="en-US"/>
        </w:rPr>
        <w:t xml:space="preserve"> Agricultural researchers </w:t>
      </w:r>
      <w:r w:rsidR="00172B03">
        <w:rPr>
          <w:lang w:val="en-US"/>
        </w:rPr>
        <w:t>may not self-identify as scholar-activists</w:t>
      </w:r>
      <w:r w:rsidR="00CA17CE">
        <w:rPr>
          <w:lang w:val="en-US"/>
        </w:rPr>
        <w:t xml:space="preserve"> or agroecologists, </w:t>
      </w:r>
      <w:r w:rsidR="00172B03">
        <w:rPr>
          <w:lang w:val="en-US"/>
        </w:rPr>
        <w:t xml:space="preserve">and scientists </w:t>
      </w:r>
      <w:r w:rsidR="00086D8C" w:rsidRPr="00F8312C">
        <w:rPr>
          <w:lang w:val="en-US"/>
        </w:rPr>
        <w:t>working in the physical science realms may have unique needs with regards to guidance</w:t>
      </w:r>
      <w:r w:rsidR="00172B03">
        <w:rPr>
          <w:lang w:val="en-US"/>
        </w:rPr>
        <w:t xml:space="preserve"> on these topics</w:t>
      </w:r>
      <w:r w:rsidR="00555110">
        <w:rPr>
          <w:lang w:val="en-US"/>
        </w:rPr>
        <w:t xml:space="preserve"> (Longino 1988)</w:t>
      </w:r>
      <w:r w:rsidR="00086D8C" w:rsidRPr="00F8312C">
        <w:rPr>
          <w:lang w:val="en-US"/>
        </w:rPr>
        <w:t xml:space="preserve">. </w:t>
      </w:r>
    </w:p>
    <w:p w14:paraId="1155B4A1" w14:textId="77777777" w:rsidR="00CE13CE" w:rsidRDefault="00CE13CE" w:rsidP="00086D8C">
      <w:pPr>
        <w:rPr>
          <w:ins w:id="53" w:author="ancarter" w:date="2024-05-20T10:34:00Z"/>
          <w:lang w:val="en-US"/>
        </w:rPr>
      </w:pPr>
    </w:p>
    <w:p w14:paraId="71ABD271" w14:textId="4BD10220" w:rsidR="0023034C" w:rsidDel="00E4596A" w:rsidRDefault="0023034C" w:rsidP="00086D8C">
      <w:pPr>
        <w:rPr>
          <w:del w:id="54" w:author="ancarter" w:date="2024-05-21T10:04:00Z"/>
          <w:lang w:val="en-US"/>
        </w:rPr>
      </w:pPr>
    </w:p>
    <w:p w14:paraId="5ED4CC42" w14:textId="2C4B70C6" w:rsidR="009163D7" w:rsidDel="00E4596A" w:rsidRDefault="009163D7" w:rsidP="00086D8C">
      <w:pPr>
        <w:rPr>
          <w:del w:id="55" w:author="ancarter" w:date="2024-05-21T10:04:00Z"/>
          <w:lang w:val="en-US"/>
        </w:rPr>
      </w:pPr>
    </w:p>
    <w:p w14:paraId="2012ABFD" w14:textId="26A0C9D8" w:rsidR="00086D8C" w:rsidRDefault="00E4568A" w:rsidP="00086D8C">
      <w:pPr>
        <w:rPr>
          <w:ins w:id="56" w:author="ancarter" w:date="2024-05-20T11:42:00Z"/>
          <w:lang w:val="en-US"/>
        </w:rPr>
      </w:pPr>
      <w:del w:id="57" w:author="ancarter" w:date="2024-05-10T10:10:00Z">
        <w:r w:rsidRPr="00172B03" w:rsidDel="00277712">
          <w:rPr>
            <w:lang w:val="en-US"/>
          </w:rPr>
          <w:delText>The tenets of data feminism were developed</w:delText>
        </w:r>
        <w:r w:rsidR="00732F00" w:rsidRPr="00172B03" w:rsidDel="00277712">
          <w:rPr>
            <w:lang w:val="en-US"/>
          </w:rPr>
          <w:delText xml:space="preserve"> in response to a nee</w:delText>
        </w:r>
        <w:r w:rsidR="002C0234" w:rsidRPr="00172B03" w:rsidDel="00277712">
          <w:rPr>
            <w:lang w:val="en-US"/>
          </w:rPr>
          <w:delText>d for</w:delText>
        </w:r>
      </w:del>
      <w:del w:id="58" w:author="ancarter" w:date="2024-05-21T10:05:00Z">
        <w:r w:rsidR="002C0234" w:rsidRPr="00172B03" w:rsidDel="00B5193F">
          <w:rPr>
            <w:lang w:val="en-US"/>
          </w:rPr>
          <w:delText xml:space="preserve"> tools t</w:delText>
        </w:r>
        <w:r w:rsidR="00B64839" w:rsidRPr="00172B03" w:rsidDel="00B5193F">
          <w:rPr>
            <w:lang w:val="en-US"/>
          </w:rPr>
          <w:delText xml:space="preserve">hat </w:delText>
        </w:r>
        <w:r w:rsidR="002C0234" w:rsidRPr="00172B03" w:rsidDel="00B5193F">
          <w:rPr>
            <w:lang w:val="en-US"/>
          </w:rPr>
          <w:delText xml:space="preserve">foster awareness </w:delText>
        </w:r>
        <w:r w:rsidR="00D65D64" w:rsidRPr="00172B03" w:rsidDel="00B5193F">
          <w:rPr>
            <w:lang w:val="en-US"/>
          </w:rPr>
          <w:delText>about the interactions between power and data science</w:delText>
        </w:r>
      </w:del>
      <w:del w:id="59" w:author="ancarter" w:date="2024-05-10T10:10:00Z">
        <w:r w:rsidR="00172B03" w:rsidDel="00277712">
          <w:rPr>
            <w:lang w:val="en-US"/>
          </w:rPr>
          <w:delText xml:space="preserve"> </w:delText>
        </w:r>
      </w:del>
      <w:del w:id="60" w:author="ancarter" w:date="2024-05-21T10:05:00Z">
        <w:r w:rsidR="00172B03" w:rsidDel="00B5193F">
          <w:rPr>
            <w:lang w:val="en-US"/>
          </w:rPr>
          <w:delText xml:space="preserve">(D’Ignazio and Klein </w:delText>
        </w:r>
      </w:del>
      <w:del w:id="61" w:author="ancarter" w:date="2024-05-10T10:11:00Z">
        <w:r w:rsidR="00172B03" w:rsidDel="00277712">
          <w:rPr>
            <w:lang w:val="en-US"/>
          </w:rPr>
          <w:delText>XX</w:delText>
        </w:r>
      </w:del>
      <w:del w:id="62" w:author="ancarter" w:date="2024-05-21T10:05:00Z">
        <w:r w:rsidR="00172B03" w:rsidDel="00B5193F">
          <w:rPr>
            <w:lang w:val="en-US"/>
          </w:rPr>
          <w:delText>)</w:delText>
        </w:r>
        <w:r w:rsidR="00D65D64" w:rsidRPr="00172B03" w:rsidDel="00B5193F">
          <w:rPr>
            <w:lang w:val="en-US"/>
          </w:rPr>
          <w:delText xml:space="preserve">. </w:delText>
        </w:r>
      </w:del>
      <w:del w:id="63" w:author="ancarter" w:date="2024-05-10T10:11:00Z">
        <w:r w:rsidR="00C3253A" w:rsidRPr="00172B03" w:rsidDel="00277712">
          <w:rPr>
            <w:lang w:val="en-US"/>
          </w:rPr>
          <w:delText xml:space="preserve">The </w:delText>
        </w:r>
      </w:del>
      <w:ins w:id="64" w:author="ancarter" w:date="2024-05-10T10:11:00Z">
        <w:r w:rsidR="00277712">
          <w:rPr>
            <w:lang w:val="en-US"/>
          </w:rPr>
          <w:t>Data feminism</w:t>
        </w:r>
        <w:r w:rsidR="00277712" w:rsidRPr="00172B03">
          <w:rPr>
            <w:lang w:val="en-US"/>
          </w:rPr>
          <w:t xml:space="preserve"> </w:t>
        </w:r>
      </w:ins>
      <w:r w:rsidR="00C3253A" w:rsidRPr="00172B03">
        <w:rPr>
          <w:lang w:val="en-US"/>
        </w:rPr>
        <w:t xml:space="preserve">principles </w:t>
      </w:r>
      <w:r w:rsidR="006035D7" w:rsidRPr="00172B03">
        <w:rPr>
          <w:lang w:val="en-US"/>
        </w:rPr>
        <w:t>provide guidance on how to approach data science wit</w:t>
      </w:r>
      <w:r w:rsidR="006777C1" w:rsidRPr="00172B03">
        <w:rPr>
          <w:lang w:val="en-US"/>
        </w:rPr>
        <w:t xml:space="preserve">h an explicit acknowledgement of the power imbalances </w:t>
      </w:r>
      <w:r w:rsidR="00B64839" w:rsidRPr="00172B03">
        <w:rPr>
          <w:lang w:val="en-US"/>
        </w:rPr>
        <w:t>the work is embedded within</w:t>
      </w:r>
      <w:r w:rsidR="0061375A" w:rsidRPr="00172B03">
        <w:rPr>
          <w:lang w:val="en-US"/>
        </w:rPr>
        <w:t>, and therefore foment reflection on the ethical implications of the work</w:t>
      </w:r>
      <w:del w:id="65" w:author="ancarter" w:date="2024-05-22T20:16:00Z">
        <w:r w:rsidR="00B64839" w:rsidRPr="00172B03">
          <w:rPr>
            <w:lang w:val="en-US"/>
          </w:rPr>
          <w:delText>.</w:delText>
        </w:r>
      </w:del>
      <w:ins w:id="66" w:author="ancarter" w:date="2024-05-21T10:05:00Z">
        <w:r w:rsidR="00B5193F">
          <w:rPr>
            <w:lang w:val="en-US"/>
          </w:rPr>
          <w:t xml:space="preserve"> (</w:t>
        </w:r>
        <w:proofErr w:type="spellStart"/>
        <w:r w:rsidR="00B5193F">
          <w:rPr>
            <w:lang w:val="en-US"/>
          </w:rPr>
          <w:t>D’Ignazio</w:t>
        </w:r>
        <w:proofErr w:type="spellEnd"/>
        <w:r w:rsidR="00B5193F">
          <w:rPr>
            <w:lang w:val="en-US"/>
          </w:rPr>
          <w:t xml:space="preserve"> and Klein 2020)</w:t>
        </w:r>
      </w:ins>
      <w:ins w:id="67" w:author="ancarter" w:date="2024-05-22T20:16:00Z">
        <w:r w:rsidR="00B64839" w:rsidRPr="00172B03">
          <w:rPr>
            <w:lang w:val="en-US"/>
          </w:rPr>
          <w:t>.</w:t>
        </w:r>
      </w:ins>
      <w:r w:rsidR="00B64839" w:rsidRPr="00172B03">
        <w:rPr>
          <w:lang w:val="en-US"/>
        </w:rPr>
        <w:t xml:space="preserve"> </w:t>
      </w:r>
      <w:r w:rsidR="00C3253A" w:rsidRPr="00172B03">
        <w:rPr>
          <w:lang w:val="en-US"/>
        </w:rPr>
        <w:t xml:space="preserve">The principles are </w:t>
      </w:r>
      <w:r w:rsidR="008526F6" w:rsidRPr="00172B03">
        <w:rPr>
          <w:lang w:val="en-US"/>
        </w:rPr>
        <w:t>designed to be domain-agnostic</w:t>
      </w:r>
      <w:r w:rsidR="001C7929" w:rsidRPr="00172B03">
        <w:rPr>
          <w:lang w:val="en-US"/>
        </w:rPr>
        <w:t xml:space="preserve">, and </w:t>
      </w:r>
      <w:del w:id="68" w:author="ancarter" w:date="2024-05-10T10:11:00Z">
        <w:r w:rsidR="00061D65" w:rsidRPr="00172B03" w:rsidDel="00277712">
          <w:rPr>
            <w:lang w:val="en-US"/>
          </w:rPr>
          <w:delText>the book</w:delText>
        </w:r>
      </w:del>
      <w:proofErr w:type="spellStart"/>
      <w:ins w:id="69" w:author="ancarter" w:date="2024-05-10T10:11:00Z">
        <w:r w:rsidR="00277712">
          <w:rPr>
            <w:lang w:val="en-US"/>
          </w:rPr>
          <w:t>D’Ignazio</w:t>
        </w:r>
        <w:proofErr w:type="spellEnd"/>
        <w:r w:rsidR="00277712">
          <w:rPr>
            <w:lang w:val="en-US"/>
          </w:rPr>
          <w:t xml:space="preserve"> and Klein’s </w:t>
        </w:r>
      </w:ins>
      <w:ins w:id="70" w:author="ancarter" w:date="2024-05-20T11:42:00Z">
        <w:r w:rsidR="006B1C45">
          <w:rPr>
            <w:lang w:val="en-US"/>
          </w:rPr>
          <w:t xml:space="preserve">(2020) </w:t>
        </w:r>
      </w:ins>
      <w:ins w:id="71" w:author="ancarter" w:date="2024-05-10T10:11:00Z">
        <w:r w:rsidR="00277712">
          <w:rPr>
            <w:lang w:val="en-US"/>
          </w:rPr>
          <w:t>work</w:t>
        </w:r>
      </w:ins>
      <w:r w:rsidR="00061D65" w:rsidRPr="00172B03">
        <w:rPr>
          <w:lang w:val="en-US"/>
        </w:rPr>
        <w:t xml:space="preserve"> has been </w:t>
      </w:r>
      <w:r w:rsidR="00EC46BD" w:rsidRPr="00172B03">
        <w:rPr>
          <w:lang w:val="en-US"/>
        </w:rPr>
        <w:t xml:space="preserve">highly cited by </w:t>
      </w:r>
      <w:r w:rsidR="00E838D0" w:rsidRPr="00172B03">
        <w:rPr>
          <w:lang w:val="en-US"/>
        </w:rPr>
        <w:t xml:space="preserve">a range </w:t>
      </w:r>
      <w:r w:rsidR="00E24957" w:rsidRPr="00172B03">
        <w:rPr>
          <w:lang w:val="en-US"/>
        </w:rPr>
        <w:t xml:space="preserve">of </w:t>
      </w:r>
      <w:r w:rsidR="00E838D0" w:rsidRPr="00172B03">
        <w:rPr>
          <w:lang w:val="en-US"/>
        </w:rPr>
        <w:t>discip</w:t>
      </w:r>
      <w:r w:rsidR="001529B6" w:rsidRPr="00172B03">
        <w:rPr>
          <w:lang w:val="en-US"/>
        </w:rPr>
        <w:t>linary contexts</w:t>
      </w:r>
      <w:r w:rsidR="00E838D0" w:rsidRPr="00172B03">
        <w:rPr>
          <w:lang w:val="en-US"/>
        </w:rPr>
        <w:t xml:space="preserve">. </w:t>
      </w:r>
      <w:del w:id="72" w:author="ancarter" w:date="2024-05-21T10:11:00Z">
        <w:r w:rsidR="00E838D0" w:rsidRPr="00172B03" w:rsidDel="00B5193F">
          <w:rPr>
            <w:lang w:val="en-US"/>
          </w:rPr>
          <w:delText>However, to</w:delText>
        </w:r>
      </w:del>
      <w:ins w:id="73" w:author="ancarter" w:date="2024-05-21T10:11:00Z">
        <w:r w:rsidR="00B5193F">
          <w:rPr>
            <w:lang w:val="en-US"/>
          </w:rPr>
          <w:t>To</w:t>
        </w:r>
      </w:ins>
      <w:r w:rsidR="00E838D0" w:rsidRPr="00172B03">
        <w:rPr>
          <w:lang w:val="en-US"/>
        </w:rPr>
        <w:t xml:space="preserve"> our knowledge, </w:t>
      </w:r>
      <w:ins w:id="74" w:author="ancarter" w:date="2024-05-21T10:11:00Z">
        <w:r w:rsidR="00B5193F">
          <w:rPr>
            <w:lang w:val="en-US"/>
          </w:rPr>
          <w:t>data feminism</w:t>
        </w:r>
      </w:ins>
      <w:del w:id="75" w:author="ancarter" w:date="2024-05-21T10:11:00Z">
        <w:r w:rsidR="00E838D0" w:rsidRPr="00172B03" w:rsidDel="00B5193F">
          <w:rPr>
            <w:lang w:val="en-US"/>
          </w:rPr>
          <w:delText>it</w:delText>
        </w:r>
      </w:del>
      <w:r w:rsidR="00E838D0" w:rsidRPr="00172B03">
        <w:rPr>
          <w:lang w:val="en-US"/>
        </w:rPr>
        <w:t xml:space="preserve"> has had limited interpretation in the context of agriculture</w:t>
      </w:r>
      <w:del w:id="76" w:author="ancarter" w:date="2024-05-22T20:16:00Z">
        <w:r w:rsidR="00FC3C55" w:rsidRPr="00172B03">
          <w:rPr>
            <w:lang w:val="en-US"/>
          </w:rPr>
          <w:delText xml:space="preserve">. </w:delText>
        </w:r>
      </w:del>
      <w:ins w:id="77" w:author="ancarter" w:date="2024-05-21T10:11:00Z">
        <w:r w:rsidR="00B5193F">
          <w:rPr>
            <w:lang w:val="en-US"/>
          </w:rPr>
          <w:t>, though</w:t>
        </w:r>
      </w:ins>
      <w:del w:id="78" w:author="ancarter" w:date="2024-05-21T10:11:00Z">
        <w:r w:rsidR="00FC3C55" w:rsidRPr="00172B03" w:rsidDel="00B5193F">
          <w:rPr>
            <w:lang w:val="en-US"/>
          </w:rPr>
          <w:delText>.</w:delText>
        </w:r>
      </w:del>
      <w:ins w:id="79" w:author="ancarter" w:date="2024-05-22T20:16:00Z">
        <w:r w:rsidR="00FC3C55" w:rsidRPr="00172B03">
          <w:rPr>
            <w:lang w:val="en-US"/>
          </w:rPr>
          <w:t xml:space="preserve"> </w:t>
        </w:r>
      </w:ins>
      <w:ins w:id="80" w:author="ancarter" w:date="2024-05-21T10:11:00Z">
        <w:r w:rsidR="00B5193F">
          <w:rPr>
            <w:lang w:val="en-US"/>
          </w:rPr>
          <w:t>a</w:t>
        </w:r>
      </w:ins>
      <w:del w:id="81" w:author="ancarter" w:date="2024-05-21T10:11:00Z">
        <w:r w:rsidR="00BA117B" w:rsidDel="00B5193F">
          <w:rPr>
            <w:lang w:val="en-US"/>
          </w:rPr>
          <w:delText>A</w:delText>
        </w:r>
      </w:del>
      <w:r w:rsidR="00BA117B">
        <w:rPr>
          <w:lang w:val="en-US"/>
        </w:rPr>
        <w:t xml:space="preserve"> recent study</w:t>
      </w:r>
      <w:r w:rsidR="00086D8C" w:rsidRPr="00172B03">
        <w:rPr>
          <w:lang w:val="en-US"/>
        </w:rPr>
        <w:t xml:space="preserve"> </w:t>
      </w:r>
      <w:del w:id="82" w:author="ancarter" w:date="2024-05-22T20:16:00Z">
        <w:r w:rsidR="00086D8C" w:rsidRPr="00172B03">
          <w:rPr>
            <w:lang w:val="en-US"/>
          </w:rPr>
          <w:delText>evaluated</w:delText>
        </w:r>
      </w:del>
      <w:ins w:id="83" w:author="ancarter" w:date="2024-05-22T20:16:00Z">
        <w:r w:rsidR="00086D8C" w:rsidRPr="00172B03">
          <w:rPr>
            <w:lang w:val="en-US"/>
          </w:rPr>
          <w:t>evaluat</w:t>
        </w:r>
      </w:ins>
      <w:ins w:id="84" w:author="ancarter" w:date="2024-05-21T10:11:00Z">
        <w:r w:rsidR="00B5193F">
          <w:rPr>
            <w:lang w:val="en-US"/>
          </w:rPr>
          <w:t>ing</w:t>
        </w:r>
      </w:ins>
      <w:del w:id="85" w:author="ancarter" w:date="2024-05-21T10:11:00Z">
        <w:r w:rsidR="00086D8C" w:rsidRPr="00172B03" w:rsidDel="00B5193F">
          <w:rPr>
            <w:lang w:val="en-US"/>
          </w:rPr>
          <w:delText>ed</w:delText>
        </w:r>
      </w:del>
      <w:ins w:id="86" w:author="ancarter" w:date="2024-05-22T20:16:00Z">
        <w:r w:rsidR="00086D8C" w:rsidRPr="00172B03">
          <w:rPr>
            <w:lang w:val="en-US"/>
          </w:rPr>
          <w:t xml:space="preserve"> the</w:t>
        </w:r>
      </w:ins>
      <w:ins w:id="87" w:author="ancarter" w:date="2024-05-21T10:11:00Z">
        <w:r w:rsidR="00B5193F">
          <w:rPr>
            <w:lang w:val="en-US"/>
          </w:rPr>
          <w:t xml:space="preserve"> reporting practices of the</w:t>
        </w:r>
      </w:ins>
      <w:r w:rsidR="00086D8C" w:rsidRPr="00172B03">
        <w:rPr>
          <w:lang w:val="en-US"/>
        </w:rPr>
        <w:t xml:space="preserve"> National Agricultural Statistics Service </w:t>
      </w:r>
      <w:r w:rsidR="007D03A3">
        <w:rPr>
          <w:lang w:val="en-US"/>
        </w:rPr>
        <w:t xml:space="preserve">(NASS) agency of the </w:t>
      </w:r>
      <w:r w:rsidR="007D03A3" w:rsidRPr="00172B03">
        <w:rPr>
          <w:lang w:val="en-US"/>
        </w:rPr>
        <w:t xml:space="preserve">United States Department of Agriculture </w:t>
      </w:r>
      <w:r w:rsidR="007D03A3">
        <w:rPr>
          <w:lang w:val="en-US"/>
        </w:rPr>
        <w:t xml:space="preserve">(USDA) </w:t>
      </w:r>
      <w:del w:id="88" w:author="ancarter" w:date="2024-05-21T10:11:00Z">
        <w:r w:rsidR="007D03A3" w:rsidDel="00B5193F">
          <w:rPr>
            <w:lang w:val="en-US"/>
          </w:rPr>
          <w:delText xml:space="preserve">on their </w:delText>
        </w:r>
        <w:r w:rsidR="00086D8C" w:rsidRPr="00172B03" w:rsidDel="00B5193F">
          <w:rPr>
            <w:lang w:val="en-US"/>
          </w:rPr>
          <w:delText xml:space="preserve">data reporting practices </w:delText>
        </w:r>
      </w:del>
      <w:r w:rsidR="00086D8C" w:rsidRPr="00172B03">
        <w:rPr>
          <w:lang w:val="en-US"/>
        </w:rPr>
        <w:t>through the lens of data feminism</w:t>
      </w:r>
      <w:del w:id="89" w:author="ancarter" w:date="2024-05-21T10:11:00Z">
        <w:r w:rsidR="00BA117B" w:rsidDel="00B5193F">
          <w:rPr>
            <w:lang w:val="en-US"/>
          </w:rPr>
          <w:delText xml:space="preserve">, </w:delText>
        </w:r>
        <w:r w:rsidR="00086D8C" w:rsidRPr="00172B03" w:rsidDel="00B5193F">
          <w:rPr>
            <w:lang w:val="en-US"/>
          </w:rPr>
          <w:delText>demonstrating</w:delText>
        </w:r>
      </w:del>
      <w:ins w:id="90" w:author="ancarter" w:date="2024-05-21T10:11:00Z">
        <w:r w:rsidR="00B5193F">
          <w:rPr>
            <w:lang w:val="en-US"/>
          </w:rPr>
          <w:t xml:space="preserve"> demonstrated</w:t>
        </w:r>
      </w:ins>
      <w:ins w:id="91" w:author="ancarter" w:date="2024-05-22T20:16:00Z">
        <w:r w:rsidR="00086D8C" w:rsidRPr="00172B03">
          <w:rPr>
            <w:lang w:val="en-US"/>
          </w:rPr>
          <w:t xml:space="preserve"> </w:t>
        </w:r>
      </w:ins>
      <w:r w:rsidR="00086D8C" w:rsidRPr="00172B03">
        <w:rPr>
          <w:lang w:val="en-US"/>
        </w:rPr>
        <w:t xml:space="preserve">the utility of </w:t>
      </w:r>
      <w:r w:rsidR="007D03A3">
        <w:rPr>
          <w:lang w:val="en-US"/>
        </w:rPr>
        <w:t xml:space="preserve">applying the principles in new contexts </w:t>
      </w:r>
      <w:r w:rsidR="00086D8C" w:rsidRPr="00172B03">
        <w:rPr>
          <w:lang w:val="en-US"/>
        </w:rPr>
        <w:t>(</w:t>
      </w:r>
      <w:proofErr w:type="spellStart"/>
      <w:r w:rsidR="00086D8C" w:rsidRPr="00172B03">
        <w:rPr>
          <w:lang w:val="en-US"/>
        </w:rPr>
        <w:t>Rissing</w:t>
      </w:r>
      <w:proofErr w:type="spellEnd"/>
      <w:ins w:id="92" w:author="ancarter" w:date="2024-05-10T10:14:00Z">
        <w:r w:rsidR="00277712">
          <w:rPr>
            <w:lang w:val="en-US"/>
          </w:rPr>
          <w:t xml:space="preserve"> et al. 2023</w:t>
        </w:r>
      </w:ins>
      <w:r w:rsidR="00086D8C" w:rsidRPr="00172B03">
        <w:rPr>
          <w:lang w:val="en-US"/>
        </w:rPr>
        <w:t xml:space="preserve">). </w:t>
      </w:r>
    </w:p>
    <w:p w14:paraId="4733CFD5" w14:textId="346EFB2C" w:rsidR="006B1C45" w:rsidRPr="00172B03" w:rsidDel="00B5193F" w:rsidRDefault="006B1C45" w:rsidP="00086D8C">
      <w:pPr>
        <w:rPr>
          <w:del w:id="93" w:author="ancarter" w:date="2024-05-21T10:10:00Z"/>
          <w:lang w:val="en-US"/>
        </w:rPr>
      </w:pPr>
    </w:p>
    <w:p w14:paraId="3BB0C2AB" w14:textId="4F7443DD" w:rsidR="00AB2A8B" w:rsidDel="00B5193F" w:rsidRDefault="00AB2A8B" w:rsidP="00AB2A8B">
      <w:pPr>
        <w:rPr>
          <w:del w:id="94" w:author="ancarter" w:date="2024-05-21T10:12:00Z"/>
          <w:b/>
          <w:bCs/>
          <w:lang w:val="en-US"/>
        </w:rPr>
      </w:pPr>
    </w:p>
    <w:p w14:paraId="3AADADAC" w14:textId="10EE4B1F" w:rsidR="00B5193F" w:rsidRDefault="00FC3C55" w:rsidP="00B5193F">
      <w:pPr>
        <w:rPr>
          <w:ins w:id="95" w:author="ancarter" w:date="2024-05-21T10:06:00Z"/>
          <w:b/>
          <w:bCs/>
          <w:lang w:val="en-US"/>
        </w:rPr>
      </w:pPr>
      <w:del w:id="96" w:author="ancarter" w:date="2024-05-21T10:12:00Z">
        <w:r w:rsidRPr="00172B03" w:rsidDel="00B5193F">
          <w:rPr>
            <w:lang w:val="en-US"/>
          </w:rPr>
          <w:delText xml:space="preserve">The goal of this paper is not to </w:delText>
        </w:r>
        <w:r w:rsidR="007D03A3" w:rsidDel="00B5193F">
          <w:rPr>
            <w:lang w:val="en-US"/>
          </w:rPr>
          <w:delText xml:space="preserve">simply </w:delText>
        </w:r>
        <w:r w:rsidRPr="00172B03" w:rsidDel="00B5193F">
          <w:rPr>
            <w:lang w:val="en-US"/>
          </w:rPr>
          <w:delText xml:space="preserve">reiterate the principles laid out by D’Ignazio and </w:delText>
        </w:r>
        <w:r w:rsidR="00172B03" w:rsidRPr="00172B03" w:rsidDel="00B5193F">
          <w:rPr>
            <w:lang w:val="en-US"/>
          </w:rPr>
          <w:delText>Klein (</w:delText>
        </w:r>
      </w:del>
      <w:del w:id="97" w:author="ancarter" w:date="2024-05-10T10:15:00Z">
        <w:r w:rsidR="00172B03" w:rsidRPr="00172B03" w:rsidDel="006F70F9">
          <w:rPr>
            <w:lang w:val="en-US"/>
          </w:rPr>
          <w:delText>XX</w:delText>
        </w:r>
      </w:del>
      <w:del w:id="98" w:author="ancarter" w:date="2024-05-21T10:12:00Z">
        <w:r w:rsidR="00172B03" w:rsidRPr="00172B03" w:rsidDel="00B5193F">
          <w:rPr>
            <w:lang w:val="en-US"/>
          </w:rPr>
          <w:delText>)</w:delText>
        </w:r>
      </w:del>
      <w:del w:id="99" w:author="ancarter" w:date="2024-05-21T10:08:00Z">
        <w:r w:rsidRPr="00172B03" w:rsidDel="00B5193F">
          <w:rPr>
            <w:lang w:val="en-US"/>
          </w:rPr>
          <w:delText>.</w:delText>
        </w:r>
      </w:del>
      <w:del w:id="100" w:author="ancarter" w:date="2024-05-21T10:12:00Z">
        <w:r w:rsidRPr="00172B03" w:rsidDel="00B5193F">
          <w:rPr>
            <w:lang w:val="en-US"/>
          </w:rPr>
          <w:delText xml:space="preserve"> </w:delText>
        </w:r>
      </w:del>
      <w:del w:id="101" w:author="ancarter" w:date="2024-05-21T10:08:00Z">
        <w:r w:rsidRPr="00172B03" w:rsidDel="00B5193F">
          <w:rPr>
            <w:lang w:val="en-US"/>
          </w:rPr>
          <w:delText>N</w:delText>
        </w:r>
      </w:del>
      <w:del w:id="102" w:author="ancarter" w:date="2024-05-21T10:12:00Z">
        <w:r w:rsidRPr="00172B03" w:rsidDel="00B5193F">
          <w:rPr>
            <w:lang w:val="en-US"/>
          </w:rPr>
          <w:delText xml:space="preserve">or do </w:delText>
        </w:r>
      </w:del>
      <w:del w:id="103" w:author="ancarter" w:date="2024-05-21T10:09:00Z">
        <w:r w:rsidRPr="00172B03" w:rsidDel="00B5193F">
          <w:rPr>
            <w:lang w:val="en-US"/>
          </w:rPr>
          <w:delText xml:space="preserve">we intend to </w:delText>
        </w:r>
      </w:del>
      <w:del w:id="104" w:author="ancarter" w:date="2024-05-21T10:12:00Z">
        <w:r w:rsidRPr="00172B03" w:rsidDel="00B5193F">
          <w:rPr>
            <w:lang w:val="en-US"/>
          </w:rPr>
          <w:delText xml:space="preserve">suggest one set of guiding principles is superior to another. </w:delText>
        </w:r>
        <w:r w:rsidR="00D90450" w:rsidRPr="00172B03" w:rsidDel="00B5193F">
          <w:rPr>
            <w:lang w:val="en-US"/>
          </w:rPr>
          <w:delText xml:space="preserve">Rather, </w:delText>
        </w:r>
        <w:r w:rsidR="007D03A3" w:rsidDel="00B5193F">
          <w:rPr>
            <w:lang w:val="en-US"/>
          </w:rPr>
          <w:delText xml:space="preserve">as agricultural scientists, </w:delText>
        </w:r>
        <w:r w:rsidR="00F57CCD" w:rsidDel="00B5193F">
          <w:rPr>
            <w:lang w:val="en-US"/>
          </w:rPr>
          <w:delText xml:space="preserve">we found the principles helpful in guiding our own work, and we </w:delText>
        </w:r>
        <w:r w:rsidR="002C07B7" w:rsidRPr="00172B03" w:rsidDel="00B5193F">
          <w:rPr>
            <w:lang w:val="en-US"/>
          </w:rPr>
          <w:delText xml:space="preserve">aim </w:delText>
        </w:r>
        <w:r w:rsidRPr="00172B03" w:rsidDel="00B5193F">
          <w:rPr>
            <w:lang w:val="en-US"/>
          </w:rPr>
          <w:delText xml:space="preserve">to offer </w:delText>
        </w:r>
        <w:r w:rsidR="00F57CCD" w:rsidDel="00B5193F">
          <w:rPr>
            <w:lang w:val="en-US"/>
          </w:rPr>
          <w:delText>a more bespoke interpretation to aid other agricultural scientists.</w:delText>
        </w:r>
        <w:r w:rsidR="00F83DA2" w:rsidDel="00B5193F">
          <w:rPr>
            <w:lang w:val="en-US"/>
          </w:rPr>
          <w:delText xml:space="preserve"> </w:delText>
        </w:r>
        <w:r w:rsidR="00F57CCD" w:rsidDel="00B5193F">
          <w:rPr>
            <w:lang w:val="en-US"/>
          </w:rPr>
          <w:delText xml:space="preserve">As such, </w:delText>
        </w:r>
        <w:r w:rsidR="00F83DA2" w:rsidDel="00B5193F">
          <w:rPr>
            <w:lang w:val="en-US"/>
          </w:rPr>
          <w:delText xml:space="preserve">we </w:delText>
        </w:r>
        <w:r w:rsidR="00F57CCD" w:rsidDel="00B5193F">
          <w:rPr>
            <w:lang w:val="en-US"/>
          </w:rPr>
          <w:delText xml:space="preserve">present three overarching themes of </w:delText>
        </w:r>
        <w:r w:rsidR="00F83DA2" w:rsidDel="00B5193F">
          <w:rPr>
            <w:lang w:val="en-US"/>
          </w:rPr>
          <w:delText xml:space="preserve">power, reciprocity, and framing. Under each theme we </w:delText>
        </w:r>
        <w:r w:rsidR="00F57CCD" w:rsidDel="00B5193F">
          <w:rPr>
            <w:lang w:val="en-US"/>
          </w:rPr>
          <w:delText xml:space="preserve">provide an overview of its connections and relevance to agriculture, as well as tangible examples and </w:delText>
        </w:r>
        <w:r w:rsidR="00F83DA2" w:rsidDel="00B5193F">
          <w:rPr>
            <w:lang w:val="en-US"/>
          </w:rPr>
          <w:delText xml:space="preserve">evidence that their consideration leads to more impactful and transformative research outcomes. </w:delText>
        </w:r>
        <w:r w:rsidR="000768E7" w:rsidDel="00B5193F">
          <w:rPr>
            <w:lang w:val="en-US"/>
          </w:rPr>
          <w:delText xml:space="preserve">This is not </w:delText>
        </w:r>
      </w:del>
      <w:del w:id="105" w:author="ancarter" w:date="2024-05-21T10:09:00Z">
        <w:r w:rsidR="000768E7" w:rsidDel="00B5193F">
          <w:rPr>
            <w:lang w:val="en-US"/>
          </w:rPr>
          <w:delText xml:space="preserve">meant to be </w:delText>
        </w:r>
      </w:del>
      <w:del w:id="106" w:author="ancarter" w:date="2024-05-21T10:12:00Z">
        <w:r w:rsidR="000768E7" w:rsidDel="00B5193F">
          <w:rPr>
            <w:lang w:val="en-US"/>
          </w:rPr>
          <w:delText xml:space="preserve">a </w:delText>
        </w:r>
        <w:r w:rsidR="00FE28BD" w:rsidDel="00B5193F">
          <w:rPr>
            <w:lang w:val="en-US"/>
          </w:rPr>
          <w:delText xml:space="preserve">comprehensive </w:delText>
        </w:r>
        <w:r w:rsidR="000768E7" w:rsidDel="00B5193F">
          <w:rPr>
            <w:lang w:val="en-US"/>
          </w:rPr>
          <w:delText xml:space="preserve">review of power </w:delText>
        </w:r>
      </w:del>
      <w:del w:id="107" w:author="ancarter" w:date="2024-05-21T10:09:00Z">
        <w:r w:rsidR="000768E7" w:rsidDel="00B5193F">
          <w:rPr>
            <w:lang w:val="en-US"/>
          </w:rPr>
          <w:delText>issues</w:delText>
        </w:r>
      </w:del>
      <w:del w:id="108" w:author="ancarter" w:date="2024-05-21T10:12:00Z">
        <w:r w:rsidR="000768E7" w:rsidDel="00B5193F">
          <w:rPr>
            <w:lang w:val="en-US"/>
          </w:rPr>
          <w:delText xml:space="preserve"> in agriculture,</w:delText>
        </w:r>
      </w:del>
      <w:del w:id="109" w:author="ancarter" w:date="2024-05-21T10:09:00Z">
        <w:r w:rsidR="000768E7" w:rsidDel="00B5193F">
          <w:rPr>
            <w:lang w:val="en-US"/>
          </w:rPr>
          <w:delText xml:space="preserve"> </w:delText>
        </w:r>
        <w:r w:rsidR="005F0202" w:rsidDel="00B5193F">
          <w:rPr>
            <w:lang w:val="en-US"/>
          </w:rPr>
          <w:delText>nor a thorough documentation of efforts to address those issues. Ra</w:delText>
        </w:r>
      </w:del>
      <w:del w:id="110" w:author="ancarter" w:date="2024-05-21T10:12:00Z">
        <w:r w:rsidR="005F0202" w:rsidDel="00B5193F">
          <w:rPr>
            <w:lang w:val="en-US"/>
          </w:rPr>
          <w:delText xml:space="preserve">ther, our hope is that this effort supports technically trained agricultural scientists in connecting their work to its broader societal implications </w:delText>
        </w:r>
      </w:del>
      <w:del w:id="111" w:author="ancarter" w:date="2024-05-21T10:09:00Z">
        <w:r w:rsidR="005F0202" w:rsidDel="00B5193F">
          <w:rPr>
            <w:lang w:val="en-US"/>
          </w:rPr>
          <w:delText>and in</w:delText>
        </w:r>
        <w:r w:rsidR="00F57CCD" w:rsidDel="00B5193F">
          <w:rPr>
            <w:lang w:val="en-US"/>
          </w:rPr>
          <w:delText xml:space="preserve"> sculpting</w:delText>
        </w:r>
        <w:r w:rsidR="005F0202" w:rsidDel="00B5193F">
          <w:rPr>
            <w:lang w:val="en-US"/>
          </w:rPr>
          <w:delText xml:space="preserve"> that work</w:delText>
        </w:r>
        <w:r w:rsidR="00F57CCD" w:rsidDel="00B5193F">
          <w:rPr>
            <w:lang w:val="en-US"/>
          </w:rPr>
          <w:delText xml:space="preserve"> to</w:delText>
        </w:r>
        <w:r w:rsidR="005F0202" w:rsidDel="00B5193F">
          <w:rPr>
            <w:lang w:val="en-US"/>
          </w:rPr>
          <w:delText xml:space="preserve"> contrib</w:delText>
        </w:r>
      </w:del>
      <w:del w:id="112" w:author="ancarter" w:date="2024-05-21T10:10:00Z">
        <w:r w:rsidR="005F0202" w:rsidDel="00B5193F">
          <w:rPr>
            <w:lang w:val="en-US"/>
          </w:rPr>
          <w:delText>ute</w:delText>
        </w:r>
      </w:del>
      <w:del w:id="113" w:author="ancarter" w:date="2024-05-21T10:12:00Z">
        <w:r w:rsidR="005F0202" w:rsidDel="00B5193F">
          <w:rPr>
            <w:lang w:val="en-US"/>
          </w:rPr>
          <w:delText xml:space="preserve"> to a more equitable society. </w:delText>
        </w:r>
        <w:r w:rsidR="00ED4B10" w:rsidDel="00B5193F">
          <w:rPr>
            <w:lang w:val="en-US"/>
          </w:rPr>
          <w:delText xml:space="preserve">Our perspectives and examples are strongly framed by our collective experiences in the agricultural systems of the United States (US), and specifically of those in the maize-producing areas of the Midwest. </w:delText>
        </w:r>
        <w:r w:rsidR="00F57CCD" w:rsidDel="00B5193F">
          <w:rPr>
            <w:lang w:val="en-US"/>
          </w:rPr>
          <w:delText xml:space="preserve">However, </w:delText>
        </w:r>
        <w:r w:rsidR="00ED4B10" w:rsidDel="00B5193F">
          <w:rPr>
            <w:lang w:val="en-US"/>
          </w:rPr>
          <w:delText>while the specifics of a given system will vary</w:delText>
        </w:r>
        <w:r w:rsidR="00CA17CE" w:rsidDel="00B5193F">
          <w:rPr>
            <w:lang w:val="en-US"/>
          </w:rPr>
          <w:delText>,</w:delText>
        </w:r>
        <w:r w:rsidR="00ED4B10" w:rsidDel="00B5193F">
          <w:rPr>
            <w:lang w:val="en-US"/>
          </w:rPr>
          <w:delText xml:space="preserve"> </w:delText>
        </w:r>
        <w:r w:rsidR="00F57CCD" w:rsidDel="00B5193F">
          <w:rPr>
            <w:lang w:val="en-US"/>
          </w:rPr>
          <w:delText xml:space="preserve">the topics discussed are universal and </w:delText>
        </w:r>
        <w:r w:rsidR="00ED4B10" w:rsidDel="00B5193F">
          <w:rPr>
            <w:lang w:val="en-US"/>
          </w:rPr>
          <w:delText xml:space="preserve">we </w:delText>
        </w:r>
        <w:r w:rsidR="000768E7" w:rsidDel="00B5193F">
          <w:rPr>
            <w:lang w:val="en-US"/>
          </w:rPr>
          <w:delText>present</w:delText>
        </w:r>
        <w:r w:rsidR="00ED4B10" w:rsidDel="00B5193F">
          <w:rPr>
            <w:lang w:val="en-US"/>
          </w:rPr>
          <w:delText xml:space="preserve"> these themes with the goal of being generalizable.</w:delText>
        </w:r>
      </w:del>
    </w:p>
    <w:p w14:paraId="0D953209" w14:textId="153A84A5" w:rsidR="00B5193F" w:rsidRDefault="00B5193F" w:rsidP="00B5193F">
      <w:pPr>
        <w:rPr>
          <w:ins w:id="114" w:author="ancarter" w:date="2024-05-21T10:06:00Z"/>
          <w:lang w:val="en-US"/>
        </w:rPr>
      </w:pPr>
      <w:ins w:id="115" w:author="ancarter" w:date="2024-05-21T10:06:00Z">
        <w:r>
          <w:rPr>
            <w:lang w:val="en-US"/>
          </w:rPr>
          <w:t>Data feminism is rooted in social science’s empirical study of power.</w:t>
        </w:r>
        <w:r w:rsidRPr="00B5193F">
          <w:rPr>
            <w:i/>
            <w:iCs/>
            <w:lang w:val="en-US"/>
            <w:rPrChange w:id="116" w:author="ancarter" w:date="2024-05-21T10:06:00Z">
              <w:rPr>
                <w:lang w:val="en-US"/>
              </w:rPr>
            </w:rPrChange>
          </w:rPr>
          <w:t xml:space="preserve"> Power</w:t>
        </w:r>
        <w:r>
          <w:rPr>
            <w:lang w:val="en-US"/>
          </w:rPr>
          <w:t xml:space="preserve"> is a relationship through which one is able to obtain one’s will even in the face of resistance from others; importantly, power works </w:t>
        </w:r>
      </w:ins>
      <w:ins w:id="117" w:author="ancarter" w:date="2024-05-21T10:10:00Z">
        <w:r>
          <w:rPr>
            <w:lang w:val="en-US"/>
          </w:rPr>
          <w:t>through</w:t>
        </w:r>
      </w:ins>
      <w:ins w:id="118" w:author="ancarter" w:date="2024-05-21T10:06:00Z">
        <w:r>
          <w:rPr>
            <w:lang w:val="en-US"/>
          </w:rPr>
          <w:t xml:space="preserve"> different mechanisms of social control that work, often implicitly, through the everyday work of institutions, programs, and policies to maintain the status quo (Weber 1968; Foucault 1977). </w:t>
        </w:r>
        <w:r w:rsidRPr="00B5193F">
          <w:rPr>
            <w:i/>
            <w:iCs/>
            <w:lang w:val="en-US"/>
            <w:rPrChange w:id="119" w:author="ancarter" w:date="2024-05-21T10:06:00Z">
              <w:rPr>
                <w:lang w:val="en-US"/>
              </w:rPr>
            </w:rPrChange>
          </w:rPr>
          <w:t>Feminism</w:t>
        </w:r>
        <w:r>
          <w:rPr>
            <w:lang w:val="en-US"/>
          </w:rPr>
          <w:t xml:space="preserve"> is both a philosophy and a practice that names and challenges sexism and </w:t>
        </w:r>
        <w:r>
          <w:rPr>
            <w:lang w:val="en-US"/>
          </w:rPr>
          <w:lastRenderedPageBreak/>
          <w:t>other forms of oppression (e.g., homophobia, transphobia, xenophobia, ableism, racism) while working toward a more just future for all (</w:t>
        </w:r>
        <w:proofErr w:type="spellStart"/>
        <w:r>
          <w:rPr>
            <w:lang w:val="en-US"/>
          </w:rPr>
          <w:t>D’Ignazio</w:t>
        </w:r>
        <w:proofErr w:type="spellEnd"/>
        <w:r>
          <w:rPr>
            <w:lang w:val="en-US"/>
          </w:rPr>
          <w:t xml:space="preserve"> and Klein 2020; </w:t>
        </w:r>
        <w:commentRangeStart w:id="120"/>
        <w:r>
          <w:rPr>
            <w:lang w:val="en-US"/>
          </w:rPr>
          <w:t>hooks</w:t>
        </w:r>
        <w:commentRangeEnd w:id="120"/>
        <w:r>
          <w:rPr>
            <w:rStyle w:val="CommentReference"/>
          </w:rPr>
          <w:commentReference w:id="120"/>
        </w:r>
        <w:r>
          <w:rPr>
            <w:lang w:val="en-US"/>
          </w:rPr>
          <w:t xml:space="preserve"> 2000). Per this definition, feminist research and scholarship can be applied to research design, analysis, and sharing of research on many fronts, not only in the study of gender, but also in the study of inequalities readily present in the US and global agricultural systems such as land and market access, prioritization of commodity crop production for export over production of food crops to address local food insecurity, agricultural labor, or conservation adoption. </w:t>
        </w:r>
      </w:ins>
    </w:p>
    <w:p w14:paraId="2FAD3E50" w14:textId="77777777" w:rsidR="00B5193F" w:rsidRDefault="00B5193F" w:rsidP="00B5193F">
      <w:pPr>
        <w:rPr>
          <w:ins w:id="121" w:author="ancarter" w:date="2024-05-21T10:06:00Z"/>
          <w:lang w:val="en-US"/>
        </w:rPr>
      </w:pPr>
    </w:p>
    <w:p w14:paraId="243C6200" w14:textId="5940A108" w:rsidR="00B5193F" w:rsidRDefault="00B5193F" w:rsidP="00B5193F">
      <w:pPr>
        <w:rPr>
          <w:ins w:id="122" w:author="ancarter" w:date="2024-05-21T10:12:00Z"/>
          <w:lang w:val="en-US"/>
        </w:rPr>
      </w:pPr>
      <w:ins w:id="123" w:author="ancarter" w:date="2024-05-21T10:06:00Z">
        <w:r w:rsidRPr="00B5193F">
          <w:rPr>
            <w:i/>
            <w:iCs/>
            <w:lang w:val="en-US"/>
            <w:rPrChange w:id="124" w:author="ancarter" w:date="2024-05-21T10:07:00Z">
              <w:rPr>
                <w:lang w:val="en-US"/>
              </w:rPr>
            </w:rPrChange>
          </w:rPr>
          <w:t>Intersectionality</w:t>
        </w:r>
      </w:ins>
      <w:ins w:id="125" w:author="ancarter" w:date="2024-05-21T10:07:00Z">
        <w:r>
          <w:rPr>
            <w:lang w:val="en-US"/>
          </w:rPr>
          <w:t xml:space="preserve"> is central to data feminism. Intersectionality’s</w:t>
        </w:r>
      </w:ins>
      <w:ins w:id="126" w:author="ancarter" w:date="2024-05-21T10:06:00Z">
        <w:r>
          <w:rPr>
            <w:lang w:val="en-US"/>
          </w:rPr>
          <w:t xml:space="preserve"> intellectual traditions began in the work of Black feminist activists in Boston who, in 1977, created The Combahee River Collective Statement, stating that dimensions of power, including race, class, gender, religion, geography, age, sexuality, ability, and on, cannot be examined in isolation; instead, analysis and practice must be based in the </w:t>
        </w:r>
        <w:r w:rsidRPr="00D33F53">
          <w:rPr>
            <w:lang w:val="en-US"/>
          </w:rPr>
          <w:t xml:space="preserve">understanding that such inequalities are interconnected and interlocking. </w:t>
        </w:r>
        <w:r>
          <w:rPr>
            <w:lang w:val="en-US"/>
          </w:rPr>
          <w:t>Agricultural scientists may struggle to see the connections between a statement created by a coalition of Black feminist activists and the science practiced through their research and teaching; however, these concepts are not new in agricultural research. Early rural sociologist W.E.B. Du Bois</w:t>
        </w:r>
      </w:ins>
      <w:ins w:id="127" w:author="ancarter" w:date="2024-05-21T10:08:00Z">
        <w:r>
          <w:rPr>
            <w:lang w:val="en-US"/>
          </w:rPr>
          <w:t>’</w:t>
        </w:r>
      </w:ins>
      <w:ins w:id="128" w:author="ancarter" w:date="2024-05-21T10:06:00Z">
        <w:r>
          <w:rPr>
            <w:lang w:val="en-US"/>
          </w:rPr>
          <w:t xml:space="preserve"> (2007[1903])</w:t>
        </w:r>
      </w:ins>
      <w:ins w:id="129" w:author="ancarter" w:date="2024-05-21T10:08:00Z">
        <w:r>
          <w:rPr>
            <w:lang w:val="en-US"/>
          </w:rPr>
          <w:t xml:space="preserve"> </w:t>
        </w:r>
      </w:ins>
      <w:ins w:id="130" w:author="ancarter" w:date="2024-05-21T10:12:00Z">
        <w:r>
          <w:rPr>
            <w:lang w:val="en-US"/>
          </w:rPr>
          <w:t>empirical</w:t>
        </w:r>
      </w:ins>
      <w:ins w:id="131" w:author="ancarter" w:date="2024-05-21T10:08:00Z">
        <w:r>
          <w:rPr>
            <w:lang w:val="en-US"/>
          </w:rPr>
          <w:t xml:space="preserve"> studies of </w:t>
        </w:r>
      </w:ins>
      <w:ins w:id="132" w:author="ancarter" w:date="2024-05-21T10:06:00Z">
        <w:r>
          <w:rPr>
            <w:lang w:val="en-US"/>
          </w:rPr>
          <w:t>agrarian production and rural life in the South’s Black Belt</w:t>
        </w:r>
      </w:ins>
      <w:ins w:id="133" w:author="ancarter" w:date="2024-05-21T10:08:00Z">
        <w:r>
          <w:rPr>
            <w:lang w:val="en-US"/>
          </w:rPr>
          <w:t xml:space="preserve"> employed intersectional framings</w:t>
        </w:r>
      </w:ins>
      <w:ins w:id="134" w:author="ancarter" w:date="2024-05-21T10:06:00Z">
        <w:r>
          <w:rPr>
            <w:lang w:val="en-US"/>
          </w:rPr>
          <w:t xml:space="preserve">. </w:t>
        </w:r>
      </w:ins>
    </w:p>
    <w:p w14:paraId="4A847A0F" w14:textId="77777777" w:rsidR="00B5193F" w:rsidRDefault="00B5193F" w:rsidP="00B5193F">
      <w:pPr>
        <w:rPr>
          <w:ins w:id="135" w:author="ancarter" w:date="2024-05-21T10:12:00Z"/>
          <w:b/>
          <w:bCs/>
          <w:lang w:val="en-US"/>
        </w:rPr>
      </w:pPr>
    </w:p>
    <w:p w14:paraId="574B704F" w14:textId="77777777" w:rsidR="00B5193F" w:rsidRDefault="00B5193F" w:rsidP="00B5193F">
      <w:pPr>
        <w:rPr>
          <w:ins w:id="136" w:author="ancarter" w:date="2024-05-21T10:12:00Z"/>
          <w:lang w:val="en-US"/>
        </w:rPr>
      </w:pPr>
      <w:ins w:id="137" w:author="ancarter" w:date="2024-05-21T10:12:00Z">
        <w:r w:rsidRPr="00172B03">
          <w:rPr>
            <w:lang w:val="en-US"/>
          </w:rPr>
          <w:t xml:space="preserve">The goal of this paper is not to </w:t>
        </w:r>
        <w:r>
          <w:rPr>
            <w:lang w:val="en-US"/>
          </w:rPr>
          <w:t xml:space="preserve">simply </w:t>
        </w:r>
        <w:r w:rsidRPr="00172B03">
          <w:rPr>
            <w:lang w:val="en-US"/>
          </w:rPr>
          <w:t xml:space="preserve">reiterate the principles laid out by </w:t>
        </w:r>
        <w:proofErr w:type="spellStart"/>
        <w:r w:rsidRPr="00172B03">
          <w:rPr>
            <w:lang w:val="en-US"/>
          </w:rPr>
          <w:t>D’Ignazio</w:t>
        </w:r>
        <w:proofErr w:type="spellEnd"/>
        <w:r w:rsidRPr="00172B03">
          <w:rPr>
            <w:lang w:val="en-US"/>
          </w:rPr>
          <w:t xml:space="preserve"> and Klein (</w:t>
        </w:r>
        <w:r>
          <w:rPr>
            <w:lang w:val="en-US"/>
          </w:rPr>
          <w:t>2020</w:t>
        </w:r>
        <w:r w:rsidRPr="00172B03">
          <w:rPr>
            <w:lang w:val="en-US"/>
          </w:rPr>
          <w:t>)</w:t>
        </w:r>
        <w:r>
          <w:rPr>
            <w:lang w:val="en-US"/>
          </w:rPr>
          <w:t>,</w:t>
        </w:r>
        <w:r w:rsidRPr="00172B03">
          <w:rPr>
            <w:lang w:val="en-US"/>
          </w:rPr>
          <w:t xml:space="preserve"> </w:t>
        </w:r>
        <w:r>
          <w:rPr>
            <w:lang w:val="en-US"/>
          </w:rPr>
          <w:t>n</w:t>
        </w:r>
        <w:r w:rsidRPr="00172B03">
          <w:rPr>
            <w:lang w:val="en-US"/>
          </w:rPr>
          <w:t xml:space="preserve">or do suggest one set of guiding principles is superior to another. Rather, </w:t>
        </w:r>
        <w:r>
          <w:rPr>
            <w:lang w:val="en-US"/>
          </w:rPr>
          <w:t xml:space="preserve">as agricultural scientists, we found the principles helpful in guiding our own work, and we </w:t>
        </w:r>
        <w:r w:rsidRPr="00172B03">
          <w:rPr>
            <w:lang w:val="en-US"/>
          </w:rPr>
          <w:t xml:space="preserve">aim to offer </w:t>
        </w:r>
        <w:r>
          <w:rPr>
            <w:lang w:val="en-US"/>
          </w:rPr>
          <w:t>a more bespoke interpretation to aid other agricultural scientists. As such, we present three overarching themes of power, reciprocity, and framing. Under each theme we provide an overview of its connections and relevance to agriculture, as well as tangible examples and evidence that their consideration leads to more impactful and transformative research outcomes. This is not a comprehensive review of power  in agriculture; rather, our hope is that this effort supports technically trained agricultural scientists in connecting their work to its broader societal implications contributing to a more equitable society. Our perspectives and examples are strongly framed by our collective experiences in the agricultural systems of the United States (US), and specifically of those in the maize-producing areas of the Midwest. However, while the specifics of a given system will vary, the topics discussed are universal and we present these themes with the goal of being generalizable.</w:t>
        </w:r>
      </w:ins>
    </w:p>
    <w:p w14:paraId="7A99D1E6" w14:textId="77777777" w:rsidR="00B5193F" w:rsidRDefault="00B5193F" w:rsidP="00B5193F">
      <w:pPr>
        <w:rPr>
          <w:ins w:id="138" w:author="ancarter" w:date="2024-05-21T10:06:00Z"/>
          <w:lang w:val="en-US"/>
        </w:rPr>
      </w:pPr>
    </w:p>
    <w:p w14:paraId="7A164D60" w14:textId="77777777" w:rsidR="00B5193F" w:rsidRDefault="00B5193F" w:rsidP="00B5193F">
      <w:pPr>
        <w:rPr>
          <w:ins w:id="139" w:author="ancarter" w:date="2024-05-21T10:06:00Z"/>
          <w:lang w:val="en-US"/>
        </w:rPr>
      </w:pPr>
      <w:ins w:id="140" w:author="ancarter" w:date="2024-05-21T10:06:00Z">
        <w:r>
          <w:rPr>
            <w:lang w:val="en-US"/>
          </w:rPr>
          <w:t xml:space="preserve">This is a mess of something that could be a paragraph about how the more implicit modes of power </w:t>
        </w:r>
        <w:proofErr w:type="spellStart"/>
        <w:r>
          <w:rPr>
            <w:lang w:val="en-US"/>
          </w:rPr>
          <w:t>id’d</w:t>
        </w:r>
        <w:proofErr w:type="spellEnd"/>
        <w:r>
          <w:rPr>
            <w:lang w:val="en-US"/>
          </w:rPr>
          <w:t xml:space="preserve"> by </w:t>
        </w:r>
        <w:proofErr w:type="spellStart"/>
        <w:r>
          <w:rPr>
            <w:lang w:val="en-US"/>
          </w:rPr>
          <w:t>collins</w:t>
        </w:r>
        <w:proofErr w:type="spellEnd"/>
        <w:r>
          <w:rPr>
            <w:lang w:val="en-US"/>
          </w:rPr>
          <w:t xml:space="preserve"> (domains 1-3) are already documented as limiting agricultural science and practice – do with this whatever is helpful!</w:t>
        </w:r>
      </w:ins>
    </w:p>
    <w:p w14:paraId="44A36093" w14:textId="77777777" w:rsidR="00B5193F" w:rsidRDefault="00B5193F" w:rsidP="00B5193F">
      <w:pPr>
        <w:pStyle w:val="ListParagraph"/>
        <w:numPr>
          <w:ilvl w:val="0"/>
          <w:numId w:val="13"/>
        </w:numPr>
        <w:rPr>
          <w:ins w:id="141" w:author="ancarter" w:date="2024-05-21T10:06:00Z"/>
          <w:lang w:val="en-US"/>
        </w:rPr>
      </w:pPr>
      <w:ins w:id="142" w:author="ancarter" w:date="2024-05-21T10:06:00Z">
        <w:r w:rsidRPr="00794B08">
          <w:rPr>
            <w:lang w:val="en-US"/>
          </w:rPr>
          <w:t xml:space="preserve">Data remains a </w:t>
        </w:r>
        <w:proofErr w:type="spellStart"/>
        <w:r w:rsidRPr="00794B08">
          <w:rPr>
            <w:lang w:val="en-US"/>
          </w:rPr>
          <w:t>limitiation</w:t>
        </w:r>
        <w:proofErr w:type="spellEnd"/>
        <w:r w:rsidRPr="00794B08">
          <w:rPr>
            <w:lang w:val="en-US"/>
          </w:rPr>
          <w:t xml:space="preserve"> to the work toward a more just, equitable, and healthy agricultural system (</w:t>
        </w:r>
        <w:commentRangeStart w:id="143"/>
        <w:r w:rsidRPr="00794B08">
          <w:rPr>
            <w:lang w:val="en-US"/>
          </w:rPr>
          <w:t>Horst</w:t>
        </w:r>
        <w:commentRangeEnd w:id="143"/>
        <w:r>
          <w:rPr>
            <w:rStyle w:val="CommentReference"/>
          </w:rPr>
          <w:commentReference w:id="143"/>
        </w:r>
        <w:r w:rsidRPr="00794B08">
          <w:rPr>
            <w:lang w:val="en-US"/>
          </w:rPr>
          <w:t xml:space="preserve"> and Marion 2019</w:t>
        </w:r>
      </w:ins>
    </w:p>
    <w:p w14:paraId="4ABCB541" w14:textId="77777777" w:rsidR="00B5193F" w:rsidRDefault="00B5193F" w:rsidP="00B5193F">
      <w:pPr>
        <w:pStyle w:val="ListParagraph"/>
        <w:numPr>
          <w:ilvl w:val="0"/>
          <w:numId w:val="13"/>
        </w:numPr>
        <w:rPr>
          <w:ins w:id="144" w:author="ancarter" w:date="2024-05-21T10:06:00Z"/>
          <w:lang w:val="en-US"/>
        </w:rPr>
      </w:pPr>
      <w:ins w:id="145" w:author="ancarter" w:date="2024-05-21T10:06:00Z">
        <w:r w:rsidRPr="00794B08">
          <w:rPr>
            <w:lang w:val="en-US"/>
          </w:rPr>
          <w:t xml:space="preserve">Limitations identified by Horst and Marion (2019) include the inability of comparing contemporary agricultural landownership </w:t>
        </w:r>
        <w:proofErr w:type="spellStart"/>
        <w:r w:rsidRPr="00794B08">
          <w:rPr>
            <w:lang w:val="en-US"/>
          </w:rPr>
          <w:t>paters</w:t>
        </w:r>
        <w:proofErr w:type="spellEnd"/>
        <w:r w:rsidRPr="00794B08">
          <w:rPr>
            <w:lang w:val="en-US"/>
          </w:rPr>
          <w:t xml:space="preserve"> to historic data, as only three surveys prior to 2014 including non-operating agricultural landowners, the USDA changing the definition of “farm” over time which may have falsely overcounted farmers of color, Hispanic farmers, and women farmers and the USDA’s counting of all farmers within a reservation as a single farm, and the lack of data about farmworkers. The correction of some of these inaccuracies and attempts to improve methodology to increase response rate among </w:t>
        </w:r>
        <w:proofErr w:type="spellStart"/>
        <w:r w:rsidRPr="00794B08">
          <w:rPr>
            <w:lang w:val="en-US"/>
          </w:rPr>
          <w:t>underrespresented</w:t>
        </w:r>
        <w:proofErr w:type="spellEnd"/>
        <w:r w:rsidRPr="00794B08">
          <w:rPr>
            <w:lang w:val="en-US"/>
          </w:rPr>
          <w:t xml:space="preserve"> and marginalized farmers may have resulted in “false trends,” in which it seems these farmers numbers have increased when really improved methodologies (Gilbert et al. </w:t>
        </w:r>
        <w:commentRangeStart w:id="146"/>
        <w:r w:rsidRPr="00794B08">
          <w:rPr>
            <w:lang w:val="en-US"/>
          </w:rPr>
          <w:t>2002</w:t>
        </w:r>
        <w:commentRangeEnd w:id="146"/>
        <w:r>
          <w:rPr>
            <w:rStyle w:val="CommentReference"/>
          </w:rPr>
          <w:commentReference w:id="146"/>
        </w:r>
        <w:r w:rsidRPr="00794B08">
          <w:rPr>
            <w:lang w:val="en-US"/>
          </w:rPr>
          <w:t>, Horst and Marion 2019</w:t>
        </w:r>
      </w:ins>
    </w:p>
    <w:p w14:paraId="44824DE3" w14:textId="77777777" w:rsidR="00B5193F" w:rsidRDefault="00B5193F" w:rsidP="00B5193F">
      <w:pPr>
        <w:pStyle w:val="ListParagraph"/>
        <w:numPr>
          <w:ilvl w:val="0"/>
          <w:numId w:val="13"/>
        </w:numPr>
        <w:rPr>
          <w:ins w:id="147" w:author="ancarter" w:date="2024-05-21T10:06:00Z"/>
          <w:lang w:val="en-US"/>
        </w:rPr>
      </w:pPr>
      <w:ins w:id="148" w:author="ancarter" w:date="2024-05-21T10:06:00Z">
        <w:r w:rsidRPr="00794B08">
          <w:rPr>
            <w:lang w:val="en-US"/>
          </w:rPr>
          <w:t xml:space="preserve">Numerous </w:t>
        </w:r>
        <w:proofErr w:type="spellStart"/>
        <w:r w:rsidRPr="00794B08">
          <w:rPr>
            <w:lang w:val="en-US"/>
          </w:rPr>
          <w:t>inconsistancies</w:t>
        </w:r>
        <w:proofErr w:type="spellEnd"/>
        <w:r w:rsidRPr="00794B08">
          <w:rPr>
            <w:lang w:val="en-US"/>
          </w:rPr>
          <w:t xml:space="preserve"> in data sampling and collection, including not collecting data on race or gender (Horst and Marion 2019, </w:t>
        </w:r>
        <w:proofErr w:type="spellStart"/>
        <w:r w:rsidRPr="00794B08">
          <w:rPr>
            <w:lang w:val="en-US"/>
          </w:rPr>
          <w:t>Pilgeram</w:t>
        </w:r>
        <w:proofErr w:type="spellEnd"/>
        <w:r w:rsidRPr="00794B08">
          <w:rPr>
            <w:lang w:val="en-US"/>
          </w:rPr>
          <w:t xml:space="preserve"> and </w:t>
        </w:r>
        <w:commentRangeStart w:id="149"/>
        <w:proofErr w:type="spellStart"/>
        <w:r w:rsidRPr="00794B08">
          <w:rPr>
            <w:lang w:val="en-US"/>
          </w:rPr>
          <w:t>Dentzman</w:t>
        </w:r>
        <w:commentRangeEnd w:id="149"/>
        <w:proofErr w:type="spellEnd"/>
        <w:r>
          <w:rPr>
            <w:rStyle w:val="CommentReference"/>
            <w:rFonts w:ascii="Calibri" w:hAnsi="Calibri" w:cs="Calibri"/>
            <w:kern w:val="0"/>
          </w:rPr>
          <w:commentReference w:id="149"/>
        </w:r>
        <w:r w:rsidRPr="00794B08">
          <w:rPr>
            <w:lang w:val="en-US"/>
          </w:rPr>
          <w:t xml:space="preserve"> </w:t>
        </w:r>
        <w:r>
          <w:rPr>
            <w:lang w:val="en-US"/>
          </w:rPr>
          <w:t xml:space="preserve"> et al </w:t>
        </w:r>
        <w:r w:rsidRPr="00794B08">
          <w:rPr>
            <w:lang w:val="en-US"/>
          </w:rPr>
          <w:t>…</w:t>
        </w:r>
      </w:ins>
    </w:p>
    <w:p w14:paraId="55F2DE0C" w14:textId="77777777" w:rsidR="00B5193F" w:rsidRDefault="00B5193F" w:rsidP="00B5193F">
      <w:pPr>
        <w:pStyle w:val="ListParagraph"/>
        <w:numPr>
          <w:ilvl w:val="0"/>
          <w:numId w:val="13"/>
        </w:numPr>
        <w:rPr>
          <w:ins w:id="150" w:author="ancarter" w:date="2024-05-21T10:06:00Z"/>
          <w:lang w:val="en-US"/>
        </w:rPr>
      </w:pPr>
      <w:ins w:id="151" w:author="ancarter" w:date="2024-05-21T10:06:00Z">
        <w:r w:rsidRPr="00794B08">
          <w:rPr>
            <w:lang w:val="en-US"/>
          </w:rPr>
          <w:lastRenderedPageBreak/>
          <w:t xml:space="preserve">Using data available through USDA-sponsored surveys, such as the </w:t>
        </w:r>
        <w:r w:rsidRPr="00794B08">
          <w:rPr>
            <w:color w:val="222222"/>
            <w:shd w:val="clear" w:color="auto" w:fill="FFFFFF"/>
          </w:rPr>
          <w:t xml:space="preserve">2012 Census of Agriculture and the 2013–2014 National Agricultural Worker Survey, </w:t>
        </w:r>
        <w:r w:rsidRPr="00794B08">
          <w:rPr>
            <w:lang w:val="en-US"/>
          </w:rPr>
          <w:t>Horst and Marion (2019) document how this structural and institutional discrimination continues to shape US agriculture today in their analysis of farmer and farmland ownership demographics.</w:t>
        </w:r>
      </w:ins>
    </w:p>
    <w:p w14:paraId="613D515E" w14:textId="77777777" w:rsidR="00B5193F" w:rsidRDefault="00B5193F" w:rsidP="00B5193F">
      <w:pPr>
        <w:pStyle w:val="ListParagraph"/>
        <w:numPr>
          <w:ilvl w:val="0"/>
          <w:numId w:val="13"/>
        </w:numPr>
        <w:rPr>
          <w:ins w:id="152" w:author="ancarter" w:date="2024-05-21T10:06:00Z"/>
          <w:lang w:val="en-US"/>
        </w:rPr>
      </w:pPr>
      <w:ins w:id="153" w:author="ancarter" w:date="2024-05-21T10:06:00Z">
        <w:r w:rsidRPr="00794B08">
          <w:rPr>
            <w:lang w:val="en-US"/>
          </w:rPr>
          <w:t xml:space="preserve">The lack of data about underrepresented or underserved farmers is often treated as an excuse to perpetuate their exclusion; recommendations from Horst and Marion’s (2019) analysis of demographics in US farming and farmland ownership include more public demographic data about farmers, farm laborers, and farmland ownership and more intersectional study of this data. They call upon the USDA and other governmental and public agencies to lead this effort </w:t>
        </w:r>
        <w:r>
          <w:rPr>
            <w:lang w:val="en-US"/>
          </w:rPr>
          <w:t xml:space="preserve"> (and add in what the </w:t>
        </w:r>
        <w:proofErr w:type="spellStart"/>
        <w:r>
          <w:rPr>
            <w:lang w:val="en-US"/>
          </w:rPr>
          <w:t>Pilgeram</w:t>
        </w:r>
        <w:proofErr w:type="spellEnd"/>
        <w:r>
          <w:rPr>
            <w:lang w:val="en-US"/>
          </w:rPr>
          <w:t>/</w:t>
        </w:r>
        <w:proofErr w:type="spellStart"/>
        <w:r>
          <w:rPr>
            <w:lang w:val="en-US"/>
          </w:rPr>
          <w:t>Dentzman</w:t>
        </w:r>
        <w:proofErr w:type="spellEnd"/>
        <w:r>
          <w:rPr>
            <w:lang w:val="en-US"/>
          </w:rPr>
          <w:t>/Lewin et al papers recommend)</w:t>
        </w:r>
      </w:ins>
    </w:p>
    <w:p w14:paraId="08676948" w14:textId="77777777" w:rsidR="00B5193F" w:rsidRDefault="00B5193F" w:rsidP="00B5193F">
      <w:pPr>
        <w:pStyle w:val="ListParagraph"/>
        <w:numPr>
          <w:ilvl w:val="0"/>
          <w:numId w:val="13"/>
        </w:numPr>
        <w:rPr>
          <w:ins w:id="154" w:author="ancarter" w:date="2024-05-21T10:06:00Z"/>
          <w:lang w:val="en-US"/>
        </w:rPr>
      </w:pPr>
      <w:ins w:id="155" w:author="ancarter" w:date="2024-05-21T10:06:00Z">
        <w:r w:rsidRPr="00794B08">
          <w:rPr>
            <w:lang w:val="en-US"/>
          </w:rPr>
          <w:t xml:space="preserve">more data is needed about race, ethnicity, and gender-based </w:t>
        </w:r>
        <w:proofErr w:type="spellStart"/>
        <w:r w:rsidRPr="00794B08">
          <w:rPr>
            <w:lang w:val="en-US"/>
          </w:rPr>
          <w:t>disparaities</w:t>
        </w:r>
        <w:proofErr w:type="spellEnd"/>
        <w:r w:rsidRPr="00794B08">
          <w:rPr>
            <w:lang w:val="en-US"/>
          </w:rPr>
          <w:t xml:space="preserve"> using an intersectional lens </w:t>
        </w:r>
      </w:ins>
    </w:p>
    <w:p w14:paraId="023E9260" w14:textId="77777777" w:rsidR="00B5193F" w:rsidRDefault="00B5193F" w:rsidP="00B5193F">
      <w:pPr>
        <w:rPr>
          <w:ins w:id="156" w:author="ancarter" w:date="2024-05-21T10:06:00Z"/>
          <w:lang w:val="en-US"/>
        </w:rPr>
      </w:pPr>
    </w:p>
    <w:p w14:paraId="35822E97" w14:textId="77777777" w:rsidR="00B5193F" w:rsidRDefault="00B5193F" w:rsidP="00B5193F">
      <w:pPr>
        <w:rPr>
          <w:ins w:id="157" w:author="ancarter" w:date="2024-05-21T10:06:00Z"/>
          <w:lang w:val="en-US"/>
        </w:rPr>
      </w:pPr>
    </w:p>
    <w:p w14:paraId="5E4215CC" w14:textId="77777777" w:rsidR="00B5193F" w:rsidRDefault="00B5193F" w:rsidP="00B5193F">
      <w:pPr>
        <w:rPr>
          <w:ins w:id="158" w:author="ancarter" w:date="2024-05-21T10:06:00Z"/>
          <w:lang w:val="en-US"/>
        </w:rPr>
      </w:pPr>
      <w:ins w:id="159" w:author="ancarter" w:date="2024-05-21T10:06:00Z">
        <w:r>
          <w:rPr>
            <w:lang w:val="en-US"/>
          </w:rPr>
          <w:t>Data feminism is “a way of thinking about data, both their uses and their limits, that is informed by direct experience, by a commitment to action, and by intersectional feminist thought” (</w:t>
        </w:r>
        <w:proofErr w:type="spellStart"/>
        <w:r>
          <w:rPr>
            <w:lang w:val="en-US"/>
          </w:rPr>
          <w:t>D’Ignazio</w:t>
        </w:r>
        <w:proofErr w:type="spellEnd"/>
        <w:r>
          <w:rPr>
            <w:lang w:val="en-US"/>
          </w:rPr>
          <w:t xml:space="preserve"> and Klein 2020:8). The authors argue that the starting point for data feminism an acknowledgement that power is unequally distributed in the world,  including in research (</w:t>
        </w:r>
        <w:proofErr w:type="spellStart"/>
        <w:r>
          <w:rPr>
            <w:lang w:val="en-US"/>
          </w:rPr>
          <w:t>D’Ignazio</w:t>
        </w:r>
        <w:proofErr w:type="spellEnd"/>
        <w:r>
          <w:rPr>
            <w:lang w:val="en-US"/>
          </w:rPr>
          <w:t xml:space="preserve"> and Klein 2020:8). In agriculture, this looks like Global North scientists – who, in agronomy, are still disproportionately white, straight, able-bodied cisgender men, setting the agenda…justifies Green revolution…</w:t>
        </w:r>
      </w:ins>
    </w:p>
    <w:p w14:paraId="2357DC1C" w14:textId="7E2BD6CB" w:rsidR="00B5193F" w:rsidDel="00D401B6" w:rsidRDefault="00B5193F" w:rsidP="00511C53">
      <w:pPr>
        <w:rPr>
          <w:del w:id="160" w:author="ancarter" w:date="2024-05-21T10:35:00Z"/>
          <w:b/>
          <w:bCs/>
          <w:lang w:val="en-US"/>
        </w:rPr>
      </w:pPr>
    </w:p>
    <w:p w14:paraId="01C5BB0B" w14:textId="0A649ED0" w:rsidR="0085121A" w:rsidRDefault="003019ED" w:rsidP="00492609">
      <w:pPr>
        <w:pStyle w:val="Heading1"/>
        <w:rPr>
          <w:lang w:val="en-US"/>
        </w:rPr>
      </w:pPr>
      <w:r>
        <w:rPr>
          <w:lang w:val="en-US"/>
        </w:rPr>
        <w:t xml:space="preserve">Theme 1: </w:t>
      </w:r>
      <w:r w:rsidR="004E2394">
        <w:rPr>
          <w:lang w:val="en-US"/>
        </w:rPr>
        <w:t>Examining and challenging power</w:t>
      </w:r>
      <w:r w:rsidR="006818C7">
        <w:rPr>
          <w:lang w:val="en-US"/>
        </w:rPr>
        <w:t xml:space="preserve"> disparities</w:t>
      </w:r>
    </w:p>
    <w:p w14:paraId="53B8B1A7" w14:textId="6098EC36" w:rsidR="005303F9" w:rsidRDefault="004B48DF" w:rsidP="004B48DF">
      <w:pPr>
        <w:rPr>
          <w:lang w:val="en-US"/>
        </w:rPr>
      </w:pPr>
      <w:del w:id="161" w:author="ancarter" w:date="2024-05-21T10:29:00Z">
        <w:r w:rsidRPr="00F83DA2" w:rsidDel="00D401B6">
          <w:rPr>
            <w:lang w:val="en-US"/>
          </w:rPr>
          <w:delText xml:space="preserve">Agriculture has a unique relationship to power inequities compared to other domains. </w:delText>
        </w:r>
      </w:del>
      <w:r w:rsidRPr="00F83DA2">
        <w:rPr>
          <w:lang w:val="en-US"/>
        </w:rPr>
        <w:t>At its most fundamental level</w:t>
      </w:r>
      <w:del w:id="162" w:author="ancarter" w:date="2024-05-22T20:16:00Z">
        <w:r w:rsidRPr="00F83DA2">
          <w:rPr>
            <w:lang w:val="en-US"/>
          </w:rPr>
          <w:delText xml:space="preserve"> </w:delText>
        </w:r>
      </w:del>
      <w:ins w:id="163" w:author="ancarter" w:date="2024-05-21T10:29:00Z">
        <w:r w:rsidR="00D401B6">
          <w:rPr>
            <w:lang w:val="en-US"/>
          </w:rPr>
          <w:t>, agriculture</w:t>
        </w:r>
      </w:ins>
      <w:ins w:id="164" w:author="ancarter" w:date="2024-05-22T20:16:00Z">
        <w:r w:rsidRPr="00F83DA2">
          <w:rPr>
            <w:lang w:val="en-US"/>
          </w:rPr>
          <w:t xml:space="preserve"> </w:t>
        </w:r>
      </w:ins>
      <w:del w:id="165" w:author="ancarter" w:date="2024-05-21T10:29:00Z">
        <w:r w:rsidRPr="00F83DA2" w:rsidDel="00D401B6">
          <w:rPr>
            <w:lang w:val="en-US"/>
          </w:rPr>
          <w:delText xml:space="preserve">it </w:delText>
        </w:r>
      </w:del>
      <w:r w:rsidRPr="00F83DA2">
        <w:rPr>
          <w:lang w:val="en-US"/>
        </w:rPr>
        <w:t>involves the cultivation of land to produce food</w:t>
      </w:r>
      <w:r w:rsidR="00A818B4" w:rsidRPr="00F83DA2">
        <w:rPr>
          <w:lang w:val="en-US"/>
        </w:rPr>
        <w:t>,</w:t>
      </w:r>
      <w:r w:rsidRPr="00F83DA2">
        <w:rPr>
          <w:lang w:val="en-US"/>
        </w:rPr>
        <w:t xml:space="preserve"> </w:t>
      </w:r>
      <w:r w:rsidR="00A818B4" w:rsidRPr="00F83DA2">
        <w:rPr>
          <w:lang w:val="en-US"/>
        </w:rPr>
        <w:t xml:space="preserve">which is </w:t>
      </w:r>
      <w:r w:rsidRPr="00F83DA2">
        <w:rPr>
          <w:lang w:val="en-US"/>
        </w:rPr>
        <w:t>a</w:t>
      </w:r>
      <w:r w:rsidR="00F83DA2">
        <w:rPr>
          <w:lang w:val="en-US"/>
        </w:rPr>
        <w:t>n</w:t>
      </w:r>
      <w:r w:rsidRPr="00F83DA2">
        <w:rPr>
          <w:lang w:val="en-US"/>
        </w:rPr>
        <w:t xml:space="preserve"> </w:t>
      </w:r>
      <w:r w:rsidR="0008605E" w:rsidRPr="00F83DA2">
        <w:rPr>
          <w:lang w:val="en-US"/>
        </w:rPr>
        <w:t>essential</w:t>
      </w:r>
      <w:r w:rsidRPr="00F83DA2">
        <w:rPr>
          <w:lang w:val="en-US"/>
        </w:rPr>
        <w:t xml:space="preserve"> resource for human survival. Therefore, its very existence</w:t>
      </w:r>
      <w:r w:rsidR="005F0202">
        <w:rPr>
          <w:lang w:val="en-US"/>
        </w:rPr>
        <w:t xml:space="preserve"> invokes potential for </w:t>
      </w:r>
      <w:commentRangeStart w:id="166"/>
      <w:r w:rsidR="005F0202">
        <w:rPr>
          <w:lang w:val="en-US"/>
        </w:rPr>
        <w:t>abuses of power</w:t>
      </w:r>
      <w:r w:rsidR="00A818B4" w:rsidRPr="00F83DA2">
        <w:rPr>
          <w:lang w:val="en-US"/>
        </w:rPr>
        <w:t xml:space="preserve">: </w:t>
      </w:r>
      <w:commentRangeEnd w:id="166"/>
      <w:r w:rsidR="000311E4">
        <w:rPr>
          <w:rStyle w:val="CommentReference"/>
        </w:rPr>
        <w:commentReference w:id="166"/>
      </w:r>
      <w:r w:rsidRPr="00F83DA2">
        <w:rPr>
          <w:lang w:val="en-US"/>
        </w:rPr>
        <w:t>those who control access to land hold significant power over others</w:t>
      </w:r>
      <w:r w:rsidR="00F83DA2">
        <w:rPr>
          <w:lang w:val="en-US"/>
        </w:rPr>
        <w:t>’ access to food</w:t>
      </w:r>
      <w:r w:rsidRPr="00F83DA2">
        <w:rPr>
          <w:lang w:val="en-US"/>
        </w:rPr>
        <w:t xml:space="preserve">. </w:t>
      </w:r>
      <w:r w:rsidR="00A818B4" w:rsidRPr="00F83DA2">
        <w:rPr>
          <w:lang w:val="en-US"/>
        </w:rPr>
        <w:t>Indeed, there is a large body of scholarly work suggesting the advent of agriculture played a pivot</w:t>
      </w:r>
      <w:r w:rsidR="005F0202">
        <w:rPr>
          <w:lang w:val="en-US"/>
        </w:rPr>
        <w:t>al</w:t>
      </w:r>
      <w:r w:rsidR="00A818B4" w:rsidRPr="00F83DA2">
        <w:rPr>
          <w:lang w:val="en-US"/>
        </w:rPr>
        <w:t xml:space="preserve"> role in the formation of social classes</w:t>
      </w:r>
      <w:r w:rsidR="00121249" w:rsidRPr="00F83DA2">
        <w:rPr>
          <w:lang w:val="en-US"/>
        </w:rPr>
        <w:t>, and in shaping the dynamics of inequities and hierarchies in human societies</w:t>
      </w:r>
      <w:r w:rsidR="00A818B4" w:rsidRPr="00F83DA2">
        <w:rPr>
          <w:lang w:val="en-US"/>
        </w:rPr>
        <w:t xml:space="preserve"> (Isett and miller, diamond, against the grain, child, </w:t>
      </w:r>
      <w:commentRangeStart w:id="167"/>
      <w:proofErr w:type="spellStart"/>
      <w:r w:rsidR="00A818B4" w:rsidRPr="00F83DA2">
        <w:rPr>
          <w:lang w:val="en-US"/>
        </w:rPr>
        <w:t>marx</w:t>
      </w:r>
      <w:proofErr w:type="spellEnd"/>
      <w:r w:rsidR="00A818B4" w:rsidRPr="00F83DA2">
        <w:rPr>
          <w:lang w:val="en-US"/>
        </w:rPr>
        <w:t xml:space="preserve">). </w:t>
      </w:r>
      <w:commentRangeEnd w:id="167"/>
      <w:r w:rsidR="000311E4">
        <w:rPr>
          <w:rStyle w:val="CommentReference"/>
        </w:rPr>
        <w:commentReference w:id="167"/>
      </w:r>
      <w:del w:id="168" w:author="ancarter" w:date="2024-05-21T10:30:00Z">
        <w:r w:rsidR="005303F9" w:rsidDel="00D401B6">
          <w:rPr>
            <w:lang w:val="en-US"/>
          </w:rPr>
          <w:delText xml:space="preserve">Slavery </w:delText>
        </w:r>
      </w:del>
      <w:ins w:id="169" w:author="ancarter" w:date="2024-05-21T10:30:00Z">
        <w:r w:rsidR="00D401B6">
          <w:rPr>
            <w:lang w:val="en-US"/>
          </w:rPr>
          <w:t>Native land dispossession and enslaved labor have</w:t>
        </w:r>
      </w:ins>
      <w:del w:id="170" w:author="ancarter" w:date="2024-05-21T10:30:00Z">
        <w:r w:rsidR="005303F9" w:rsidDel="00D401B6">
          <w:rPr>
            <w:lang w:val="en-US"/>
          </w:rPr>
          <w:delText>has</w:delText>
        </w:r>
      </w:del>
      <w:r w:rsidR="005303F9">
        <w:rPr>
          <w:lang w:val="en-US"/>
        </w:rPr>
        <w:t xml:space="preserve"> been intertwined with agriculture for thousands of years</w:t>
      </w:r>
      <w:ins w:id="171" w:author="ancarter" w:date="2024-05-21T10:30:00Z">
        <w:r w:rsidR="00D401B6">
          <w:rPr>
            <w:lang w:val="en-US"/>
          </w:rPr>
          <w:t xml:space="preserve"> across civilizations; the global agricultural system today continues to rely upon labor exploitatio</w:t>
        </w:r>
      </w:ins>
      <w:ins w:id="172" w:author="ancarter" w:date="2024-05-21T10:31:00Z">
        <w:r w:rsidR="00D401B6">
          <w:rPr>
            <w:lang w:val="en-US"/>
          </w:rPr>
          <w:t>n.</w:t>
        </w:r>
      </w:ins>
      <w:ins w:id="173" w:author="ancarter" w:date="2024-05-21T10:30:00Z">
        <w:r w:rsidR="00D401B6">
          <w:rPr>
            <w:lang w:val="en-US"/>
          </w:rPr>
          <w:t xml:space="preserve">  </w:t>
        </w:r>
      </w:ins>
      <w:del w:id="174" w:author="ancarter" w:date="2024-05-21T10:31:00Z">
        <w:r w:rsidR="005303F9" w:rsidDel="00D401B6">
          <w:rPr>
            <w:lang w:val="en-US"/>
          </w:rPr>
          <w:delText xml:space="preserve">, with several civilizations relying heavily on </w:delText>
        </w:r>
      </w:del>
      <w:del w:id="175" w:author="ancarter" w:date="2024-05-10T10:17:00Z">
        <w:r w:rsidR="005303F9" w:rsidDel="006F70F9">
          <w:rPr>
            <w:lang w:val="en-US"/>
          </w:rPr>
          <w:delText xml:space="preserve">slave </w:delText>
        </w:r>
      </w:del>
      <w:del w:id="176" w:author="ancarter" w:date="2024-05-21T10:31:00Z">
        <w:r w:rsidR="005303F9" w:rsidDel="00D401B6">
          <w:rPr>
            <w:lang w:val="en-US"/>
          </w:rPr>
          <w:delText>labor to cultivate crops</w:delText>
        </w:r>
      </w:del>
      <w:del w:id="177" w:author="ancarter" w:date="2024-05-21T10:29:00Z">
        <w:r w:rsidR="005303F9" w:rsidDel="00D401B6">
          <w:rPr>
            <w:lang w:val="en-US"/>
          </w:rPr>
          <w:delText>.</w:delText>
        </w:r>
      </w:del>
    </w:p>
    <w:p w14:paraId="69CAF93A" w14:textId="31814866" w:rsidR="00CA17CE" w:rsidRPr="0029011A" w:rsidRDefault="00081F09" w:rsidP="00146F9D">
      <w:pPr>
        <w:rPr>
          <w:color w:val="0D0D0D"/>
          <w:shd w:val="clear" w:color="auto" w:fill="FFFFFF"/>
          <w:lang w:val="en-US"/>
        </w:rPr>
      </w:pPr>
      <w:del w:id="178" w:author="ancarter" w:date="2024-05-22T20:16:00Z">
        <w:r>
          <w:rPr>
            <w:lang w:val="en-US"/>
          </w:rPr>
          <w:delText>Moreover</w:delText>
        </w:r>
      </w:del>
      <w:ins w:id="179" w:author="ancarter" w:date="2024-05-22T20:16:00Z">
        <w:r>
          <w:rPr>
            <w:lang w:val="en-US"/>
          </w:rPr>
          <w:t xml:space="preserve">Moreover, </w:t>
        </w:r>
      </w:ins>
      <w:ins w:id="180" w:author="ancarter" w:date="2024-05-21T10:31:00Z">
        <w:r w:rsidR="00D401B6">
          <w:rPr>
            <w:lang w:val="en-US"/>
          </w:rPr>
          <w:t xml:space="preserve">settler colonialism specifically relies upon the control of land, and thereby agriculture, </w:t>
        </w:r>
      </w:ins>
      <w:del w:id="181" w:author="ancarter" w:date="2024-05-21T10:31:00Z">
        <w:r w:rsidR="009C33CD" w:rsidDel="00D401B6">
          <w:rPr>
            <w:lang w:val="en-US"/>
          </w:rPr>
          <w:delText>many mid-century colonialism efforts were</w:delText>
        </w:r>
        <w:r w:rsidDel="00D401B6">
          <w:rPr>
            <w:lang w:val="en-US"/>
          </w:rPr>
          <w:delText xml:space="preserve"> agriculturally motivated, </w:delText>
        </w:r>
        <w:r w:rsidR="00B4788C" w:rsidDel="00D401B6">
          <w:rPr>
            <w:lang w:val="en-US"/>
          </w:rPr>
          <w:delText>marking</w:delText>
        </w:r>
        <w:r w:rsidDel="00D401B6">
          <w:rPr>
            <w:lang w:val="en-US"/>
          </w:rPr>
          <w:delText xml:space="preserve"> the emergence of oppressive practices</w:delText>
        </w:r>
      </w:del>
      <w:ins w:id="182" w:author="ancarter" w:date="2024-05-21T10:31:00Z">
        <w:r w:rsidR="00D401B6">
          <w:rPr>
            <w:lang w:val="en-US"/>
          </w:rPr>
          <w:t>through</w:t>
        </w:r>
      </w:ins>
      <w:r>
        <w:rPr>
          <w:lang w:val="en-US"/>
        </w:rPr>
        <w:t xml:space="preserve"> </w:t>
      </w:r>
      <w:del w:id="183" w:author="ancarter" w:date="2024-05-21T10:31:00Z">
        <w:r w:rsidDel="00D401B6">
          <w:rPr>
            <w:lang w:val="en-US"/>
          </w:rPr>
          <w:delText xml:space="preserve">and policies such as </w:delText>
        </w:r>
      </w:del>
      <w:r>
        <w:rPr>
          <w:lang w:val="en-US"/>
        </w:rPr>
        <w:t>land seizures for agricultural production, plantation economies, land tenure systems, and self-serving infrastructure investments</w:t>
      </w:r>
      <w:r w:rsidR="00B4788C">
        <w:rPr>
          <w:lang w:val="en-US"/>
        </w:rPr>
        <w:t xml:space="preserve"> (CITE)</w:t>
      </w:r>
      <w:r>
        <w:rPr>
          <w:lang w:val="en-US"/>
        </w:rPr>
        <w:t>.</w:t>
      </w:r>
      <w:r w:rsidR="005303F9">
        <w:rPr>
          <w:lang w:val="en-US"/>
        </w:rPr>
        <w:t xml:space="preserve"> </w:t>
      </w:r>
      <w:del w:id="184" w:author="ancarter" w:date="2024-05-21T10:32:00Z">
        <w:r w:rsidR="005303F9" w:rsidDel="00D401B6">
          <w:rPr>
            <w:lang w:val="en-US"/>
          </w:rPr>
          <w:delText xml:space="preserve">Plantation economies </w:delText>
        </w:r>
        <w:r w:rsidR="00B4788C" w:rsidDel="00D401B6">
          <w:rPr>
            <w:lang w:val="en-US"/>
          </w:rPr>
          <w:delText>motivated some of the largest slave trades in history, and were notorious for their brutal practices</w:delText>
        </w:r>
        <w:r w:rsidR="00CA17CE" w:rsidDel="00D401B6">
          <w:rPr>
            <w:lang w:val="en-US"/>
          </w:rPr>
          <w:delText xml:space="preserve"> and conditions</w:delText>
        </w:r>
        <w:r w:rsidR="00B4788C" w:rsidDel="00D401B6">
          <w:rPr>
            <w:lang w:val="en-US"/>
          </w:rPr>
          <w:delText>. While most countries have enacted formal abolitions of slavery, human trafficking still occurs and many of th</w:delText>
        </w:r>
        <w:r w:rsidR="00F57CCD" w:rsidDel="00D401B6">
          <w:rPr>
            <w:lang w:val="en-US"/>
          </w:rPr>
          <w:delText>e plantation</w:delText>
        </w:r>
        <w:r w:rsidR="00B4788C" w:rsidDel="00D401B6">
          <w:rPr>
            <w:lang w:val="en-US"/>
          </w:rPr>
          <w:delText xml:space="preserve"> practices (e.g., coercion, debt-bondage) </w:delText>
        </w:r>
        <w:r w:rsidR="005303F9" w:rsidDel="00D401B6">
          <w:rPr>
            <w:lang w:val="en-US"/>
          </w:rPr>
          <w:delText xml:space="preserve">are mirrored in </w:delText>
        </w:r>
        <w:r w:rsidR="00B4788C" w:rsidDel="00D401B6">
          <w:rPr>
            <w:lang w:val="en-US"/>
          </w:rPr>
          <w:delText xml:space="preserve">modern forms of exploitation of agricultural migrant </w:delText>
        </w:r>
        <w:commentRangeStart w:id="185"/>
        <w:r w:rsidR="00B4788C" w:rsidDel="00D401B6">
          <w:rPr>
            <w:lang w:val="en-US"/>
          </w:rPr>
          <w:delText>workers</w:delText>
        </w:r>
        <w:commentRangeEnd w:id="185"/>
        <w:r w:rsidR="006F70F9" w:rsidDel="00D401B6">
          <w:rPr>
            <w:rStyle w:val="CommentReference"/>
          </w:rPr>
          <w:commentReference w:id="185"/>
        </w:r>
        <w:r w:rsidR="00F57CCD" w:rsidDel="00D401B6">
          <w:rPr>
            <w:lang w:val="en-US"/>
          </w:rPr>
          <w:delText xml:space="preserve"> (CITE)</w:delText>
        </w:r>
        <w:r w:rsidR="00B4788C" w:rsidDel="00D401B6">
          <w:rPr>
            <w:lang w:val="en-US"/>
          </w:rPr>
          <w:delText xml:space="preserve">. </w:delText>
        </w:r>
      </w:del>
      <w:del w:id="186" w:author="ancarter" w:date="2024-05-21T10:20:00Z">
        <w:r w:rsidR="00B4788C" w:rsidDel="005E610D">
          <w:rPr>
            <w:lang w:val="en-US"/>
          </w:rPr>
          <w:delText xml:space="preserve">In the US, </w:delText>
        </w:r>
      </w:del>
      <w:ins w:id="187" w:author="ancarter" w:date="2024-05-21T10:33:00Z">
        <w:r w:rsidR="00D401B6">
          <w:rPr>
            <w:lang w:val="en-US"/>
          </w:rPr>
          <w:t>The</w:t>
        </w:r>
      </w:ins>
      <w:ins w:id="188" w:author="ancarter" w:date="2024-05-21T10:20:00Z">
        <w:r w:rsidR="005E610D">
          <w:rPr>
            <w:lang w:val="en-US"/>
          </w:rPr>
          <w:t xml:space="preserve"> US implemented federal policies</w:t>
        </w:r>
      </w:ins>
      <w:ins w:id="189" w:author="ancarter" w:date="2024-05-21T10:19:00Z">
        <w:r w:rsidR="005E610D">
          <w:rPr>
            <w:lang w:val="en-US"/>
          </w:rPr>
          <w:t xml:space="preserve"> establishing </w:t>
        </w:r>
      </w:ins>
      <w:r w:rsidR="00B4788C">
        <w:rPr>
          <w:lang w:val="en-US"/>
        </w:rPr>
        <w:t>a</w:t>
      </w:r>
      <w:r w:rsidR="00074D39">
        <w:rPr>
          <w:lang w:val="en-US"/>
        </w:rPr>
        <w:t>gricultural educational institutions</w:t>
      </w:r>
      <w:ins w:id="190" w:author="ancarter" w:date="2024-05-21T10:19:00Z">
        <w:r w:rsidR="005E610D">
          <w:rPr>
            <w:lang w:val="en-US"/>
          </w:rPr>
          <w:t xml:space="preserve"> </w:t>
        </w:r>
      </w:ins>
      <w:proofErr w:type="spellStart"/>
      <w:ins w:id="191" w:author="Virginia Nichols" w:date="2024-05-22T20:16:00Z">
        <w:r w:rsidR="002C7563">
          <w:rPr>
            <w:lang w:val="en-US"/>
          </w:rPr>
          <w:t>themselves</w:t>
        </w:r>
      </w:ins>
      <w:ins w:id="192" w:author="ancarter" w:date="2024-05-21T10:19:00Z">
        <w:r w:rsidR="005E610D">
          <w:rPr>
            <w:lang w:val="en-US"/>
          </w:rPr>
          <w:t>and</w:t>
        </w:r>
        <w:proofErr w:type="spellEnd"/>
        <w:r w:rsidR="005E610D">
          <w:rPr>
            <w:lang w:val="en-US"/>
          </w:rPr>
          <w:t xml:space="preserve"> </w:t>
        </w:r>
      </w:ins>
      <w:ins w:id="193" w:author="ancarter" w:date="2024-05-21T10:20:00Z">
        <w:r w:rsidR="005E610D">
          <w:rPr>
            <w:lang w:val="en-US"/>
          </w:rPr>
          <w:t xml:space="preserve">legalizing Native American land dispossession simultaneously (Brayboy and Tachine 2021; Lee and Ahtone 2020). </w:t>
        </w:r>
      </w:ins>
      <w:ins w:id="194" w:author="ancarter" w:date="2024-05-21T10:19:00Z">
        <w:r w:rsidR="005E610D">
          <w:rPr>
            <w:lang w:val="en-US"/>
          </w:rPr>
          <w:t xml:space="preserve"> </w:t>
        </w:r>
      </w:ins>
      <w:commentRangeStart w:id="195"/>
      <w:del w:id="196" w:author="ancarter" w:date="2024-05-21T10:19:00Z">
        <w:r w:rsidR="00AF69AB" w:rsidDel="005E610D">
          <w:rPr>
            <w:lang w:val="en-US"/>
          </w:rPr>
          <w:delText xml:space="preserve"> </w:delText>
        </w:r>
      </w:del>
      <w:r w:rsidR="00AF69AB">
        <w:rPr>
          <w:lang w:val="en-US"/>
        </w:rPr>
        <w:t xml:space="preserve">(land-grant universities; </w:t>
      </w:r>
      <w:r w:rsidR="00FE28BD">
        <w:rPr>
          <w:lang w:val="en-US"/>
        </w:rPr>
        <w:t>CITE</w:t>
      </w:r>
      <w:r w:rsidR="00AF69AB">
        <w:rPr>
          <w:lang w:val="en-US"/>
        </w:rPr>
        <w:t>)</w:t>
      </w:r>
      <w:r w:rsidR="00074D39">
        <w:rPr>
          <w:lang w:val="en-US"/>
        </w:rPr>
        <w:t xml:space="preserve"> were established using state-sponsored systems of Native dispossession (Nash 2019, CITE A NATIVE ACADMEIC</w:t>
      </w:r>
      <w:r w:rsidR="000C7806">
        <w:rPr>
          <w:lang w:val="en-US"/>
        </w:rPr>
        <w:t xml:space="preserve">; Stein </w:t>
      </w:r>
      <w:commentRangeStart w:id="197"/>
      <w:r w:rsidR="000C7806">
        <w:rPr>
          <w:lang w:val="en-US"/>
        </w:rPr>
        <w:t>2017</w:t>
      </w:r>
      <w:commentRangeEnd w:id="197"/>
      <w:del w:id="198" w:author="ancarter" w:date="2024-05-22T20:16:00Z">
        <w:r w:rsidR="00074D39">
          <w:rPr>
            <w:lang w:val="en-US"/>
          </w:rPr>
          <w:delText>)</w:delText>
        </w:r>
        <w:r w:rsidR="0038243C">
          <w:rPr>
            <w:lang w:val="en-US"/>
          </w:rPr>
          <w:delText xml:space="preserve">. </w:delText>
        </w:r>
      </w:del>
      <w:ins w:id="199" w:author="ancarter" w:date="2024-05-22T20:16:00Z">
        <w:r w:rsidR="00AF4A87">
          <w:rPr>
            <w:rStyle w:val="CommentReference"/>
          </w:rPr>
          <w:commentReference w:id="197"/>
        </w:r>
        <w:r w:rsidR="00074D39">
          <w:rPr>
            <w:lang w:val="en-US"/>
          </w:rPr>
          <w:t>)</w:t>
        </w:r>
        <w:r w:rsidR="0038243C">
          <w:rPr>
            <w:lang w:val="en-US"/>
          </w:rPr>
          <w:t xml:space="preserve">. </w:t>
        </w:r>
        <w:commentRangeEnd w:id="195"/>
        <w:r w:rsidR="005E610D">
          <w:rPr>
            <w:rStyle w:val="CommentReference"/>
          </w:rPr>
          <w:commentReference w:id="195"/>
        </w:r>
      </w:ins>
    </w:p>
    <w:p w14:paraId="591E17DF" w14:textId="77777777" w:rsidR="00CA17CE" w:rsidRPr="0029011A" w:rsidRDefault="00CA17CE" w:rsidP="00146F9D">
      <w:pPr>
        <w:rPr>
          <w:color w:val="0D0D0D"/>
          <w:shd w:val="clear" w:color="auto" w:fill="FFFFFF"/>
          <w:lang w:val="en-US"/>
        </w:rPr>
      </w:pPr>
    </w:p>
    <w:p w14:paraId="0AE3CD01" w14:textId="17273055" w:rsidR="009F6626" w:rsidRDefault="00146F9D" w:rsidP="00121249">
      <w:pPr>
        <w:rPr>
          <w:ins w:id="200" w:author="ancarter" w:date="2024-05-10T14:52:00Z"/>
          <w:lang w:val="en-US"/>
        </w:rPr>
      </w:pPr>
      <w:del w:id="201" w:author="ancarter" w:date="2024-05-10T10:26:00Z">
        <w:r w:rsidRPr="0029011A" w:rsidDel="00AF4A87">
          <w:rPr>
            <w:color w:val="0D0D0D"/>
            <w:shd w:val="clear" w:color="auto" w:fill="FFFFFF"/>
            <w:lang w:val="en-US"/>
          </w:rPr>
          <w:lastRenderedPageBreak/>
          <w:delText>Even without</w:delText>
        </w:r>
        <w:r w:rsidR="00CA17CE" w:rsidRPr="0029011A" w:rsidDel="00AF4A87">
          <w:rPr>
            <w:color w:val="0D0D0D"/>
            <w:shd w:val="clear" w:color="auto" w:fill="FFFFFF"/>
            <w:lang w:val="en-US"/>
          </w:rPr>
          <w:delText xml:space="preserve"> considering</w:delText>
        </w:r>
      </w:del>
      <w:ins w:id="202" w:author="ancarter" w:date="2024-05-10T10:26:00Z">
        <w:r w:rsidR="00AF4A87">
          <w:rPr>
            <w:color w:val="0D0D0D"/>
            <w:shd w:val="clear" w:color="auto" w:fill="FFFFFF"/>
            <w:lang w:val="en-US"/>
          </w:rPr>
          <w:t>These</w:t>
        </w:r>
      </w:ins>
      <w:r w:rsidRPr="0029011A">
        <w:rPr>
          <w:color w:val="0D0D0D"/>
          <w:shd w:val="clear" w:color="auto" w:fill="FFFFFF"/>
          <w:lang w:val="en-US"/>
        </w:rPr>
        <w:t xml:space="preserve"> historical trajectories</w:t>
      </w:r>
      <w:ins w:id="203" w:author="ancarter" w:date="2024-05-10T10:26:00Z">
        <w:r w:rsidR="00AF4A87">
          <w:rPr>
            <w:color w:val="0D0D0D"/>
            <w:shd w:val="clear" w:color="auto" w:fill="FFFFFF"/>
            <w:lang w:val="en-US"/>
          </w:rPr>
          <w:t xml:space="preserve"> continue to shape the </w:t>
        </w:r>
      </w:ins>
      <w:del w:id="204" w:author="ancarter" w:date="2024-05-10T10:26:00Z">
        <w:r w:rsidRPr="0029011A" w:rsidDel="00AF4A87">
          <w:rPr>
            <w:color w:val="0D0D0D"/>
            <w:shd w:val="clear" w:color="auto" w:fill="FFFFFF"/>
            <w:lang w:val="en-US"/>
          </w:rPr>
          <w:delText>, i</w:delText>
        </w:r>
        <w:r w:rsidDel="00AF4A87">
          <w:rPr>
            <w:lang w:val="en-US"/>
          </w:rPr>
          <w:delText xml:space="preserve">t is important to acknowledge how </w:delText>
        </w:r>
      </w:del>
      <w:r>
        <w:rPr>
          <w:lang w:val="en-US"/>
        </w:rPr>
        <w:t xml:space="preserve">broad </w:t>
      </w:r>
      <w:r w:rsidRPr="00F83DA2">
        <w:rPr>
          <w:lang w:val="en-US"/>
        </w:rPr>
        <w:t xml:space="preserve">features of </w:t>
      </w:r>
      <w:del w:id="205" w:author="ancarter" w:date="2024-05-21T10:33:00Z">
        <w:r w:rsidR="00C54397" w:rsidDel="00D401B6">
          <w:rPr>
            <w:lang w:val="en-US"/>
          </w:rPr>
          <w:delText xml:space="preserve">modern </w:delText>
        </w:r>
      </w:del>
      <w:r w:rsidRPr="00F83DA2">
        <w:rPr>
          <w:lang w:val="en-US"/>
        </w:rPr>
        <w:t>agriculture</w:t>
      </w:r>
      <w:ins w:id="206" w:author="ancarter" w:date="2024-05-10T10:26:00Z">
        <w:r w:rsidR="00AF4A87">
          <w:rPr>
            <w:lang w:val="en-US"/>
          </w:rPr>
          <w:t xml:space="preserve"> today, presenting</w:t>
        </w:r>
      </w:ins>
      <w:ins w:id="207" w:author="ancarter" w:date="2024-05-22T20:16:00Z">
        <w:r w:rsidRPr="00F83DA2">
          <w:rPr>
            <w:lang w:val="en-US"/>
          </w:rPr>
          <w:t xml:space="preserve"> </w:t>
        </w:r>
      </w:ins>
      <w:del w:id="208" w:author="ancarter" w:date="2024-05-10T10:26:00Z">
        <w:r w:rsidDel="00AF4A87">
          <w:rPr>
            <w:lang w:val="en-US"/>
          </w:rPr>
          <w:delText xml:space="preserve">will </w:delText>
        </w:r>
        <w:r w:rsidR="00C54397" w:rsidDel="00AF4A87">
          <w:rPr>
            <w:lang w:val="en-US"/>
          </w:rPr>
          <w:delText>continue to</w:delText>
        </w:r>
        <w:r w:rsidDel="00AF4A87">
          <w:rPr>
            <w:lang w:val="en-US"/>
          </w:rPr>
          <w:delText xml:space="preserve"> present opportunities for </w:delText>
        </w:r>
      </w:del>
      <w:r w:rsidRPr="00F83DA2">
        <w:rPr>
          <w:lang w:val="en-US"/>
        </w:rPr>
        <w:t>power inequities</w:t>
      </w:r>
      <w:r>
        <w:rPr>
          <w:lang w:val="en-US"/>
        </w:rPr>
        <w:t>, and therefore abuse of power</w:t>
      </w:r>
      <w:r w:rsidRPr="00F83DA2">
        <w:rPr>
          <w:lang w:val="en-US"/>
        </w:rPr>
        <w:t xml:space="preserve">. </w:t>
      </w:r>
      <w:r>
        <w:rPr>
          <w:lang w:val="en-US"/>
        </w:rPr>
        <w:t>For example, l</w:t>
      </w:r>
      <w:r w:rsidRPr="00F83DA2">
        <w:rPr>
          <w:lang w:val="en-US"/>
        </w:rPr>
        <w:t>abor-intensive</w:t>
      </w:r>
      <w:r>
        <w:rPr>
          <w:lang w:val="en-US"/>
        </w:rPr>
        <w:t xml:space="preserve"> systems invite opportunities for labor exploitation, while highly industrialized systems exclude participants from exchanging labor for capital</w:t>
      </w:r>
      <w:r w:rsidR="00AF69AB">
        <w:rPr>
          <w:lang w:val="en-US"/>
        </w:rPr>
        <w:t>; l</w:t>
      </w:r>
      <w:r w:rsidRPr="00F83DA2">
        <w:rPr>
          <w:lang w:val="en-US"/>
        </w:rPr>
        <w:t xml:space="preserve">arge-scale environmental impacts can disproportionately burden certain communities; </w:t>
      </w:r>
      <w:r w:rsidR="00CB461D">
        <w:rPr>
          <w:lang w:val="en-US"/>
        </w:rPr>
        <w:t xml:space="preserve">strong </w:t>
      </w:r>
      <w:r w:rsidRPr="00F83DA2">
        <w:rPr>
          <w:lang w:val="en-US"/>
        </w:rPr>
        <w:t>agricultural interest</w:t>
      </w:r>
      <w:r w:rsidR="00CB461D">
        <w:rPr>
          <w:lang w:val="en-US"/>
        </w:rPr>
        <w:t xml:space="preserve"> groups</w:t>
      </w:r>
      <w:r>
        <w:rPr>
          <w:lang w:val="en-US"/>
        </w:rPr>
        <w:t xml:space="preserve"> can</w:t>
      </w:r>
      <w:r w:rsidRPr="00F83DA2">
        <w:rPr>
          <w:lang w:val="en-US"/>
        </w:rPr>
        <w:t xml:space="preserve"> influence public policies related to land use, taxation, trade, insurance, environmental standards, and subsidies; cultural hegemony </w:t>
      </w:r>
      <w:r w:rsidR="00C54397">
        <w:rPr>
          <w:lang w:val="en-US"/>
        </w:rPr>
        <w:t xml:space="preserve">built on agriculture </w:t>
      </w:r>
      <w:r w:rsidR="00CB461D">
        <w:rPr>
          <w:lang w:val="en-US"/>
        </w:rPr>
        <w:t xml:space="preserve">can </w:t>
      </w:r>
      <w:r w:rsidRPr="00F83DA2">
        <w:rPr>
          <w:lang w:val="en-US"/>
        </w:rPr>
        <w:t xml:space="preserve">legitimize beliefs about landownership, property rights, stewardship, and </w:t>
      </w:r>
      <w:r w:rsidR="00CB461D">
        <w:rPr>
          <w:lang w:val="en-US"/>
        </w:rPr>
        <w:t xml:space="preserve">can </w:t>
      </w:r>
      <w:r w:rsidRPr="00F83DA2">
        <w:rPr>
          <w:lang w:val="en-US"/>
        </w:rPr>
        <w:t>dictate which voices are marginalized (</w:t>
      </w:r>
      <w:commentRangeStart w:id="209"/>
      <w:r w:rsidRPr="00F83DA2">
        <w:rPr>
          <w:lang w:val="en-US"/>
        </w:rPr>
        <w:t>CITE</w:t>
      </w:r>
      <w:commentRangeEnd w:id="209"/>
      <w:r w:rsidR="00AF4A87">
        <w:rPr>
          <w:rStyle w:val="CommentReference"/>
        </w:rPr>
        <w:commentReference w:id="209"/>
      </w:r>
      <w:r w:rsidRPr="00F83DA2">
        <w:rPr>
          <w:lang w:val="en-US"/>
        </w:rPr>
        <w:t>).</w:t>
      </w:r>
      <w:r w:rsidR="00AF69AB">
        <w:rPr>
          <w:lang w:val="en-US"/>
        </w:rPr>
        <w:t xml:space="preserve"> </w:t>
      </w:r>
      <w:r w:rsidR="00121249" w:rsidRPr="0029011A">
        <w:rPr>
          <w:color w:val="0D0D0D"/>
          <w:shd w:val="clear" w:color="auto" w:fill="FFFFFF"/>
          <w:lang w:val="en-US"/>
        </w:rPr>
        <w:t xml:space="preserve">While it is important to </w:t>
      </w:r>
      <w:r w:rsidR="007C4855" w:rsidRPr="00F83DA2">
        <w:rPr>
          <w:lang w:val="en-US"/>
        </w:rPr>
        <w:t xml:space="preserve">recognize how modern systems legitimize or challenge </w:t>
      </w:r>
      <w:r w:rsidR="00CB461D">
        <w:rPr>
          <w:lang w:val="en-US"/>
        </w:rPr>
        <w:t xml:space="preserve">both historical and present </w:t>
      </w:r>
      <w:r w:rsidR="00C83D16" w:rsidRPr="00F83DA2">
        <w:rPr>
          <w:lang w:val="en-US"/>
        </w:rPr>
        <w:t xml:space="preserve">power </w:t>
      </w:r>
      <w:r w:rsidR="007C4855" w:rsidRPr="00F83DA2">
        <w:rPr>
          <w:lang w:val="en-US"/>
        </w:rPr>
        <w:t>artifacts</w:t>
      </w:r>
      <w:r w:rsidR="00121249" w:rsidRPr="00F83DA2">
        <w:rPr>
          <w:lang w:val="en-US"/>
        </w:rPr>
        <w:t>, it</w:t>
      </w:r>
      <w:r w:rsidR="00E92560" w:rsidRPr="00F83DA2">
        <w:rPr>
          <w:lang w:val="en-US"/>
        </w:rPr>
        <w:t xml:space="preserve"> is not reasonable to expect an agricultural scientist to be an expert in these topics</w:t>
      </w:r>
      <w:r w:rsidR="00121249" w:rsidRPr="00F83DA2">
        <w:rPr>
          <w:lang w:val="en-US"/>
        </w:rPr>
        <w:t xml:space="preserve">. </w:t>
      </w:r>
      <w:del w:id="210" w:author="ancarter" w:date="2024-05-21T10:34:00Z">
        <w:r w:rsidR="00CB461D" w:rsidDel="00D401B6">
          <w:rPr>
            <w:lang w:val="en-US"/>
          </w:rPr>
          <w:delText>C</w:delText>
        </w:r>
        <w:r w:rsidR="00AB2A8B" w:rsidRPr="00F83DA2" w:rsidDel="00D401B6">
          <w:rPr>
            <w:lang w:val="en-US"/>
          </w:rPr>
          <w:delText>onceptual tools</w:delText>
        </w:r>
        <w:r w:rsidR="00121249" w:rsidRPr="00F83DA2" w:rsidDel="00D401B6">
          <w:rPr>
            <w:lang w:val="en-US"/>
          </w:rPr>
          <w:delText xml:space="preserve"> such as [give more examples]</w:delText>
        </w:r>
        <w:r w:rsidR="00F83DA2" w:rsidRPr="00F83DA2" w:rsidDel="00D401B6">
          <w:rPr>
            <w:lang w:val="en-US"/>
          </w:rPr>
          <w:delText>,</w:delText>
        </w:r>
      </w:del>
      <w:del w:id="211" w:author="ancarter" w:date="2024-05-22T20:16:00Z">
        <w:r w:rsidR="00F83DA2" w:rsidRPr="00F83DA2">
          <w:rPr>
            <w:lang w:val="en-US"/>
          </w:rPr>
          <w:delText xml:space="preserve"> </w:delText>
        </w:r>
      </w:del>
      <w:ins w:id="212" w:author="ancarter" w:date="2024-05-21T10:34:00Z">
        <w:r w:rsidR="00D401B6">
          <w:rPr>
            <w:lang w:val="en-US"/>
          </w:rPr>
          <w:t>Data feminism’s application of</w:t>
        </w:r>
      </w:ins>
      <w:ins w:id="213" w:author="ancarter" w:date="2024-05-22T20:16:00Z">
        <w:r w:rsidR="00F83DA2" w:rsidRPr="00F83DA2">
          <w:rPr>
            <w:lang w:val="en-US"/>
          </w:rPr>
          <w:t xml:space="preserve"> </w:t>
        </w:r>
      </w:ins>
      <w:ins w:id="214" w:author="ancarter" w:date="2024-05-21T10:34:00Z">
        <w:r w:rsidR="00D401B6">
          <w:rPr>
            <w:lang w:val="en-US"/>
          </w:rPr>
          <w:t xml:space="preserve">Collins’ (1990) </w:t>
        </w:r>
      </w:ins>
      <w:del w:id="215" w:author="ancarter" w:date="2024-05-21T10:34:00Z">
        <w:r w:rsidR="00F83DA2" w:rsidRPr="00F83DA2" w:rsidDel="00D401B6">
          <w:rPr>
            <w:lang w:val="en-US"/>
          </w:rPr>
          <w:delText>and</w:delText>
        </w:r>
        <w:r w:rsidR="00121249" w:rsidRPr="00F83DA2" w:rsidDel="00D401B6">
          <w:rPr>
            <w:lang w:val="en-US"/>
          </w:rPr>
          <w:delText xml:space="preserve"> the </w:delText>
        </w:r>
      </w:del>
      <w:r w:rsidR="00121249" w:rsidRPr="00F83DA2">
        <w:rPr>
          <w:lang w:val="en-US"/>
        </w:rPr>
        <w:t>matrix of domination (</w:t>
      </w:r>
      <w:r w:rsidR="00AF69AB">
        <w:rPr>
          <w:lang w:val="en-US"/>
        </w:rPr>
        <w:t xml:space="preserve">Collins </w:t>
      </w:r>
      <w:commentRangeStart w:id="216"/>
      <w:r w:rsidR="00AF69AB">
        <w:rPr>
          <w:lang w:val="en-US"/>
        </w:rPr>
        <w:t>1990</w:t>
      </w:r>
      <w:commentRangeEnd w:id="216"/>
      <w:r w:rsidR="006B1C45">
        <w:rPr>
          <w:rStyle w:val="CommentReference"/>
        </w:rPr>
        <w:commentReference w:id="216"/>
      </w:r>
      <w:r w:rsidR="00121249" w:rsidRPr="00F83DA2">
        <w:rPr>
          <w:lang w:val="en-US"/>
        </w:rPr>
        <w:t>)</w:t>
      </w:r>
      <w:r w:rsidR="00AB2A8B" w:rsidRPr="00F83DA2">
        <w:rPr>
          <w:lang w:val="en-US"/>
        </w:rPr>
        <w:t xml:space="preserve"> </w:t>
      </w:r>
      <w:del w:id="217" w:author="ancarter" w:date="2024-05-21T10:34:00Z">
        <w:r w:rsidR="00AB2A8B" w:rsidRPr="00F83DA2" w:rsidDel="00D401B6">
          <w:rPr>
            <w:lang w:val="en-US"/>
          </w:rPr>
          <w:delText>have been developed to</w:delText>
        </w:r>
      </w:del>
      <w:ins w:id="218" w:author="ancarter" w:date="2024-05-21T10:34:00Z">
        <w:r w:rsidR="00D401B6">
          <w:rPr>
            <w:lang w:val="en-US"/>
          </w:rPr>
          <w:t>can</w:t>
        </w:r>
      </w:ins>
      <w:r w:rsidR="00AB2A8B" w:rsidRPr="00F83DA2">
        <w:rPr>
          <w:lang w:val="en-US"/>
        </w:rPr>
        <w:t xml:space="preserve"> aid </w:t>
      </w:r>
      <w:r w:rsidR="00F83DA2" w:rsidRPr="00F83DA2">
        <w:rPr>
          <w:lang w:val="en-US"/>
        </w:rPr>
        <w:t xml:space="preserve">non-experts </w:t>
      </w:r>
      <w:r w:rsidR="00AB2A8B" w:rsidRPr="00F83DA2">
        <w:rPr>
          <w:lang w:val="en-US"/>
        </w:rPr>
        <w:t xml:space="preserve">in </w:t>
      </w:r>
      <w:ins w:id="219" w:author="ancarter" w:date="2024-05-21T10:34:00Z">
        <w:r w:rsidR="00D401B6">
          <w:rPr>
            <w:lang w:val="en-US"/>
          </w:rPr>
          <w:t>identifying</w:t>
        </w:r>
      </w:ins>
      <w:del w:id="220" w:author="ancarter" w:date="2024-05-21T10:34:00Z">
        <w:r w:rsidR="00AB2A8B" w:rsidRPr="00F83DA2" w:rsidDel="00D401B6">
          <w:rPr>
            <w:lang w:val="en-US"/>
          </w:rPr>
          <w:delText>dissecting</w:delText>
        </w:r>
      </w:del>
      <w:r w:rsidR="00AB2A8B" w:rsidRPr="00F83DA2">
        <w:rPr>
          <w:lang w:val="en-US"/>
        </w:rPr>
        <w:t xml:space="preserve"> where and how power inequities may manifest.</w:t>
      </w:r>
      <w:r w:rsidR="00CB461D">
        <w:rPr>
          <w:lang w:val="en-US"/>
        </w:rPr>
        <w:t xml:space="preserve"> </w:t>
      </w:r>
    </w:p>
    <w:p w14:paraId="03BEC53E" w14:textId="6FA665AC" w:rsidR="009F6626" w:rsidDel="0023034C" w:rsidRDefault="009F6626" w:rsidP="00121249">
      <w:pPr>
        <w:rPr>
          <w:del w:id="221" w:author="ancarter" w:date="2024-05-10T15:02:00Z"/>
          <w:lang w:val="en-US"/>
        </w:rPr>
      </w:pPr>
    </w:p>
    <w:p w14:paraId="20157602" w14:textId="77777777" w:rsidR="00FE28BD" w:rsidRDefault="00FE28BD" w:rsidP="00121249">
      <w:pPr>
        <w:rPr>
          <w:lang w:val="en-US"/>
        </w:rPr>
      </w:pPr>
    </w:p>
    <w:p w14:paraId="35C0050F" w14:textId="68E01FCB" w:rsidR="00FE28BD" w:rsidDel="00D401B6" w:rsidRDefault="00CB461D" w:rsidP="002554C6">
      <w:pPr>
        <w:rPr>
          <w:del w:id="222" w:author="ancarter" w:date="2024-05-21T10:35:00Z"/>
          <w:lang w:val="en-US"/>
        </w:rPr>
      </w:pPr>
      <w:r>
        <w:rPr>
          <w:lang w:val="en-US"/>
        </w:rPr>
        <w:t xml:space="preserve">To demonstrate the relevance of these </w:t>
      </w:r>
      <w:r w:rsidR="00FE28BD">
        <w:rPr>
          <w:lang w:val="en-US"/>
        </w:rPr>
        <w:t>tools</w:t>
      </w:r>
      <w:r>
        <w:rPr>
          <w:lang w:val="en-US"/>
        </w:rPr>
        <w:t xml:space="preserve"> in modern agriculture, Table 1 presents </w:t>
      </w:r>
      <w:r w:rsidR="00FE28BD">
        <w:rPr>
          <w:lang w:val="en-US"/>
        </w:rPr>
        <w:t xml:space="preserve">an adaptation of the matrix of domination representing </w:t>
      </w:r>
      <w:r>
        <w:rPr>
          <w:lang w:val="en-US"/>
        </w:rPr>
        <w:t>the four domains</w:t>
      </w:r>
      <w:r w:rsidR="00FE28BD">
        <w:rPr>
          <w:lang w:val="en-US"/>
        </w:rPr>
        <w:t xml:space="preserve"> through which power may be expressed or experienced,</w:t>
      </w:r>
      <w:r>
        <w:rPr>
          <w:lang w:val="en-US"/>
        </w:rPr>
        <w:t xml:space="preserve"> </w:t>
      </w:r>
      <w:r w:rsidR="00FE28BD">
        <w:rPr>
          <w:lang w:val="en-US"/>
        </w:rPr>
        <w:t xml:space="preserve">coupled </w:t>
      </w:r>
      <w:r>
        <w:rPr>
          <w:lang w:val="en-US"/>
        </w:rPr>
        <w:t>with select examples from modern US agricultural systems. Th</w:t>
      </w:r>
      <w:r w:rsidR="00FE28BD">
        <w:rPr>
          <w:lang w:val="en-US"/>
        </w:rPr>
        <w:t>e</w:t>
      </w:r>
      <w:r>
        <w:rPr>
          <w:lang w:val="en-US"/>
        </w:rPr>
        <w:t xml:space="preserve"> </w:t>
      </w:r>
      <w:r w:rsidR="00FE28BD">
        <w:rPr>
          <w:lang w:val="en-US"/>
        </w:rPr>
        <w:t xml:space="preserve">examples provided in the </w:t>
      </w:r>
      <w:r>
        <w:rPr>
          <w:lang w:val="en-US"/>
        </w:rPr>
        <w:t xml:space="preserve">table </w:t>
      </w:r>
      <w:ins w:id="223" w:author="ancarter" w:date="2024-05-10T10:28:00Z">
        <w:r w:rsidR="00AF4A87">
          <w:rPr>
            <w:lang w:val="en-US"/>
          </w:rPr>
          <w:t>are</w:t>
        </w:r>
      </w:ins>
      <w:del w:id="224" w:author="ancarter" w:date="2024-05-10T10:28:00Z">
        <w:r w:rsidDel="00AF4A87">
          <w:rPr>
            <w:lang w:val="en-US"/>
          </w:rPr>
          <w:delText>is</w:delText>
        </w:r>
      </w:del>
      <w:r>
        <w:rPr>
          <w:lang w:val="en-US"/>
        </w:rPr>
        <w:t xml:space="preserve"> not meant to be </w:t>
      </w:r>
      <w:r w:rsidR="00FE28BD">
        <w:rPr>
          <w:lang w:val="en-US"/>
        </w:rPr>
        <w:t xml:space="preserve">an </w:t>
      </w:r>
      <w:r>
        <w:rPr>
          <w:lang w:val="en-US"/>
        </w:rPr>
        <w:t>exhaustive</w:t>
      </w:r>
      <w:r w:rsidR="00FE28BD">
        <w:rPr>
          <w:lang w:val="en-US"/>
        </w:rPr>
        <w:t xml:space="preserve"> accounting of inequities in US agriculture; their goal is </w:t>
      </w:r>
      <w:r>
        <w:rPr>
          <w:lang w:val="en-US"/>
        </w:rPr>
        <w:t>to help agricultural scientists understand that oppression is real</w:t>
      </w:r>
      <w:r w:rsidR="00AF69AB">
        <w:rPr>
          <w:lang w:val="en-US"/>
        </w:rPr>
        <w:t xml:space="preserve"> and quantifiable</w:t>
      </w:r>
      <w:r w:rsidR="00C54397">
        <w:rPr>
          <w:lang w:val="en-US"/>
        </w:rPr>
        <w:t xml:space="preserve">, and to aid in understanding how </w:t>
      </w:r>
      <w:r w:rsidR="00AF69AB">
        <w:rPr>
          <w:lang w:val="en-US"/>
        </w:rPr>
        <w:t>agricultural</w:t>
      </w:r>
      <w:r w:rsidR="00C54397">
        <w:rPr>
          <w:lang w:val="en-US"/>
        </w:rPr>
        <w:t xml:space="preserve"> research may interact with each domain. </w:t>
      </w:r>
    </w:p>
    <w:p w14:paraId="382FFEE1" w14:textId="77777777" w:rsidR="00B5193F" w:rsidRDefault="00B5193F" w:rsidP="002554C6">
      <w:pPr>
        <w:rPr>
          <w:lang w:val="en-US"/>
        </w:rPr>
      </w:pPr>
    </w:p>
    <w:p w14:paraId="12CFF778" w14:textId="5DA8CF28" w:rsidR="008673DD" w:rsidRPr="006E637E" w:rsidRDefault="008673DD" w:rsidP="008673DD">
      <w:pPr>
        <w:pStyle w:val="Heading3"/>
        <w:rPr>
          <w:rStyle w:val="Emphasis"/>
          <w:lang w:val="en-US"/>
        </w:rPr>
      </w:pPr>
      <w:r w:rsidRPr="006E637E">
        <w:rPr>
          <w:rStyle w:val="Emphasis"/>
          <w:lang w:val="en-US"/>
        </w:rPr>
        <w:t xml:space="preserve">Table </w:t>
      </w:r>
      <w:r w:rsidR="00ED4B10">
        <w:rPr>
          <w:rStyle w:val="Emphasis"/>
          <w:lang w:val="en-US"/>
        </w:rPr>
        <w:t>1</w:t>
      </w:r>
      <w:r w:rsidRPr="006E637E">
        <w:rPr>
          <w:rStyle w:val="Emphasis"/>
          <w:lang w:val="en-US"/>
        </w:rPr>
        <w:t xml:space="preserve">. Domains through which power </w:t>
      </w:r>
      <w:r w:rsidR="00C54397">
        <w:rPr>
          <w:rStyle w:val="Emphasis"/>
          <w:lang w:val="en-US"/>
        </w:rPr>
        <w:t>may be</w:t>
      </w:r>
      <w:r w:rsidRPr="006E637E">
        <w:rPr>
          <w:rStyle w:val="Emphasis"/>
          <w:lang w:val="en-US"/>
        </w:rPr>
        <w:t xml:space="preserve"> expressed and experienced</w:t>
      </w:r>
      <w:r w:rsidR="00FF043E">
        <w:rPr>
          <w:rStyle w:val="Emphasis"/>
          <w:lang w:val="en-US"/>
        </w:rPr>
        <w:t xml:space="preserve"> </w:t>
      </w:r>
      <w:r w:rsidRPr="006E637E">
        <w:rPr>
          <w:rStyle w:val="Emphasis"/>
          <w:lang w:val="en-US"/>
        </w:rPr>
        <w:t xml:space="preserve">(adapted from </w:t>
      </w:r>
      <w:r w:rsidR="00FF043E">
        <w:rPr>
          <w:rStyle w:val="Emphasis"/>
          <w:lang w:val="en-US"/>
        </w:rPr>
        <w:t>Collins 1990</w:t>
      </w:r>
      <w:r w:rsidRPr="006E637E">
        <w:rPr>
          <w:rStyle w:val="Emphasis"/>
          <w:lang w:val="en-US"/>
        </w:rPr>
        <w:t>)</w:t>
      </w:r>
    </w:p>
    <w:tbl>
      <w:tblPr>
        <w:tblStyle w:val="TableGrid"/>
        <w:tblW w:w="0" w:type="auto"/>
        <w:tblLook w:val="04A0" w:firstRow="1" w:lastRow="0" w:firstColumn="1" w:lastColumn="0" w:noHBand="0" w:noVBand="1"/>
      </w:tblPr>
      <w:tblGrid>
        <w:gridCol w:w="1625"/>
        <w:gridCol w:w="2150"/>
        <w:gridCol w:w="4950"/>
      </w:tblGrid>
      <w:tr w:rsidR="00C83D16" w:rsidRPr="008D5296" w14:paraId="1F9F70AA" w14:textId="279841B0" w:rsidTr="00FF043E">
        <w:tc>
          <w:tcPr>
            <w:tcW w:w="1625" w:type="dxa"/>
          </w:tcPr>
          <w:p w14:paraId="4F5582B8" w14:textId="77777777" w:rsidR="00C83D16" w:rsidRDefault="00C83D16" w:rsidP="003229C6">
            <w:pPr>
              <w:rPr>
                <w:b/>
                <w:bCs/>
                <w:lang w:val="en-US"/>
              </w:rPr>
            </w:pPr>
            <w:r>
              <w:rPr>
                <w:b/>
                <w:bCs/>
                <w:lang w:val="en-US"/>
              </w:rPr>
              <w:t>Domains</w:t>
            </w:r>
          </w:p>
        </w:tc>
        <w:tc>
          <w:tcPr>
            <w:tcW w:w="2150" w:type="dxa"/>
          </w:tcPr>
          <w:p w14:paraId="1E84BBAA" w14:textId="77777777" w:rsidR="00C83D16" w:rsidRDefault="00C83D16" w:rsidP="003229C6">
            <w:pPr>
              <w:rPr>
                <w:b/>
                <w:bCs/>
                <w:lang w:val="en-US"/>
              </w:rPr>
            </w:pPr>
            <w:commentRangeStart w:id="225"/>
            <w:r>
              <w:rPr>
                <w:b/>
                <w:bCs/>
                <w:lang w:val="en-US"/>
              </w:rPr>
              <w:t>Description</w:t>
            </w:r>
            <w:commentRangeEnd w:id="225"/>
            <w:r w:rsidR="006B1C45">
              <w:rPr>
                <w:rStyle w:val="CommentReference"/>
              </w:rPr>
              <w:commentReference w:id="225"/>
            </w:r>
          </w:p>
        </w:tc>
        <w:tc>
          <w:tcPr>
            <w:tcW w:w="4950" w:type="dxa"/>
          </w:tcPr>
          <w:p w14:paraId="65203508" w14:textId="14BD1FD7" w:rsidR="00C83D16" w:rsidRPr="002254CD" w:rsidRDefault="00C83D16" w:rsidP="003229C6">
            <w:pPr>
              <w:rPr>
                <w:b/>
                <w:bCs/>
                <w:lang w:val="en-US"/>
              </w:rPr>
            </w:pPr>
            <w:r>
              <w:rPr>
                <w:b/>
                <w:bCs/>
                <w:lang w:val="en-US"/>
              </w:rPr>
              <w:t>Select example</w:t>
            </w:r>
            <w:r w:rsidR="00CB461D">
              <w:rPr>
                <w:b/>
                <w:bCs/>
                <w:lang w:val="en-US"/>
              </w:rPr>
              <w:t>s of power inequities</w:t>
            </w:r>
            <w:r w:rsidR="00AF69AB">
              <w:rPr>
                <w:b/>
                <w:bCs/>
                <w:lang w:val="en-US"/>
              </w:rPr>
              <w:t xml:space="preserve"> in modern US agriculture</w:t>
            </w:r>
          </w:p>
        </w:tc>
      </w:tr>
      <w:tr w:rsidR="00C83D16" w:rsidRPr="008D5296" w14:paraId="41E6FD4E" w14:textId="459F820A" w:rsidTr="00FF043E">
        <w:tc>
          <w:tcPr>
            <w:tcW w:w="1625" w:type="dxa"/>
          </w:tcPr>
          <w:p w14:paraId="42B1EDCB" w14:textId="77777777" w:rsidR="00C83D16" w:rsidRDefault="00C83D16" w:rsidP="003229C6">
            <w:pPr>
              <w:rPr>
                <w:b/>
                <w:bCs/>
                <w:lang w:val="en-US"/>
              </w:rPr>
            </w:pPr>
            <w:r>
              <w:rPr>
                <w:b/>
                <w:bCs/>
                <w:lang w:val="en-US"/>
              </w:rPr>
              <w:t>Structural domain</w:t>
            </w:r>
          </w:p>
        </w:tc>
        <w:tc>
          <w:tcPr>
            <w:tcW w:w="2150" w:type="dxa"/>
          </w:tcPr>
          <w:p w14:paraId="3EFC5BE3" w14:textId="77777777" w:rsidR="00C83D16" w:rsidRDefault="00C83D16" w:rsidP="003229C6">
            <w:pPr>
              <w:rPr>
                <w:lang w:val="en-US"/>
              </w:rPr>
            </w:pPr>
            <w:r>
              <w:rPr>
                <w:lang w:val="en-US"/>
              </w:rPr>
              <w:t>Organizes distribution of power through laws and policies</w:t>
            </w:r>
          </w:p>
        </w:tc>
        <w:tc>
          <w:tcPr>
            <w:tcW w:w="4950" w:type="dxa"/>
          </w:tcPr>
          <w:p w14:paraId="5EF14527" w14:textId="5AEB3E1A" w:rsidR="000C7806" w:rsidRDefault="00FF043E" w:rsidP="000C7806">
            <w:pPr>
              <w:rPr>
                <w:lang w:val="en-US"/>
              </w:rPr>
            </w:pPr>
            <w:r>
              <w:rPr>
                <w:lang w:val="en-US"/>
              </w:rPr>
              <w:t>Racially tiered i</w:t>
            </w:r>
            <w:r w:rsidR="000C7806">
              <w:rPr>
                <w:lang w:val="en-US"/>
              </w:rPr>
              <w:t>mplementation and funding</w:t>
            </w:r>
            <w:r>
              <w:rPr>
                <w:lang w:val="en-US"/>
              </w:rPr>
              <w:t xml:space="preserve"> of </w:t>
            </w:r>
            <w:r w:rsidR="00ED4B10">
              <w:rPr>
                <w:lang w:val="en-US"/>
              </w:rPr>
              <w:t xml:space="preserve">US </w:t>
            </w:r>
            <w:r w:rsidRPr="00FF043E">
              <w:rPr>
                <w:lang w:val="en-US"/>
              </w:rPr>
              <w:t xml:space="preserve">land-grant </w:t>
            </w:r>
            <w:r w:rsidR="00CB461D">
              <w:rPr>
                <w:lang w:val="en-US"/>
              </w:rPr>
              <w:t xml:space="preserve">university </w:t>
            </w:r>
            <w:r w:rsidRPr="00FF043E">
              <w:rPr>
                <w:lang w:val="en-US"/>
              </w:rPr>
              <w:t>system</w:t>
            </w:r>
            <w:r>
              <w:rPr>
                <w:lang w:val="en-US"/>
              </w:rPr>
              <w:t xml:space="preserve"> (</w:t>
            </w:r>
            <w:r w:rsidR="00074D39">
              <w:rPr>
                <w:lang w:val="en-US"/>
              </w:rPr>
              <w:t>C</w:t>
            </w:r>
            <w:r w:rsidR="00074D39" w:rsidRPr="0029011A">
              <w:rPr>
                <w:lang w:val="en-US"/>
              </w:rPr>
              <w:t xml:space="preserve">roft 2019; </w:t>
            </w:r>
            <w:r>
              <w:rPr>
                <w:lang w:val="en-US"/>
              </w:rPr>
              <w:t>Sharp 2004</w:t>
            </w:r>
            <w:r w:rsidRPr="00FF043E">
              <w:rPr>
                <w:lang w:val="en-US"/>
              </w:rPr>
              <w:t>,</w:t>
            </w:r>
            <w:r w:rsidR="000C7806">
              <w:rPr>
                <w:lang w:val="en-US"/>
              </w:rPr>
              <w:t xml:space="preserve"> Martin 2018)</w:t>
            </w:r>
          </w:p>
          <w:p w14:paraId="111D62CE" w14:textId="58BA4F6E" w:rsidR="0097277A" w:rsidRDefault="000C7806" w:rsidP="003229C6">
            <w:pPr>
              <w:rPr>
                <w:lang w:val="en-US"/>
              </w:rPr>
            </w:pPr>
            <w:r>
              <w:rPr>
                <w:lang w:val="en-US"/>
              </w:rPr>
              <w:t xml:space="preserve">Discriminatory design of </w:t>
            </w:r>
            <w:r w:rsidR="00ED4B10">
              <w:rPr>
                <w:lang w:val="en-US"/>
              </w:rPr>
              <w:t xml:space="preserve">US </w:t>
            </w:r>
            <w:r>
              <w:rPr>
                <w:lang w:val="en-US"/>
              </w:rPr>
              <w:t>land heirship laws (Deaton 2007; Baily and Thomson 2022)</w:t>
            </w:r>
          </w:p>
          <w:p w14:paraId="19D2AA96" w14:textId="330B788B" w:rsidR="00BA117B" w:rsidRDefault="00956590" w:rsidP="003229C6">
            <w:pPr>
              <w:rPr>
                <w:lang w:val="en-US"/>
              </w:rPr>
            </w:pPr>
            <w:r>
              <w:rPr>
                <w:lang w:val="en-US"/>
              </w:rPr>
              <w:t xml:space="preserve">Gender biases of </w:t>
            </w:r>
            <w:r w:rsidR="00AF69AB">
              <w:rPr>
                <w:lang w:val="en-US"/>
              </w:rPr>
              <w:t xml:space="preserve">the </w:t>
            </w:r>
            <w:r>
              <w:rPr>
                <w:lang w:val="en-US"/>
              </w:rPr>
              <w:t>USDA</w:t>
            </w:r>
            <w:r w:rsidR="00AF69AB" w:rsidRPr="00AF69AB">
              <w:rPr>
                <w:vertAlign w:val="superscript"/>
                <w:lang w:val="en-US"/>
              </w:rPr>
              <w:t>1</w:t>
            </w:r>
            <w:r>
              <w:rPr>
                <w:lang w:val="en-US"/>
              </w:rPr>
              <w:t xml:space="preserve"> </w:t>
            </w:r>
            <w:r w:rsidR="00AF69AB">
              <w:rPr>
                <w:lang w:val="en-US"/>
              </w:rPr>
              <w:t>b</w:t>
            </w:r>
            <w:r>
              <w:rPr>
                <w:lang w:val="en-US"/>
              </w:rPr>
              <w:t>ureaucra</w:t>
            </w:r>
            <w:r w:rsidR="00AF69AB">
              <w:rPr>
                <w:lang w:val="en-US"/>
              </w:rPr>
              <w:t>tic model</w:t>
            </w:r>
            <w:r>
              <w:rPr>
                <w:lang w:val="en-US"/>
              </w:rPr>
              <w:t xml:space="preserve"> (Viswanath 2022)</w:t>
            </w:r>
          </w:p>
        </w:tc>
      </w:tr>
      <w:tr w:rsidR="00C83D16" w:rsidRPr="008D5296" w14:paraId="2F40BFD9" w14:textId="79A03333" w:rsidTr="00FF043E">
        <w:tc>
          <w:tcPr>
            <w:tcW w:w="1625" w:type="dxa"/>
          </w:tcPr>
          <w:p w14:paraId="559077BF" w14:textId="77777777" w:rsidR="00C83D16" w:rsidRPr="007D347A" w:rsidRDefault="00C83D16" w:rsidP="003229C6">
            <w:pPr>
              <w:rPr>
                <w:lang w:val="en-US"/>
              </w:rPr>
            </w:pPr>
            <w:r>
              <w:rPr>
                <w:b/>
                <w:bCs/>
                <w:lang w:val="en-US"/>
              </w:rPr>
              <w:t>Disciplinary domain</w:t>
            </w:r>
          </w:p>
        </w:tc>
        <w:tc>
          <w:tcPr>
            <w:tcW w:w="2150" w:type="dxa"/>
          </w:tcPr>
          <w:p w14:paraId="224EAF22" w14:textId="77777777" w:rsidR="00C83D16" w:rsidRPr="007D347A" w:rsidRDefault="00C83D16" w:rsidP="003229C6">
            <w:pPr>
              <w:rPr>
                <w:lang w:val="en-US"/>
              </w:rPr>
            </w:pPr>
            <w:r>
              <w:rPr>
                <w:lang w:val="en-US"/>
              </w:rPr>
              <w:t>Administers and manages distributions of power by implementing and enforcing (or not enforcing) laws and policies</w:t>
            </w:r>
          </w:p>
        </w:tc>
        <w:tc>
          <w:tcPr>
            <w:tcW w:w="4950" w:type="dxa"/>
          </w:tcPr>
          <w:p w14:paraId="16E4A2F0" w14:textId="77777777" w:rsidR="00BF3C5E" w:rsidRDefault="00BF3C5E" w:rsidP="003229C6">
            <w:pPr>
              <w:rPr>
                <w:lang w:val="en-US"/>
              </w:rPr>
            </w:pPr>
            <w:r>
              <w:rPr>
                <w:lang w:val="en-US"/>
              </w:rPr>
              <w:t>USDA credit granting discrimination based on race and gender (Carpenter 2012)</w:t>
            </w:r>
          </w:p>
          <w:p w14:paraId="23696146" w14:textId="3E115B4B" w:rsidR="00956590" w:rsidRDefault="00BF3C5E" w:rsidP="003229C6">
            <w:pPr>
              <w:rPr>
                <w:lang w:val="en-US"/>
              </w:rPr>
            </w:pPr>
            <w:r>
              <w:rPr>
                <w:lang w:val="en-US"/>
              </w:rPr>
              <w:t>Systematic exclusion</w:t>
            </w:r>
            <w:r w:rsidR="00C54397">
              <w:rPr>
                <w:lang w:val="en-US"/>
              </w:rPr>
              <w:t xml:space="preserve"> </w:t>
            </w:r>
            <w:r w:rsidR="00C54397" w:rsidRPr="0029011A">
              <w:rPr>
                <w:lang w:val="en-US"/>
              </w:rPr>
              <w:t>of groups</w:t>
            </w:r>
            <w:r>
              <w:rPr>
                <w:lang w:val="en-US"/>
              </w:rPr>
              <w:t xml:space="preserve"> via </w:t>
            </w:r>
            <w:r w:rsidR="00AF69AB">
              <w:rPr>
                <w:lang w:val="en-US"/>
              </w:rPr>
              <w:t xml:space="preserve">USDA </w:t>
            </w:r>
            <w:r w:rsidR="00CB461D">
              <w:rPr>
                <w:lang w:val="en-US"/>
              </w:rPr>
              <w:t>NASS</w:t>
            </w:r>
            <w:r w:rsidR="00AF69AB" w:rsidRPr="00AF69AB">
              <w:rPr>
                <w:vertAlign w:val="superscript"/>
                <w:lang w:val="en-US"/>
              </w:rPr>
              <w:t>2</w:t>
            </w:r>
            <w:r w:rsidR="00CB461D">
              <w:rPr>
                <w:lang w:val="en-US"/>
              </w:rPr>
              <w:t xml:space="preserve"> </w:t>
            </w:r>
            <w:r>
              <w:rPr>
                <w:lang w:val="en-US"/>
              </w:rPr>
              <w:t>census collection formats (</w:t>
            </w:r>
            <w:proofErr w:type="spellStart"/>
            <w:r>
              <w:rPr>
                <w:lang w:val="en-US"/>
              </w:rPr>
              <w:t>Pilgeram</w:t>
            </w:r>
            <w:proofErr w:type="spellEnd"/>
            <w:r>
              <w:rPr>
                <w:lang w:val="en-US"/>
              </w:rPr>
              <w:t xml:space="preserve"> et al. 2020</w:t>
            </w:r>
            <w:r w:rsidR="002B0BB2">
              <w:rPr>
                <w:lang w:val="en-US"/>
              </w:rPr>
              <w:t xml:space="preserve">; </w:t>
            </w:r>
            <w:proofErr w:type="spellStart"/>
            <w:r w:rsidR="002B0BB2">
              <w:rPr>
                <w:lang w:val="en-US"/>
              </w:rPr>
              <w:t>Dentzman</w:t>
            </w:r>
            <w:proofErr w:type="spellEnd"/>
            <w:r w:rsidR="002B0BB2">
              <w:rPr>
                <w:lang w:val="en-US"/>
              </w:rPr>
              <w:t xml:space="preserve"> et al. 2020</w:t>
            </w:r>
            <w:r>
              <w:rPr>
                <w:lang w:val="en-US"/>
              </w:rPr>
              <w:t xml:space="preserve">) </w:t>
            </w:r>
          </w:p>
          <w:p w14:paraId="3FA16F89" w14:textId="2DD0CB3B" w:rsidR="00D71182" w:rsidRDefault="00D71182" w:rsidP="003229C6">
            <w:pPr>
              <w:rPr>
                <w:lang w:val="en-US"/>
              </w:rPr>
            </w:pPr>
            <w:r>
              <w:rPr>
                <w:lang w:val="en-US"/>
              </w:rPr>
              <w:t>Barriers to participation of American Indian lands in NRCS</w:t>
            </w:r>
            <w:r w:rsidR="00AF69AB" w:rsidRPr="00AF69AB">
              <w:rPr>
                <w:vertAlign w:val="superscript"/>
                <w:lang w:val="en-US"/>
              </w:rPr>
              <w:t>3</w:t>
            </w:r>
            <w:r>
              <w:rPr>
                <w:lang w:val="en-US"/>
              </w:rPr>
              <w:t xml:space="preserve"> programs (Johnson 2019)</w:t>
            </w:r>
          </w:p>
        </w:tc>
      </w:tr>
      <w:tr w:rsidR="00C83D16" w:rsidRPr="008D5296" w14:paraId="6AD8ED77" w14:textId="4FFA1E83" w:rsidTr="00FF043E">
        <w:tc>
          <w:tcPr>
            <w:tcW w:w="1625" w:type="dxa"/>
          </w:tcPr>
          <w:p w14:paraId="620CC2F1" w14:textId="77777777" w:rsidR="00C83D16" w:rsidRDefault="00C83D16" w:rsidP="003229C6">
            <w:pPr>
              <w:rPr>
                <w:b/>
                <w:bCs/>
                <w:lang w:val="en-US"/>
              </w:rPr>
            </w:pPr>
            <w:r>
              <w:rPr>
                <w:b/>
                <w:bCs/>
                <w:lang w:val="en-US"/>
              </w:rPr>
              <w:t>Hegemonic domain</w:t>
            </w:r>
          </w:p>
        </w:tc>
        <w:tc>
          <w:tcPr>
            <w:tcW w:w="2150" w:type="dxa"/>
          </w:tcPr>
          <w:p w14:paraId="1E9F92F6" w14:textId="77777777" w:rsidR="00C83D16" w:rsidRDefault="00C83D16" w:rsidP="003229C6">
            <w:pPr>
              <w:rPr>
                <w:b/>
                <w:bCs/>
                <w:lang w:val="en-US"/>
              </w:rPr>
            </w:pPr>
            <w:r>
              <w:rPr>
                <w:lang w:val="en-US"/>
              </w:rPr>
              <w:t>Circulates ideas related to power</w:t>
            </w:r>
          </w:p>
        </w:tc>
        <w:tc>
          <w:tcPr>
            <w:tcW w:w="4950" w:type="dxa"/>
          </w:tcPr>
          <w:p w14:paraId="3C1E7B09" w14:textId="65D18E78" w:rsidR="009A6B1E" w:rsidRDefault="009A6B1E" w:rsidP="003229C6">
            <w:pPr>
              <w:rPr>
                <w:lang w:val="en-US"/>
              </w:rPr>
            </w:pPr>
            <w:r>
              <w:rPr>
                <w:lang w:val="en-US"/>
              </w:rPr>
              <w:t>Preferential access to extension services for some groups (Ragasa et al. 2013, Krishna et al 2019)</w:t>
            </w:r>
          </w:p>
          <w:p w14:paraId="2A9EC9B1" w14:textId="26FEAE0F" w:rsidR="00C83D16" w:rsidRDefault="00D71182" w:rsidP="003229C6">
            <w:pPr>
              <w:rPr>
                <w:lang w:val="en-US"/>
              </w:rPr>
            </w:pPr>
            <w:r>
              <w:rPr>
                <w:lang w:val="en-US"/>
              </w:rPr>
              <w:t xml:space="preserve">Extension activities focused on </w:t>
            </w:r>
            <w:r w:rsidR="009D37A4">
              <w:rPr>
                <w:lang w:val="en-US"/>
              </w:rPr>
              <w:t xml:space="preserve">top-down, </w:t>
            </w:r>
            <w:r>
              <w:rPr>
                <w:lang w:val="en-US"/>
              </w:rPr>
              <w:t>technological solutions (</w:t>
            </w:r>
            <w:del w:id="226" w:author="ancarter" w:date="2024-05-10T10:29:00Z">
              <w:r w:rsidDel="00AF4A87">
                <w:rPr>
                  <w:lang w:val="en-US"/>
                </w:rPr>
                <w:delText xml:space="preserve"> </w:delText>
              </w:r>
            </w:del>
            <w:r w:rsidR="009A6B1E">
              <w:rPr>
                <w:lang w:val="en-US"/>
              </w:rPr>
              <w:t>Belshaw 1979)</w:t>
            </w:r>
          </w:p>
          <w:p w14:paraId="50EC9C2B" w14:textId="77777777" w:rsidR="009A6B1E" w:rsidRDefault="009A6B1E" w:rsidP="003229C6">
            <w:pPr>
              <w:rPr>
                <w:lang w:val="en-US"/>
              </w:rPr>
            </w:pPr>
            <w:r>
              <w:rPr>
                <w:lang w:val="en-US"/>
              </w:rPr>
              <w:t>Focus on Western science in agricultural curriculums (Snively and X 2001)</w:t>
            </w:r>
          </w:p>
          <w:p w14:paraId="2090B769" w14:textId="6B9CB6E2" w:rsidR="00C54397" w:rsidRDefault="00C54397" w:rsidP="003229C6">
            <w:pPr>
              <w:rPr>
                <w:lang w:val="en-US"/>
              </w:rPr>
            </w:pPr>
            <w:r>
              <w:rPr>
                <w:lang w:val="en-US"/>
              </w:rPr>
              <w:t>Barriers to implementing indigenous practices under NRCS cost-share initiatives (Johnson et al. 2021)</w:t>
            </w:r>
          </w:p>
        </w:tc>
      </w:tr>
      <w:tr w:rsidR="00C83D16" w:rsidRPr="008D5296" w14:paraId="2911CB88" w14:textId="1F2C19B2" w:rsidTr="00FF043E">
        <w:tc>
          <w:tcPr>
            <w:tcW w:w="1625" w:type="dxa"/>
          </w:tcPr>
          <w:p w14:paraId="1F1AE286" w14:textId="77777777" w:rsidR="00C83D16" w:rsidRDefault="00C83D16" w:rsidP="003229C6">
            <w:pPr>
              <w:rPr>
                <w:b/>
                <w:bCs/>
                <w:lang w:val="en-US"/>
              </w:rPr>
            </w:pPr>
            <w:r>
              <w:rPr>
                <w:b/>
                <w:bCs/>
                <w:lang w:val="en-US"/>
              </w:rPr>
              <w:lastRenderedPageBreak/>
              <w:t>Interpersonal domain</w:t>
            </w:r>
          </w:p>
        </w:tc>
        <w:tc>
          <w:tcPr>
            <w:tcW w:w="2150" w:type="dxa"/>
          </w:tcPr>
          <w:p w14:paraId="6570DE8F" w14:textId="77777777" w:rsidR="00C83D16" w:rsidRDefault="00C83D16" w:rsidP="003229C6">
            <w:pPr>
              <w:rPr>
                <w:b/>
                <w:bCs/>
                <w:lang w:val="en-US"/>
              </w:rPr>
            </w:pPr>
            <w:r>
              <w:rPr>
                <w:lang w:val="en-US"/>
              </w:rPr>
              <w:t>Individual experiences, expression, and awareness of power</w:t>
            </w:r>
          </w:p>
        </w:tc>
        <w:tc>
          <w:tcPr>
            <w:tcW w:w="4950" w:type="dxa"/>
          </w:tcPr>
          <w:p w14:paraId="633A4701" w14:textId="22D96C09" w:rsidR="00BF3C5E" w:rsidRDefault="002B0BB2" w:rsidP="003229C6">
            <w:pPr>
              <w:rPr>
                <w:lang w:val="en-US"/>
              </w:rPr>
            </w:pPr>
            <w:r>
              <w:rPr>
                <w:lang w:val="en-US"/>
              </w:rPr>
              <w:t>Gendered experiences of fieldwork and farmer interactions (Chiswell and Wheeler 2016; XX</w:t>
            </w:r>
          </w:p>
          <w:p w14:paraId="47B0CE9F" w14:textId="77777777" w:rsidR="00C83D16" w:rsidRDefault="002B0BB2" w:rsidP="002B0BB2">
            <w:pPr>
              <w:rPr>
                <w:lang w:val="en-US"/>
              </w:rPr>
            </w:pPr>
            <w:r>
              <w:rPr>
                <w:lang w:val="en-US"/>
              </w:rPr>
              <w:t>Agricultural student biases (Basche and Carter 2020)</w:t>
            </w:r>
          </w:p>
          <w:p w14:paraId="3616F069" w14:textId="786AA72F" w:rsidR="00CB074B" w:rsidRDefault="00CB074B" w:rsidP="002B0BB2">
            <w:pPr>
              <w:rPr>
                <w:lang w:val="en-US"/>
              </w:rPr>
            </w:pPr>
            <w:r>
              <w:rPr>
                <w:lang w:val="en-US"/>
              </w:rPr>
              <w:t>In- and out-group mentali</w:t>
            </w:r>
            <w:r w:rsidR="00692F29">
              <w:rPr>
                <w:lang w:val="en-US"/>
              </w:rPr>
              <w:t>ties in agricultural practitioners</w:t>
            </w:r>
            <w:r>
              <w:rPr>
                <w:lang w:val="en-US"/>
              </w:rPr>
              <w:t xml:space="preserve"> (Kniss XXXX) </w:t>
            </w:r>
          </w:p>
        </w:tc>
      </w:tr>
      <w:tr w:rsidR="00AF69AB" w:rsidRPr="008D5296" w14:paraId="46698EE5" w14:textId="77777777" w:rsidTr="00AF69AB">
        <w:tc>
          <w:tcPr>
            <w:tcW w:w="8725" w:type="dxa"/>
            <w:gridSpan w:val="3"/>
          </w:tcPr>
          <w:p w14:paraId="73D6174B" w14:textId="77777777" w:rsidR="00AF69AB" w:rsidRPr="002E15CC" w:rsidRDefault="00AF69AB" w:rsidP="002E15CC">
            <w:pPr>
              <w:rPr>
                <w:sz w:val="16"/>
                <w:szCs w:val="16"/>
                <w:lang w:val="en-US"/>
              </w:rPr>
            </w:pPr>
            <w:r w:rsidRPr="002E15CC">
              <w:rPr>
                <w:sz w:val="16"/>
                <w:szCs w:val="16"/>
                <w:vertAlign w:val="superscript"/>
                <w:lang w:val="en-US"/>
              </w:rPr>
              <w:t>1</w:t>
            </w:r>
            <w:r w:rsidRPr="002E15CC">
              <w:rPr>
                <w:sz w:val="16"/>
                <w:szCs w:val="16"/>
                <w:lang w:val="en-US"/>
              </w:rPr>
              <w:t>United States Department of Agriculture</w:t>
            </w:r>
          </w:p>
          <w:p w14:paraId="65C28D22" w14:textId="40390F0A" w:rsidR="00AF69AB" w:rsidRPr="002E15CC" w:rsidRDefault="00AF69AB" w:rsidP="002E15CC">
            <w:pPr>
              <w:rPr>
                <w:sz w:val="16"/>
                <w:szCs w:val="16"/>
                <w:lang w:val="en-US"/>
              </w:rPr>
            </w:pPr>
            <w:r w:rsidRPr="002E15CC">
              <w:rPr>
                <w:sz w:val="16"/>
                <w:szCs w:val="16"/>
                <w:vertAlign w:val="superscript"/>
                <w:lang w:val="en-US"/>
              </w:rPr>
              <w:t>2</w:t>
            </w:r>
            <w:r w:rsidRPr="002E15CC">
              <w:rPr>
                <w:sz w:val="16"/>
                <w:szCs w:val="16"/>
                <w:lang w:val="en-US"/>
              </w:rPr>
              <w:t>National Agricultural Statistics Service</w:t>
            </w:r>
            <w:r w:rsidR="00730860" w:rsidRPr="002E15CC">
              <w:rPr>
                <w:sz w:val="16"/>
                <w:szCs w:val="16"/>
                <w:lang w:val="en-US"/>
              </w:rPr>
              <w:t>, an agency responsible for collecting and reporting information related to agricultural production within the USDA</w:t>
            </w:r>
          </w:p>
          <w:p w14:paraId="769F9072" w14:textId="4E37104F" w:rsidR="00AF69AB" w:rsidRPr="002E15CC" w:rsidRDefault="00AF69AB" w:rsidP="002E15CC">
            <w:pPr>
              <w:rPr>
                <w:sz w:val="16"/>
                <w:szCs w:val="16"/>
                <w:lang w:val="en-US"/>
              </w:rPr>
            </w:pPr>
            <w:r w:rsidRPr="002E15CC">
              <w:rPr>
                <w:sz w:val="16"/>
                <w:szCs w:val="16"/>
                <w:vertAlign w:val="superscript"/>
                <w:lang w:val="en-US"/>
              </w:rPr>
              <w:t>3</w:t>
            </w:r>
            <w:r w:rsidRPr="002E15CC">
              <w:rPr>
                <w:sz w:val="16"/>
                <w:szCs w:val="16"/>
                <w:lang w:val="en-US"/>
              </w:rPr>
              <w:t>Natural Resource Conservation Service</w:t>
            </w:r>
            <w:r w:rsidR="00730860" w:rsidRPr="002E15CC">
              <w:rPr>
                <w:sz w:val="16"/>
                <w:szCs w:val="16"/>
                <w:lang w:val="en-US"/>
              </w:rPr>
              <w:t xml:space="preserve">, </w:t>
            </w:r>
            <w:r w:rsidR="00155AF9">
              <w:rPr>
                <w:sz w:val="16"/>
                <w:szCs w:val="16"/>
                <w:lang w:val="en-US"/>
              </w:rPr>
              <w:t>an agency that provides technical and financial assistance  to land owners</w:t>
            </w:r>
          </w:p>
          <w:p w14:paraId="589E27CB" w14:textId="72FBBB81" w:rsidR="00AF69AB" w:rsidRPr="002E15CC" w:rsidRDefault="00AF69AB" w:rsidP="002E15CC">
            <w:pPr>
              <w:rPr>
                <w:sz w:val="16"/>
                <w:szCs w:val="16"/>
                <w:lang w:val="en-US"/>
              </w:rPr>
            </w:pPr>
          </w:p>
        </w:tc>
      </w:tr>
    </w:tbl>
    <w:p w14:paraId="6B0CA673" w14:textId="77777777" w:rsidR="008673DD" w:rsidRDefault="008673DD" w:rsidP="008673DD">
      <w:pPr>
        <w:rPr>
          <w:b/>
          <w:bCs/>
          <w:lang w:val="en-US"/>
        </w:rPr>
      </w:pPr>
    </w:p>
    <w:p w14:paraId="51ACA200" w14:textId="568A64FF" w:rsidR="00FE28BD" w:rsidDel="00D401B6" w:rsidRDefault="00FE28BD" w:rsidP="00C83D16">
      <w:pPr>
        <w:rPr>
          <w:del w:id="227" w:author="ancarter" w:date="2024-05-21T10:38:00Z"/>
          <w:lang w:val="en-US"/>
        </w:rPr>
      </w:pPr>
      <w:r w:rsidRPr="0029011A">
        <w:rPr>
          <w:lang w:val="en-US"/>
        </w:rPr>
        <w:t xml:space="preserve">In theory, </w:t>
      </w:r>
      <w:r>
        <w:rPr>
          <w:lang w:val="en-US"/>
        </w:rPr>
        <w:t xml:space="preserve">performing </w:t>
      </w:r>
      <w:r w:rsidRPr="0029011A">
        <w:rPr>
          <w:lang w:val="en-US"/>
        </w:rPr>
        <w:t>public</w:t>
      </w:r>
      <w:r>
        <w:rPr>
          <w:lang w:val="en-US"/>
        </w:rPr>
        <w:t>ly accessible</w:t>
      </w:r>
      <w:r w:rsidRPr="0029011A">
        <w:rPr>
          <w:lang w:val="en-US"/>
        </w:rPr>
        <w:t xml:space="preserve"> research plays a crucial role in redistributing power </w:t>
      </w:r>
      <w:r>
        <w:rPr>
          <w:lang w:val="en-US"/>
        </w:rPr>
        <w:t xml:space="preserve">within the hegemonic domain </w:t>
      </w:r>
      <w:r w:rsidRPr="0029011A">
        <w:rPr>
          <w:lang w:val="en-US"/>
        </w:rPr>
        <w:t xml:space="preserve">by democratizing access to knowledge and empowering diverse stakeholders with information needed to challenge existing power structures. </w:t>
      </w:r>
      <w:del w:id="228" w:author="ancarter" w:date="2024-05-22T20:16:00Z">
        <w:r>
          <w:rPr>
            <w:lang w:val="en-US"/>
          </w:rPr>
          <w:delText>However, public research</w:delText>
        </w:r>
      </w:del>
      <w:ins w:id="229" w:author="ancarter" w:date="2024-05-22T20:16:00Z">
        <w:r>
          <w:rPr>
            <w:lang w:val="en-US"/>
          </w:rPr>
          <w:t xml:space="preserve">However, </w:t>
        </w:r>
      </w:ins>
      <w:del w:id="230" w:author="ancarter" w:date="2024-05-21T10:37:00Z">
        <w:r w:rsidDel="00D401B6">
          <w:rPr>
            <w:lang w:val="en-US"/>
          </w:rPr>
          <w:delText xml:space="preserve">public research </w:delText>
        </w:r>
      </w:del>
      <w:ins w:id="231" w:author="ancarter" w:date="2024-05-21T10:37:00Z">
        <w:r w:rsidR="00D401B6">
          <w:rPr>
            <w:lang w:val="en-US"/>
          </w:rPr>
          <w:t>conducting publicly accessible research alone is not enough to ensure that the resear</w:t>
        </w:r>
      </w:ins>
      <w:ins w:id="232" w:author="ancarter" w:date="2024-05-21T10:38:00Z">
        <w:r w:rsidR="00D401B6">
          <w:rPr>
            <w:lang w:val="en-US"/>
          </w:rPr>
          <w:t xml:space="preserve">ch creates the knowledge needed by the public, or that those in need of the knowledge can access it. </w:t>
        </w:r>
      </w:ins>
    </w:p>
    <w:p w14:paraId="57D089E9" w14:textId="52CE5C02" w:rsidR="00FE28BD" w:rsidDel="00D401B6" w:rsidRDefault="00FE28BD" w:rsidP="00C83D16">
      <w:pPr>
        <w:rPr>
          <w:del w:id="233" w:author="ancarter" w:date="2024-05-21T10:38:00Z"/>
          <w:lang w:val="en-US"/>
        </w:rPr>
      </w:pPr>
      <w:del w:id="234" w:author="ancarter" w:date="2024-05-21T10:38:00Z">
        <w:r w:rsidDel="00D401B6">
          <w:rPr>
            <w:lang w:val="en-US"/>
          </w:rPr>
          <w:delText xml:space="preserve">  </w:delText>
        </w:r>
      </w:del>
    </w:p>
    <w:p w14:paraId="51DBF73D" w14:textId="0AA9220C" w:rsidR="00FE28BD" w:rsidRDefault="00FE28BD" w:rsidP="00C83D16">
      <w:pPr>
        <w:rPr>
          <w:lang w:val="en-US"/>
        </w:rPr>
      </w:pPr>
      <w:r w:rsidRPr="0029011A">
        <w:rPr>
          <w:lang w:val="en-US"/>
        </w:rPr>
        <w:t xml:space="preserve">Unfortunately, the reality is that public institutions </w:t>
      </w:r>
      <w:r>
        <w:rPr>
          <w:lang w:val="en-US"/>
        </w:rPr>
        <w:t xml:space="preserve">may rely on funding sources that can compromise this ideal, and the institutions themselves </w:t>
      </w:r>
      <w:r w:rsidRPr="0029011A">
        <w:rPr>
          <w:lang w:val="en-US"/>
        </w:rPr>
        <w:t>are built upon and can perpetuate inequality at every level</w:t>
      </w:r>
      <w:r>
        <w:rPr>
          <w:lang w:val="en-US"/>
        </w:rPr>
        <w:t xml:space="preserve">. </w:t>
      </w:r>
      <w:commentRangeStart w:id="235"/>
      <w:r w:rsidRPr="0029011A">
        <w:rPr>
          <w:lang w:val="en-US"/>
        </w:rPr>
        <w:t>There</w:t>
      </w:r>
      <w:commentRangeEnd w:id="235"/>
      <w:r w:rsidR="00AF4A87">
        <w:rPr>
          <w:rStyle w:val="CommentReference"/>
        </w:rPr>
        <w:commentReference w:id="235"/>
      </w:r>
      <w:r w:rsidRPr="0029011A">
        <w:rPr>
          <w:lang w:val="en-US"/>
        </w:rPr>
        <w:t xml:space="preserve"> are </w:t>
      </w:r>
      <w:r>
        <w:rPr>
          <w:lang w:val="en-US"/>
        </w:rPr>
        <w:t xml:space="preserve">notable </w:t>
      </w:r>
      <w:r w:rsidRPr="0029011A">
        <w:rPr>
          <w:lang w:val="en-US"/>
        </w:rPr>
        <w:t>efforts correct these issues, but</w:t>
      </w:r>
      <w:r>
        <w:rPr>
          <w:lang w:val="en-US"/>
        </w:rPr>
        <w:t xml:space="preserve"> in practice there are many barriers for public research to serve its intended purposes</w:t>
      </w:r>
      <w:del w:id="236" w:author="ancarter" w:date="2024-05-22T20:16:00Z">
        <w:r w:rsidRPr="0029011A">
          <w:rPr>
            <w:lang w:val="en-US"/>
          </w:rPr>
          <w:delText>.</w:delText>
        </w:r>
      </w:del>
      <w:ins w:id="237" w:author="ancarter" w:date="2024-05-21T10:38:00Z">
        <w:r w:rsidR="00D401B6">
          <w:rPr>
            <w:lang w:val="en-US"/>
          </w:rPr>
          <w:t>, including limited or non-</w:t>
        </w:r>
        <w:proofErr w:type="spellStart"/>
        <w:r w:rsidR="00D401B6">
          <w:rPr>
            <w:lang w:val="en-US"/>
          </w:rPr>
          <w:t>existant</w:t>
        </w:r>
        <w:proofErr w:type="spellEnd"/>
        <w:r w:rsidR="00D401B6">
          <w:rPr>
            <w:lang w:val="en-US"/>
          </w:rPr>
          <w:t xml:space="preserve"> data </w:t>
        </w:r>
      </w:ins>
      <w:ins w:id="238" w:author="ancarter" w:date="2024-05-21T10:39:00Z">
        <w:r w:rsidR="00D401B6">
          <w:rPr>
            <w:lang w:val="en-US"/>
          </w:rPr>
          <w:t xml:space="preserve">about </w:t>
        </w:r>
        <w:r w:rsidR="0030150D">
          <w:rPr>
            <w:lang w:val="en-US"/>
          </w:rPr>
          <w:t xml:space="preserve">specific agricultural topics (e.g., land ownership) or </w:t>
        </w:r>
        <w:r w:rsidR="00D401B6">
          <w:rPr>
            <w:lang w:val="en-US"/>
          </w:rPr>
          <w:t>groups</w:t>
        </w:r>
        <w:r w:rsidR="0030150D">
          <w:rPr>
            <w:lang w:val="en-US"/>
          </w:rPr>
          <w:t xml:space="preserve"> (e.g., Black farmers, women farmers)</w:t>
        </w:r>
        <w:r w:rsidR="00D401B6">
          <w:rPr>
            <w:lang w:val="en-US"/>
          </w:rPr>
          <w:t xml:space="preserve"> (Horst and Marion 2019</w:t>
        </w:r>
      </w:ins>
      <w:ins w:id="239" w:author="ancarter" w:date="2024-05-21T10:40:00Z">
        <w:r w:rsidR="0030150D">
          <w:rPr>
            <w:lang w:val="en-US"/>
          </w:rPr>
          <w:t xml:space="preserve">; </w:t>
        </w:r>
        <w:proofErr w:type="spellStart"/>
        <w:r w:rsidR="0030150D">
          <w:rPr>
            <w:lang w:val="en-US"/>
          </w:rPr>
          <w:t>Pilgeram</w:t>
        </w:r>
        <w:proofErr w:type="spellEnd"/>
        <w:r w:rsidR="0030150D">
          <w:rPr>
            <w:lang w:val="en-US"/>
          </w:rPr>
          <w:t xml:space="preserve"> et al. 2020; </w:t>
        </w:r>
        <w:proofErr w:type="spellStart"/>
        <w:r w:rsidR="0030150D">
          <w:rPr>
            <w:lang w:val="en-US"/>
          </w:rPr>
          <w:t>Dentzman</w:t>
        </w:r>
        <w:proofErr w:type="spellEnd"/>
        <w:r w:rsidR="0030150D">
          <w:rPr>
            <w:lang w:val="en-US"/>
          </w:rPr>
          <w:t xml:space="preserve"> et al. 2020</w:t>
        </w:r>
      </w:ins>
      <w:ins w:id="240" w:author="ancarter" w:date="2024-05-21T10:39:00Z">
        <w:r w:rsidR="00D401B6">
          <w:rPr>
            <w:lang w:val="en-US"/>
          </w:rPr>
          <w:t>)</w:t>
        </w:r>
      </w:ins>
      <w:ins w:id="241" w:author="ancarter" w:date="2024-05-22T20:16:00Z">
        <w:r w:rsidRPr="0029011A">
          <w:rPr>
            <w:lang w:val="en-US"/>
          </w:rPr>
          <w:t>.</w:t>
        </w:r>
      </w:ins>
    </w:p>
    <w:p w14:paraId="4A60E333" w14:textId="77777777" w:rsidR="00FE28BD" w:rsidRDefault="00FE28BD" w:rsidP="00C83D16">
      <w:pPr>
        <w:rPr>
          <w:lang w:val="en-US"/>
        </w:rPr>
      </w:pPr>
    </w:p>
    <w:p w14:paraId="7FB697B2" w14:textId="46738160" w:rsidR="00C83D16" w:rsidRDefault="00FE28BD" w:rsidP="00C83D16">
      <w:pPr>
        <w:rPr>
          <w:lang w:val="en-US"/>
        </w:rPr>
      </w:pPr>
      <w:r>
        <w:rPr>
          <w:lang w:val="en-US"/>
        </w:rPr>
        <w:t>Many a</w:t>
      </w:r>
      <w:r w:rsidR="0019711C">
        <w:rPr>
          <w:lang w:val="en-US"/>
        </w:rPr>
        <w:t>gricultural researchers may not see direct connections between their work and power domains</w:t>
      </w:r>
      <w:ins w:id="242" w:author="ancarter" w:date="2024-05-10T10:33:00Z">
        <w:r w:rsidR="00AF4A87">
          <w:rPr>
            <w:lang w:val="en-US"/>
          </w:rPr>
          <w:t xml:space="preserve"> </w:t>
        </w:r>
      </w:ins>
      <w:del w:id="243" w:author="ancarter" w:date="2024-05-22T20:16:00Z">
        <w:r w:rsidR="0019711C">
          <w:rPr>
            <w:lang w:val="en-US"/>
          </w:rPr>
          <w:delText>(Table 1).</w:delText>
        </w:r>
      </w:del>
      <w:ins w:id="244" w:author="ancarter" w:date="2024-05-10T10:33:00Z">
        <w:r w:rsidR="00AF4A87">
          <w:rPr>
            <w:lang w:val="en-US"/>
          </w:rPr>
          <w:t xml:space="preserve">because the influence of </w:t>
        </w:r>
      </w:ins>
      <w:ins w:id="245" w:author="ancarter" w:date="2024-05-10T10:34:00Z">
        <w:r w:rsidR="00AF4A87">
          <w:rPr>
            <w:lang w:val="en-US"/>
          </w:rPr>
          <w:t xml:space="preserve">power-holders is so ubiquitous on the land grant university campuses where many of these researchers work; </w:t>
        </w:r>
      </w:ins>
      <w:ins w:id="246" w:author="ancarter" w:date="2024-05-21T10:42:00Z">
        <w:r w:rsidR="0030150D">
          <w:rPr>
            <w:lang w:val="en-US"/>
          </w:rPr>
          <w:t xml:space="preserve">the names of familiar transnational agribusiness corporations </w:t>
        </w:r>
      </w:ins>
      <w:ins w:id="247" w:author="ancarter" w:date="2024-05-21T10:43:00Z">
        <w:r w:rsidR="0030150D">
          <w:rPr>
            <w:lang w:val="en-US"/>
          </w:rPr>
          <w:t>are found everywhere on campus from the endowments of professors to the funders of graduate student research to the halls where students attend class</w:t>
        </w:r>
      </w:ins>
      <w:ins w:id="248" w:author="ancarter" w:date="2024-05-22T20:16:00Z">
        <w:r w:rsidR="0019711C">
          <w:rPr>
            <w:lang w:val="en-US"/>
          </w:rPr>
          <w:t xml:space="preserve"> (Table 1). </w:t>
        </w:r>
      </w:ins>
      <w:ins w:id="249" w:author="ancarter" w:date="2024-05-10T10:40:00Z">
        <w:r w:rsidR="00A43B55">
          <w:rPr>
            <w:lang w:val="en-US"/>
          </w:rPr>
          <w:t xml:space="preserve">Indeed, the </w:t>
        </w:r>
      </w:ins>
      <w:ins w:id="250" w:author="ancarter" w:date="2024-05-21T10:44:00Z">
        <w:r w:rsidR="0030150D">
          <w:rPr>
            <w:lang w:val="en-US"/>
          </w:rPr>
          <w:t>ubiquitousness</w:t>
        </w:r>
      </w:ins>
      <w:ins w:id="251" w:author="ancarter" w:date="2024-05-10T10:40:00Z">
        <w:r w:rsidR="00A43B55">
          <w:rPr>
            <w:lang w:val="en-US"/>
          </w:rPr>
          <w:t xml:space="preserve"> is</w:t>
        </w:r>
      </w:ins>
      <w:ins w:id="252" w:author="ancarter" w:date="2024-05-10T10:41:00Z">
        <w:r w:rsidR="00A43B55">
          <w:rPr>
            <w:lang w:val="en-US"/>
          </w:rPr>
          <w:t xml:space="preserve"> what </w:t>
        </w:r>
      </w:ins>
      <w:ins w:id="253" w:author="ancarter" w:date="2024-05-21T10:43:00Z">
        <w:r w:rsidR="0030150D">
          <w:rPr>
            <w:lang w:val="en-US"/>
          </w:rPr>
          <w:t>normalizes the</w:t>
        </w:r>
      </w:ins>
      <w:ins w:id="254" w:author="ancarter" w:date="2024-05-10T10:41:00Z">
        <w:r w:rsidR="00A43B55">
          <w:rPr>
            <w:lang w:val="en-US"/>
          </w:rPr>
          <w:t xml:space="preserve"> hegemony of power </w:t>
        </w:r>
      </w:ins>
      <w:ins w:id="255" w:author="ancarter" w:date="2024-05-21T10:44:00Z">
        <w:r w:rsidR="0030150D">
          <w:rPr>
            <w:lang w:val="en-US"/>
          </w:rPr>
          <w:t>inequalities.</w:t>
        </w:r>
      </w:ins>
      <w:ins w:id="256" w:author="ancarter" w:date="2024-05-10T10:41:00Z">
        <w:r w:rsidR="00A43B55">
          <w:rPr>
            <w:lang w:val="en-US"/>
          </w:rPr>
          <w:t xml:space="preserve"> </w:t>
        </w:r>
      </w:ins>
      <w:r w:rsidR="004260D3">
        <w:rPr>
          <w:lang w:val="en-US"/>
        </w:rPr>
        <w:t xml:space="preserve">Here we present thematic opportunities for agricultural researchers to </w:t>
      </w:r>
      <w:r w:rsidR="000A15F4">
        <w:rPr>
          <w:lang w:val="en-US"/>
        </w:rPr>
        <w:t xml:space="preserve">envision how their work may </w:t>
      </w:r>
      <w:r w:rsidR="004260D3">
        <w:rPr>
          <w:lang w:val="en-US"/>
        </w:rPr>
        <w:t>integrate into a larger effort to address inequalities</w:t>
      </w:r>
      <w:r w:rsidR="000A15F4">
        <w:rPr>
          <w:lang w:val="en-US"/>
        </w:rPr>
        <w:t xml:space="preserve">, and provide examples where their application resulted in a rebalancing of power in one or more domains. </w:t>
      </w:r>
    </w:p>
    <w:p w14:paraId="7EE862E3" w14:textId="77777777" w:rsidR="0019711C" w:rsidRPr="0029011A" w:rsidRDefault="0019711C" w:rsidP="0019711C">
      <w:pPr>
        <w:pStyle w:val="Heading3"/>
        <w:rPr>
          <w:rStyle w:val="Heading3Char"/>
          <w:lang w:val="en-US"/>
        </w:rPr>
      </w:pPr>
      <w:r w:rsidRPr="0029011A">
        <w:rPr>
          <w:rStyle w:val="Heading3Char"/>
          <w:lang w:val="en-US"/>
        </w:rPr>
        <w:t>Technical audits</w:t>
      </w:r>
    </w:p>
    <w:p w14:paraId="5A70282F" w14:textId="1FA8D172" w:rsidR="00015B5D" w:rsidRPr="0029011A" w:rsidRDefault="00D05CC6" w:rsidP="00015B5D">
      <w:pPr>
        <w:rPr>
          <w:lang w:val="en-US"/>
        </w:rPr>
      </w:pPr>
      <w:r w:rsidRPr="0029011A">
        <w:rPr>
          <w:lang w:val="en-US"/>
        </w:rPr>
        <w:t>As scientists, agricultural researchers are well versed in</w:t>
      </w:r>
      <w:r w:rsidR="00365424" w:rsidRPr="0029011A">
        <w:rPr>
          <w:lang w:val="en-US"/>
        </w:rPr>
        <w:t xml:space="preserve"> formulating </w:t>
      </w:r>
      <w:r w:rsidR="00364BEC" w:rsidRPr="0029011A">
        <w:rPr>
          <w:lang w:val="en-US"/>
        </w:rPr>
        <w:t xml:space="preserve">hypotheses testable through the use of </w:t>
      </w:r>
      <w:r w:rsidR="00E719B5">
        <w:rPr>
          <w:lang w:val="en-US"/>
        </w:rPr>
        <w:t xml:space="preserve">traditional </w:t>
      </w:r>
      <w:r w:rsidR="00364BEC" w:rsidRPr="0029011A">
        <w:rPr>
          <w:lang w:val="en-US"/>
        </w:rPr>
        <w:t>data</w:t>
      </w:r>
      <w:r w:rsidR="00E719B5">
        <w:rPr>
          <w:lang w:val="en-US"/>
        </w:rPr>
        <w:t xml:space="preserve"> sources</w:t>
      </w:r>
      <w:r w:rsidR="00365424" w:rsidRPr="0029011A">
        <w:rPr>
          <w:lang w:val="en-US"/>
        </w:rPr>
        <w:t xml:space="preserve">. </w:t>
      </w:r>
      <w:r w:rsidR="00E07DEA" w:rsidRPr="0029011A">
        <w:rPr>
          <w:lang w:val="en-US"/>
        </w:rPr>
        <w:t>Moreover</w:t>
      </w:r>
      <w:r w:rsidR="00365424" w:rsidRPr="0029011A">
        <w:rPr>
          <w:lang w:val="en-US"/>
        </w:rPr>
        <w:t xml:space="preserve">, agricultural science is </w:t>
      </w:r>
      <w:r w:rsidR="00E07DEA" w:rsidRPr="0029011A">
        <w:rPr>
          <w:lang w:val="en-US"/>
        </w:rPr>
        <w:t>an</w:t>
      </w:r>
      <w:r w:rsidR="00365424" w:rsidRPr="0029011A">
        <w:rPr>
          <w:lang w:val="en-US"/>
        </w:rPr>
        <w:t xml:space="preserve"> applied science, meaning many scientists interface with the users of their </w:t>
      </w:r>
      <w:r w:rsidR="00364BEC" w:rsidRPr="0029011A">
        <w:rPr>
          <w:lang w:val="en-US"/>
        </w:rPr>
        <w:t xml:space="preserve">work, rendering them </w:t>
      </w:r>
      <w:r w:rsidR="00365424" w:rsidRPr="0029011A">
        <w:rPr>
          <w:lang w:val="en-US"/>
        </w:rPr>
        <w:t xml:space="preserve">privy to unique situational insights that can provoke interesting queries related to power. By leveraging their scientific training, domain knowledge, and personal </w:t>
      </w:r>
      <w:r w:rsidR="00E07DEA" w:rsidRPr="0029011A">
        <w:rPr>
          <w:lang w:val="en-US"/>
        </w:rPr>
        <w:t>observations,</w:t>
      </w:r>
      <w:r w:rsidR="00365424" w:rsidRPr="0029011A">
        <w:rPr>
          <w:lang w:val="en-US"/>
        </w:rPr>
        <w:t xml:space="preserve"> agricultural scientists </w:t>
      </w:r>
      <w:r w:rsidR="00364BEC" w:rsidRPr="0029011A">
        <w:rPr>
          <w:lang w:val="en-US"/>
        </w:rPr>
        <w:t xml:space="preserve">have great potential to contribute to documentation of </w:t>
      </w:r>
      <w:r w:rsidR="00E719B5">
        <w:rPr>
          <w:lang w:val="en-US"/>
        </w:rPr>
        <w:t xml:space="preserve">issues in each of the four domains presented in Table </w:t>
      </w:r>
      <w:commentRangeStart w:id="257"/>
      <w:r w:rsidR="00E719B5">
        <w:rPr>
          <w:lang w:val="en-US"/>
        </w:rPr>
        <w:t>1</w:t>
      </w:r>
      <w:commentRangeEnd w:id="257"/>
      <w:r w:rsidR="00A43B55">
        <w:rPr>
          <w:rStyle w:val="CommentReference"/>
        </w:rPr>
        <w:commentReference w:id="257"/>
      </w:r>
      <w:r w:rsidR="00E719B5">
        <w:rPr>
          <w:lang w:val="en-US"/>
        </w:rPr>
        <w:t xml:space="preserve">. </w:t>
      </w:r>
    </w:p>
    <w:p w14:paraId="74FFB26C" w14:textId="77777777" w:rsidR="00216162" w:rsidRPr="0029011A" w:rsidRDefault="00216162" w:rsidP="00216162">
      <w:pPr>
        <w:rPr>
          <w:lang w:val="en-US"/>
        </w:rPr>
      </w:pPr>
    </w:p>
    <w:p w14:paraId="0A2362EB" w14:textId="165D6DCC" w:rsidR="00216162" w:rsidRDefault="00216162" w:rsidP="00935583">
      <w:pPr>
        <w:rPr>
          <w:lang w:val="en-US"/>
        </w:rPr>
      </w:pPr>
      <w:r w:rsidRPr="0029011A">
        <w:rPr>
          <w:lang w:val="en-US"/>
        </w:rPr>
        <w:t xml:space="preserve">A </w:t>
      </w:r>
      <w:r w:rsidR="005D0548" w:rsidRPr="0029011A">
        <w:rPr>
          <w:lang w:val="en-US"/>
        </w:rPr>
        <w:t xml:space="preserve">series of studies </w:t>
      </w:r>
      <w:r w:rsidRPr="0029011A">
        <w:rPr>
          <w:lang w:val="en-US"/>
        </w:rPr>
        <w:t>provide an example of</w:t>
      </w:r>
      <w:r w:rsidR="00935583" w:rsidRPr="0029011A">
        <w:rPr>
          <w:lang w:val="en-US"/>
        </w:rPr>
        <w:t xml:space="preserve"> creatively</w:t>
      </w:r>
      <w:r w:rsidRPr="0029011A">
        <w:rPr>
          <w:lang w:val="en-US"/>
        </w:rPr>
        <w:t xml:space="preserve"> using agricultural domain knowledge to </w:t>
      </w:r>
      <w:r w:rsidR="0066073B">
        <w:rPr>
          <w:lang w:val="en-US"/>
        </w:rPr>
        <w:t>challenge power dynamics surrounding underground pipeline installations</w:t>
      </w:r>
      <w:r w:rsidR="00856997" w:rsidRPr="0029011A">
        <w:rPr>
          <w:lang w:val="en-US"/>
        </w:rPr>
        <w:t xml:space="preserve"> (Brehm and </w:t>
      </w:r>
      <w:proofErr w:type="spellStart"/>
      <w:r w:rsidR="00856997" w:rsidRPr="0029011A">
        <w:rPr>
          <w:lang w:val="en-US"/>
        </w:rPr>
        <w:t>Culman</w:t>
      </w:r>
      <w:proofErr w:type="spellEnd"/>
      <w:r w:rsidR="00856997" w:rsidRPr="0029011A">
        <w:rPr>
          <w:lang w:val="en-US"/>
        </w:rPr>
        <w:t xml:space="preserve"> 2022a; Brehm and </w:t>
      </w:r>
      <w:proofErr w:type="spellStart"/>
      <w:r w:rsidR="00856997" w:rsidRPr="0029011A">
        <w:rPr>
          <w:lang w:val="en-US"/>
        </w:rPr>
        <w:t>Culman</w:t>
      </w:r>
      <w:proofErr w:type="spellEnd"/>
      <w:r w:rsidR="00856997" w:rsidRPr="0029011A">
        <w:rPr>
          <w:lang w:val="en-US"/>
        </w:rPr>
        <w:t xml:space="preserve"> 2022b</w:t>
      </w:r>
      <w:r w:rsidR="00E719B5">
        <w:rPr>
          <w:lang w:val="en-US"/>
        </w:rPr>
        <w:t>; Ebrahimi et al. 2022a; Ebrahimi et al. 2022b</w:t>
      </w:r>
      <w:r w:rsidR="00856997" w:rsidRPr="0029011A">
        <w:rPr>
          <w:lang w:val="en-US"/>
        </w:rPr>
        <w:t>)</w:t>
      </w:r>
      <w:r w:rsidRPr="0029011A">
        <w:rPr>
          <w:lang w:val="en-US"/>
        </w:rPr>
        <w:t xml:space="preserve">. </w:t>
      </w:r>
      <w:r w:rsidR="0066073B">
        <w:rPr>
          <w:lang w:val="en-US"/>
        </w:rPr>
        <w:t xml:space="preserve">By documenting significant soil degradation and crop yield losses </w:t>
      </w:r>
      <w:r w:rsidRPr="0029011A">
        <w:rPr>
          <w:lang w:val="en-US"/>
        </w:rPr>
        <w:t xml:space="preserve">following </w:t>
      </w:r>
      <w:r w:rsidR="00935583" w:rsidRPr="0029011A">
        <w:rPr>
          <w:lang w:val="en-US"/>
        </w:rPr>
        <w:t xml:space="preserve">pipeline company </w:t>
      </w:r>
      <w:r w:rsidRPr="0029011A">
        <w:rPr>
          <w:lang w:val="en-US"/>
        </w:rPr>
        <w:t>remediation efforts</w:t>
      </w:r>
      <w:r w:rsidR="005D0548" w:rsidRPr="0029011A">
        <w:rPr>
          <w:lang w:val="en-US"/>
        </w:rPr>
        <w:t>,</w:t>
      </w:r>
      <w:r w:rsidR="0066073B">
        <w:rPr>
          <w:lang w:val="en-US"/>
        </w:rPr>
        <w:t xml:space="preserve"> the research empowers landowners, farmers, and the public to object to proposed pipelines using scientifically-generated data. It also challenges the power of pipeline companies by shedding light on the true costs of their operation, and enables more informed decision-making regarding carbon capture, storage, and utilization efforts </w:t>
      </w:r>
      <w:r w:rsidR="005D0548" w:rsidRPr="0029011A">
        <w:rPr>
          <w:lang w:val="en-US"/>
        </w:rPr>
        <w:t xml:space="preserve">(Balaji and </w:t>
      </w:r>
      <w:proofErr w:type="spellStart"/>
      <w:r w:rsidR="005D0548" w:rsidRPr="0029011A">
        <w:rPr>
          <w:lang w:val="en-US"/>
        </w:rPr>
        <w:t>Rabiei</w:t>
      </w:r>
      <w:proofErr w:type="spellEnd"/>
      <w:r w:rsidR="005D0548" w:rsidRPr="0029011A">
        <w:rPr>
          <w:lang w:val="en-US"/>
        </w:rPr>
        <w:t xml:space="preserve"> 2022</w:t>
      </w:r>
      <w:r w:rsidR="00935583" w:rsidRPr="0029011A">
        <w:rPr>
          <w:lang w:val="en-US"/>
        </w:rPr>
        <w:t>;</w:t>
      </w:r>
      <w:r w:rsidR="00856997" w:rsidRPr="0029011A">
        <w:rPr>
          <w:lang w:val="en-US"/>
        </w:rPr>
        <w:t xml:space="preserve"> </w:t>
      </w:r>
      <w:hyperlink r:id="rId11" w:history="1">
        <w:r w:rsidR="0066073B" w:rsidRPr="00CD5066">
          <w:rPr>
            <w:rStyle w:val="Hyperlink"/>
            <w:lang w:val="en-US"/>
          </w:rPr>
          <w:t>https://arxiv.org/abs/2403.17162</w:t>
        </w:r>
      </w:hyperlink>
      <w:r w:rsidR="005D0548" w:rsidRPr="0029011A">
        <w:rPr>
          <w:lang w:val="en-US"/>
        </w:rPr>
        <w:t>)</w:t>
      </w:r>
      <w:r w:rsidR="00935583" w:rsidRPr="0029011A">
        <w:rPr>
          <w:lang w:val="en-US"/>
        </w:rPr>
        <w:t xml:space="preserve">. </w:t>
      </w:r>
    </w:p>
    <w:p w14:paraId="331FB407" w14:textId="77777777" w:rsidR="0066073B" w:rsidRPr="0029011A" w:rsidRDefault="0066073B" w:rsidP="00935583">
      <w:pPr>
        <w:rPr>
          <w:lang w:val="en-US"/>
        </w:rPr>
      </w:pPr>
    </w:p>
    <w:p w14:paraId="06B3E639" w14:textId="639BEF6F" w:rsidR="002C20E9" w:rsidRDefault="00935583" w:rsidP="002C20E9">
      <w:pPr>
        <w:rPr>
          <w:lang w:val="en-US"/>
        </w:rPr>
      </w:pPr>
      <w:r w:rsidRPr="0029011A">
        <w:rPr>
          <w:lang w:val="en-US"/>
        </w:rPr>
        <w:lastRenderedPageBreak/>
        <w:t>As a</w:t>
      </w:r>
      <w:r w:rsidR="00216162" w:rsidRPr="0029011A">
        <w:rPr>
          <w:lang w:val="en-US"/>
        </w:rPr>
        <w:t>nother</w:t>
      </w:r>
      <w:r w:rsidR="00015B5D" w:rsidRPr="0029011A">
        <w:rPr>
          <w:lang w:val="en-US"/>
        </w:rPr>
        <w:t xml:space="preserve"> example, i</w:t>
      </w:r>
      <w:r w:rsidR="00D5119E" w:rsidRPr="0029011A">
        <w:rPr>
          <w:lang w:val="en-US"/>
        </w:rPr>
        <w:t>n a literal interrogation of power researchers assessed the statistical power of university-run nitrogen rate trials</w:t>
      </w:r>
      <w:r w:rsidR="00750AC7">
        <w:rPr>
          <w:lang w:val="en-US"/>
        </w:rPr>
        <w:t>, exposing flaws in traditional experimental designs used to generate nitrogen recommendations</w:t>
      </w:r>
      <w:r w:rsidR="009E7155">
        <w:rPr>
          <w:lang w:val="en-US"/>
        </w:rPr>
        <w:t xml:space="preserve"> (Miguez and Poffenbarger 2022).</w:t>
      </w:r>
      <w:r w:rsidR="00750AC7">
        <w:rPr>
          <w:lang w:val="en-US"/>
        </w:rPr>
        <w:t xml:space="preserve"> This calls into question the appropriateness of the top-down, </w:t>
      </w:r>
      <w:r w:rsidR="002C20E9">
        <w:rPr>
          <w:lang w:val="en-US"/>
        </w:rPr>
        <w:t xml:space="preserve">siloed, and </w:t>
      </w:r>
      <w:r w:rsidR="00750AC7">
        <w:rPr>
          <w:lang w:val="en-US"/>
        </w:rPr>
        <w:t>opaque</w:t>
      </w:r>
      <w:r w:rsidR="002C20E9">
        <w:rPr>
          <w:lang w:val="en-US"/>
        </w:rPr>
        <w:t xml:space="preserve"> methods utilized by </w:t>
      </w:r>
      <w:r w:rsidR="00750AC7">
        <w:rPr>
          <w:lang w:val="en-US"/>
        </w:rPr>
        <w:t xml:space="preserve">universities </w:t>
      </w:r>
      <w:r w:rsidR="002C20E9">
        <w:rPr>
          <w:lang w:val="en-US"/>
        </w:rPr>
        <w:t xml:space="preserve">in producing these recommendations. This occurs against the backdrop of increasingly urgent conversations regarding the environmental degradation, compromised human health, and public costs born from over-application of nutrients on farmed land (CITE). Recognizing that stakeholders are increasingly demanding more transparency and accountability with regards to nutrient management, in 2022 the state of Iowa launched an ambitious effort </w:t>
      </w:r>
      <w:r w:rsidR="002C20E9" w:rsidRPr="0029011A">
        <w:rPr>
          <w:lang w:val="en-US"/>
        </w:rPr>
        <w:t xml:space="preserve">to democratize and support horizontal knowledge exchange when generating </w:t>
      </w:r>
      <w:r w:rsidR="002C20E9">
        <w:rPr>
          <w:lang w:val="en-US"/>
        </w:rPr>
        <w:t xml:space="preserve">nitrogen </w:t>
      </w:r>
      <w:r w:rsidR="002C20E9" w:rsidRPr="0029011A">
        <w:rPr>
          <w:lang w:val="en-US"/>
        </w:rPr>
        <w:t>recommendations</w:t>
      </w:r>
      <w:r w:rsidR="002C20E9">
        <w:rPr>
          <w:lang w:val="en-US"/>
        </w:rPr>
        <w:t xml:space="preserve"> (Iowa Nitrogen Initiative). As part of the initiative, farmers volunteer (see Reciprocity section) to </w:t>
      </w:r>
      <w:r w:rsidR="002C20E9" w:rsidRPr="0029011A">
        <w:rPr>
          <w:lang w:val="en-US"/>
        </w:rPr>
        <w:t>perform nitrogen rate trials in their own production contexts</w:t>
      </w:r>
      <w:r w:rsidR="002C20E9">
        <w:rPr>
          <w:lang w:val="en-US"/>
        </w:rPr>
        <w:t xml:space="preserve">, and the data is collectively pooled to drive </w:t>
      </w:r>
      <w:r w:rsidR="002C20E9" w:rsidRPr="0029011A">
        <w:rPr>
          <w:lang w:val="en-US"/>
        </w:rPr>
        <w:t xml:space="preserve">transparently calculated recommendations and </w:t>
      </w:r>
      <w:r w:rsidR="002C20E9">
        <w:rPr>
          <w:lang w:val="en-US"/>
        </w:rPr>
        <w:t xml:space="preserve">to </w:t>
      </w:r>
      <w:r w:rsidR="002C20E9" w:rsidRPr="0029011A">
        <w:rPr>
          <w:lang w:val="en-US"/>
        </w:rPr>
        <w:t xml:space="preserve">support public model development. Similarly, </w:t>
      </w:r>
      <w:r w:rsidR="002C20E9">
        <w:rPr>
          <w:lang w:val="en-US"/>
        </w:rPr>
        <w:t xml:space="preserve">in 2022 a grassroots farmer organization, </w:t>
      </w:r>
      <w:r w:rsidR="002C20E9" w:rsidRPr="0029011A">
        <w:rPr>
          <w:lang w:val="en-US"/>
        </w:rPr>
        <w:t>Practical Farmers of Iowa</w:t>
      </w:r>
      <w:r w:rsidR="002C20E9">
        <w:rPr>
          <w:lang w:val="en-US"/>
        </w:rPr>
        <w:t>,</w:t>
      </w:r>
      <w:r w:rsidR="002C20E9" w:rsidRPr="0029011A">
        <w:rPr>
          <w:lang w:val="en-US"/>
        </w:rPr>
        <w:t xml:space="preserve"> launched a regional program paying farmers to test nitrogen rates of their choice using replicated trials and sharing their</w:t>
      </w:r>
      <w:r w:rsidR="002C20E9">
        <w:rPr>
          <w:lang w:val="en-US"/>
        </w:rPr>
        <w:t xml:space="preserve"> individual and pooled</w:t>
      </w:r>
      <w:r w:rsidR="002C20E9" w:rsidRPr="0029011A">
        <w:rPr>
          <w:lang w:val="en-US"/>
        </w:rPr>
        <w:t xml:space="preserve"> results with the public (CITE).</w:t>
      </w:r>
      <w:r w:rsidR="002C20E9">
        <w:rPr>
          <w:lang w:val="en-US"/>
        </w:rPr>
        <w:t xml:space="preserve"> </w:t>
      </w:r>
    </w:p>
    <w:p w14:paraId="1F0A13C9" w14:textId="77777777" w:rsidR="00750AC7" w:rsidRDefault="00750AC7" w:rsidP="006C190F">
      <w:pPr>
        <w:rPr>
          <w:lang w:val="en-US"/>
        </w:rPr>
      </w:pPr>
    </w:p>
    <w:p w14:paraId="5450A633" w14:textId="3E3FB348" w:rsidR="00750AC7" w:rsidRDefault="00750AC7" w:rsidP="006C190F">
      <w:pPr>
        <w:rPr>
          <w:lang w:val="en-US"/>
        </w:rPr>
      </w:pPr>
      <w:r>
        <w:rPr>
          <w:lang w:val="en-US"/>
        </w:rPr>
        <w:t xml:space="preserve">These examples illustrate how </w:t>
      </w:r>
      <w:r w:rsidR="002C20E9">
        <w:rPr>
          <w:lang w:val="en-US"/>
        </w:rPr>
        <w:t xml:space="preserve">traditional, </w:t>
      </w:r>
      <w:r>
        <w:rPr>
          <w:lang w:val="en-US"/>
        </w:rPr>
        <w:t xml:space="preserve">technical agricultural research can </w:t>
      </w:r>
      <w:r w:rsidR="002C20E9">
        <w:rPr>
          <w:lang w:val="en-US"/>
        </w:rPr>
        <w:t xml:space="preserve">be used to </w:t>
      </w:r>
      <w:r>
        <w:rPr>
          <w:lang w:val="en-US"/>
        </w:rPr>
        <w:t>challenge established power structures</w:t>
      </w:r>
      <w:r w:rsidR="002C20E9">
        <w:rPr>
          <w:lang w:val="en-US"/>
        </w:rPr>
        <w:t>,</w:t>
      </w:r>
      <w:r>
        <w:rPr>
          <w:lang w:val="en-US"/>
        </w:rPr>
        <w:t xml:space="preserve"> in the first by empowering the public to contest environmental degradation from pipeline installations, and in the second to demand transparency and accountability in nutrient management research.  </w:t>
      </w:r>
    </w:p>
    <w:p w14:paraId="38E1CE1A" w14:textId="0E0668DD" w:rsidR="0019711C" w:rsidRDefault="0019711C" w:rsidP="0019711C">
      <w:pPr>
        <w:rPr>
          <w:lang w:val="en-US"/>
        </w:rPr>
      </w:pPr>
    </w:p>
    <w:p w14:paraId="4CF2DB32" w14:textId="7BC55510" w:rsidR="00C83D16" w:rsidRDefault="00C83D16" w:rsidP="00C83D16">
      <w:pPr>
        <w:pStyle w:val="Heading3"/>
        <w:rPr>
          <w:lang w:val="en-US"/>
        </w:rPr>
      </w:pPr>
      <w:r>
        <w:rPr>
          <w:lang w:val="en-US"/>
        </w:rPr>
        <w:t>Listening</w:t>
      </w:r>
      <w:r w:rsidR="00BE2EB1">
        <w:rPr>
          <w:lang w:val="en-US"/>
        </w:rPr>
        <w:t xml:space="preserve"> to and serving the margins</w:t>
      </w:r>
    </w:p>
    <w:p w14:paraId="443D6ED2" w14:textId="558C7E5C" w:rsidR="00A30660" w:rsidRDefault="0019711C" w:rsidP="00A30660">
      <w:pPr>
        <w:rPr>
          <w:lang w:val="en-US"/>
        </w:rPr>
      </w:pPr>
      <w:commentRangeStart w:id="258"/>
      <w:r>
        <w:rPr>
          <w:lang w:val="en-US"/>
        </w:rPr>
        <w:t xml:space="preserve">Conducting </w:t>
      </w:r>
      <w:r w:rsidR="00CB3E56">
        <w:rPr>
          <w:lang w:val="en-US"/>
        </w:rPr>
        <w:t xml:space="preserve">research </w:t>
      </w:r>
      <w:commentRangeEnd w:id="258"/>
      <w:r w:rsidR="00F109E1">
        <w:rPr>
          <w:rStyle w:val="CommentReference"/>
        </w:rPr>
        <w:commentReference w:id="258"/>
      </w:r>
      <w:r w:rsidR="001F5FFE">
        <w:rPr>
          <w:lang w:val="en-US"/>
        </w:rPr>
        <w:t xml:space="preserve">that is </w:t>
      </w:r>
      <w:r w:rsidR="00CB3E56">
        <w:rPr>
          <w:lang w:val="en-US"/>
        </w:rPr>
        <w:t xml:space="preserve">inspired by </w:t>
      </w:r>
      <w:r w:rsidR="002C20E9">
        <w:rPr>
          <w:lang w:val="en-US"/>
        </w:rPr>
        <w:t>and/</w:t>
      </w:r>
      <w:r w:rsidR="001F5FFE">
        <w:rPr>
          <w:lang w:val="en-US"/>
        </w:rPr>
        <w:t xml:space="preserve">or supportive of </w:t>
      </w:r>
      <w:r w:rsidR="00CB3E56">
        <w:rPr>
          <w:lang w:val="en-US"/>
        </w:rPr>
        <w:t>those who have been</w:t>
      </w:r>
      <w:ins w:id="259" w:author="ancarter" w:date="2024-05-21T10:45:00Z">
        <w:r w:rsidR="0030150D">
          <w:rPr>
            <w:lang w:val="en-US"/>
          </w:rPr>
          <w:t xml:space="preserve"> institutionally excluded</w:t>
        </w:r>
      </w:ins>
      <w:ins w:id="260" w:author="ancarter" w:date="2024-05-22T20:16:00Z">
        <w:r w:rsidR="00CB3E56">
          <w:rPr>
            <w:lang w:val="en-US"/>
          </w:rPr>
          <w:t xml:space="preserve"> </w:t>
        </w:r>
      </w:ins>
      <w:del w:id="261" w:author="ancarter" w:date="2024-05-21T10:45:00Z">
        <w:r w:rsidR="00CB3E56" w:rsidDel="0030150D">
          <w:rPr>
            <w:lang w:val="en-US"/>
          </w:rPr>
          <w:delText>marginalized</w:delText>
        </w:r>
        <w:r w:rsidR="001F5FFE" w:rsidDel="0030150D">
          <w:rPr>
            <w:lang w:val="en-US"/>
          </w:rPr>
          <w:delText xml:space="preserve"> or subjected to minority status </w:delText>
        </w:r>
      </w:del>
      <w:r w:rsidR="001F5FFE">
        <w:rPr>
          <w:lang w:val="en-US"/>
        </w:rPr>
        <w:t xml:space="preserve">within </w:t>
      </w:r>
      <w:r w:rsidR="00CB3E56">
        <w:rPr>
          <w:lang w:val="en-US"/>
        </w:rPr>
        <w:t>dominant systems</w:t>
      </w:r>
      <w:r w:rsidRPr="0019711C">
        <w:rPr>
          <w:lang w:val="en-US"/>
        </w:rPr>
        <w:t xml:space="preserve"> </w:t>
      </w:r>
      <w:r>
        <w:rPr>
          <w:lang w:val="en-US"/>
        </w:rPr>
        <w:t>is an</w:t>
      </w:r>
      <w:r w:rsidR="002C20E9">
        <w:rPr>
          <w:lang w:val="en-US"/>
        </w:rPr>
        <w:t>other</w:t>
      </w:r>
      <w:r>
        <w:rPr>
          <w:lang w:val="en-US"/>
        </w:rPr>
        <w:t xml:space="preserve"> effective means for </w:t>
      </w:r>
      <w:r w:rsidR="002C20E9">
        <w:rPr>
          <w:lang w:val="en-US"/>
        </w:rPr>
        <w:t xml:space="preserve">agricultural scientists to </w:t>
      </w:r>
      <w:r>
        <w:rPr>
          <w:lang w:val="en-US"/>
        </w:rPr>
        <w:t>challeng</w:t>
      </w:r>
      <w:r w:rsidR="002C20E9">
        <w:rPr>
          <w:lang w:val="en-US"/>
        </w:rPr>
        <w:t>e</w:t>
      </w:r>
      <w:r>
        <w:rPr>
          <w:lang w:val="en-US"/>
        </w:rPr>
        <w:t xml:space="preserve"> entrenched power structures</w:t>
      </w:r>
      <w:r w:rsidR="00CB3E56">
        <w:rPr>
          <w:lang w:val="en-US"/>
        </w:rPr>
        <w:t xml:space="preserve">. </w:t>
      </w:r>
      <w:r w:rsidR="004A02F2">
        <w:rPr>
          <w:lang w:val="en-US"/>
        </w:rPr>
        <w:t xml:space="preserve">Marginalization in agriculture can manifest through multiple avenues. </w:t>
      </w:r>
      <w:r w:rsidR="00CF0BBF">
        <w:rPr>
          <w:lang w:val="en-US"/>
        </w:rPr>
        <w:t>Individual c</w:t>
      </w:r>
      <w:r w:rsidR="004A02F2">
        <w:rPr>
          <w:lang w:val="en-US"/>
        </w:rPr>
        <w:t xml:space="preserve">haracteristics such as gender, race, ethnicity, </w:t>
      </w:r>
      <w:r w:rsidR="00CF0BBF">
        <w:rPr>
          <w:lang w:val="en-US"/>
        </w:rPr>
        <w:t xml:space="preserve">age, </w:t>
      </w:r>
      <w:r w:rsidR="004A02F2">
        <w:rPr>
          <w:lang w:val="en-US"/>
        </w:rPr>
        <w:t xml:space="preserve">language, </w:t>
      </w:r>
      <w:del w:id="262" w:author="ancarter" w:date="2024-05-21T10:45:00Z">
        <w:r w:rsidR="00CF0BBF" w:rsidDel="0030150D">
          <w:rPr>
            <w:lang w:val="en-US"/>
          </w:rPr>
          <w:delText>sexual preferences</w:delText>
        </w:r>
      </w:del>
      <w:ins w:id="263" w:author="ancarter" w:date="2024-05-21T10:45:00Z">
        <w:r w:rsidR="0030150D">
          <w:rPr>
            <w:lang w:val="en-US"/>
          </w:rPr>
          <w:t>sexuality</w:t>
        </w:r>
      </w:ins>
      <w:r w:rsidR="00CF0BBF">
        <w:rPr>
          <w:lang w:val="en-US"/>
        </w:rPr>
        <w:t xml:space="preserve">, </w:t>
      </w:r>
      <w:r w:rsidR="00FA6610">
        <w:rPr>
          <w:lang w:val="en-US"/>
        </w:rPr>
        <w:t>formal education level</w:t>
      </w:r>
      <w:r w:rsidR="006D6BA1">
        <w:rPr>
          <w:lang w:val="en-US"/>
        </w:rPr>
        <w:t>, technology use</w:t>
      </w:r>
      <w:ins w:id="264" w:author="ancarter" w:date="2024-05-21T10:45:00Z">
        <w:r w:rsidR="0030150D">
          <w:rPr>
            <w:lang w:val="en-US"/>
          </w:rPr>
          <w:t>,</w:t>
        </w:r>
      </w:ins>
      <w:r w:rsidR="00FA6610">
        <w:rPr>
          <w:lang w:val="en-US"/>
        </w:rPr>
        <w:t xml:space="preserve"> </w:t>
      </w:r>
      <w:r w:rsidR="004A02F2">
        <w:rPr>
          <w:lang w:val="en-US"/>
        </w:rPr>
        <w:t>and socioeconomic status can lead to systemic and/or cultural exclusion</w:t>
      </w:r>
      <w:r w:rsidR="00FA6610">
        <w:rPr>
          <w:lang w:val="en-US"/>
        </w:rPr>
        <w:t xml:space="preserve"> that </w:t>
      </w:r>
      <w:del w:id="265" w:author="ancarter" w:date="2024-05-21T10:45:00Z">
        <w:r w:rsidR="00FA6610" w:rsidDel="0030150D">
          <w:rPr>
            <w:lang w:val="en-US"/>
          </w:rPr>
          <w:delText>can translate to</w:delText>
        </w:r>
      </w:del>
      <w:ins w:id="266" w:author="ancarter" w:date="2024-05-21T10:45:00Z">
        <w:r w:rsidR="0030150D">
          <w:rPr>
            <w:lang w:val="en-US"/>
          </w:rPr>
          <w:t>then translates to</w:t>
        </w:r>
      </w:ins>
      <w:r w:rsidR="00FA6610">
        <w:rPr>
          <w:lang w:val="en-US"/>
        </w:rPr>
        <w:t xml:space="preserve"> exclusion from agricultural research activities</w:t>
      </w:r>
      <w:r w:rsidR="00205B7A">
        <w:rPr>
          <w:lang w:val="en-US"/>
        </w:rPr>
        <w:t xml:space="preserve"> (</w:t>
      </w:r>
      <w:r w:rsidR="002B0BB2">
        <w:rPr>
          <w:lang w:val="en-US"/>
        </w:rPr>
        <w:t xml:space="preserve">Leslie et al. 2019; </w:t>
      </w:r>
      <w:r w:rsidR="00205B7A">
        <w:rPr>
          <w:lang w:val="en-US"/>
        </w:rPr>
        <w:t>C</w:t>
      </w:r>
      <w:r w:rsidR="00FA6610">
        <w:rPr>
          <w:lang w:val="en-US"/>
        </w:rPr>
        <w:t xml:space="preserve">arter 2019; </w:t>
      </w:r>
      <w:del w:id="267" w:author="ancarter" w:date="2024-05-22T20:16:00Z">
        <w:r w:rsidR="006D6BA1">
          <w:rPr>
            <w:lang w:val="en-US"/>
          </w:rPr>
          <w:delText>Pilgerum</w:delText>
        </w:r>
      </w:del>
      <w:proofErr w:type="spellStart"/>
      <w:ins w:id="268" w:author="ancarter" w:date="2024-05-22T20:16:00Z">
        <w:r w:rsidR="006D6BA1">
          <w:rPr>
            <w:lang w:val="en-US"/>
          </w:rPr>
          <w:t>Pilger</w:t>
        </w:r>
      </w:ins>
      <w:ins w:id="269" w:author="ancarter" w:date="2024-05-10T10:45:00Z">
        <w:r w:rsidR="00F035CD">
          <w:rPr>
            <w:lang w:val="en-US"/>
          </w:rPr>
          <w:t>a</w:t>
        </w:r>
      </w:ins>
      <w:del w:id="270" w:author="ancarter" w:date="2024-05-10T10:45:00Z">
        <w:r w:rsidR="006D6BA1" w:rsidDel="00F035CD">
          <w:rPr>
            <w:lang w:val="en-US"/>
          </w:rPr>
          <w:delText>u</w:delText>
        </w:r>
      </w:del>
      <w:ins w:id="271" w:author="ancarter" w:date="2024-05-22T20:16:00Z">
        <w:r w:rsidR="006D6BA1">
          <w:rPr>
            <w:lang w:val="en-US"/>
          </w:rPr>
          <w:t>m</w:t>
        </w:r>
      </w:ins>
      <w:proofErr w:type="spellEnd"/>
      <w:r w:rsidR="006D6BA1">
        <w:rPr>
          <w:lang w:val="en-US"/>
        </w:rPr>
        <w:t xml:space="preserve"> et al. 2022; </w:t>
      </w:r>
      <w:proofErr w:type="spellStart"/>
      <w:r w:rsidR="00FA6610">
        <w:rPr>
          <w:lang w:val="en-US"/>
        </w:rPr>
        <w:t>Pfammatter</w:t>
      </w:r>
      <w:proofErr w:type="spellEnd"/>
      <w:r w:rsidR="00FA6610">
        <w:rPr>
          <w:lang w:val="en-US"/>
        </w:rPr>
        <w:t xml:space="preserve"> and </w:t>
      </w:r>
      <w:commentRangeStart w:id="272"/>
      <w:proofErr w:type="spellStart"/>
      <w:r w:rsidR="00FA6610">
        <w:rPr>
          <w:lang w:val="en-US"/>
        </w:rPr>
        <w:t>Jorgenden</w:t>
      </w:r>
      <w:commentRangeEnd w:id="272"/>
      <w:proofErr w:type="spellEnd"/>
      <w:r w:rsidR="00F035CD">
        <w:rPr>
          <w:rStyle w:val="CommentReference"/>
        </w:rPr>
        <w:commentReference w:id="272"/>
      </w:r>
      <w:r w:rsidR="00FA6610">
        <w:rPr>
          <w:lang w:val="en-US"/>
        </w:rPr>
        <w:t xml:space="preserve"> 2023; </w:t>
      </w:r>
      <w:r w:rsidR="006D6BA1">
        <w:rPr>
          <w:lang w:val="en-US"/>
        </w:rPr>
        <w:t>Shih and Fan 2009</w:t>
      </w:r>
      <w:r w:rsidR="00205B7A">
        <w:rPr>
          <w:lang w:val="en-US"/>
        </w:rPr>
        <w:t xml:space="preserve">). Additionally, farm-level features such as </w:t>
      </w:r>
      <w:r w:rsidR="004A02F2">
        <w:rPr>
          <w:lang w:val="en-US"/>
        </w:rPr>
        <w:t xml:space="preserve">the production system, </w:t>
      </w:r>
      <w:r w:rsidR="00205B7A">
        <w:rPr>
          <w:lang w:val="en-US"/>
        </w:rPr>
        <w:t>the degree of farm mechanization, farm location, farm</w:t>
      </w:r>
      <w:r w:rsidR="004A02F2">
        <w:rPr>
          <w:lang w:val="en-US"/>
        </w:rPr>
        <w:t xml:space="preserve"> size, the market</w:t>
      </w:r>
      <w:r w:rsidR="00205B7A">
        <w:rPr>
          <w:lang w:val="en-US"/>
        </w:rPr>
        <w:t xml:space="preserve"> channels utilized,</w:t>
      </w:r>
      <w:r w:rsidR="004A02F2">
        <w:rPr>
          <w:lang w:val="en-US"/>
        </w:rPr>
        <w:t xml:space="preserve"> </w:t>
      </w:r>
      <w:r w:rsidR="00CF0BBF">
        <w:rPr>
          <w:lang w:val="en-US"/>
        </w:rPr>
        <w:t xml:space="preserve">and even </w:t>
      </w:r>
      <w:r w:rsidR="00205B7A">
        <w:rPr>
          <w:lang w:val="en-US"/>
        </w:rPr>
        <w:t>the</w:t>
      </w:r>
      <w:r w:rsidR="00CF0BBF">
        <w:rPr>
          <w:lang w:val="en-US"/>
        </w:rPr>
        <w:t xml:space="preserve"> long-term ambitions </w:t>
      </w:r>
      <w:r w:rsidR="00205B7A">
        <w:rPr>
          <w:lang w:val="en-US"/>
        </w:rPr>
        <w:t xml:space="preserve">for the farm </w:t>
      </w:r>
      <w:r w:rsidR="00CF0BBF">
        <w:rPr>
          <w:lang w:val="en-US"/>
        </w:rPr>
        <w:t xml:space="preserve">can </w:t>
      </w:r>
      <w:r w:rsidR="006C190F">
        <w:rPr>
          <w:lang w:val="en-US"/>
        </w:rPr>
        <w:t xml:space="preserve">render their needs less important in </w:t>
      </w:r>
      <w:r w:rsidR="009E5B92">
        <w:rPr>
          <w:lang w:val="en-US"/>
        </w:rPr>
        <w:t>the eyes of agricultural scientists</w:t>
      </w:r>
      <w:r w:rsidR="00FA6610">
        <w:rPr>
          <w:lang w:val="en-US"/>
        </w:rPr>
        <w:t xml:space="preserve"> </w:t>
      </w:r>
      <w:r w:rsidR="00205B7A">
        <w:rPr>
          <w:lang w:val="en-US"/>
        </w:rPr>
        <w:t>(</w:t>
      </w:r>
      <w:r w:rsidR="009E5B92">
        <w:rPr>
          <w:lang w:val="en-US"/>
        </w:rPr>
        <w:t xml:space="preserve">Wheeler 2008; </w:t>
      </w:r>
      <w:r w:rsidR="00AF4925">
        <w:rPr>
          <w:lang w:val="en-US"/>
        </w:rPr>
        <w:t>Belshaw 1979;</w:t>
      </w:r>
      <w:r w:rsidR="00205B7A">
        <w:rPr>
          <w:lang w:val="en-US"/>
        </w:rPr>
        <w:t>)</w:t>
      </w:r>
      <w:r w:rsidR="00CF0BBF">
        <w:rPr>
          <w:lang w:val="en-US"/>
        </w:rPr>
        <w:t>.</w:t>
      </w:r>
      <w:ins w:id="273" w:author="ancarter" w:date="2024-05-21T10:48:00Z">
        <w:r w:rsidR="0030150D">
          <w:rPr>
            <w:lang w:val="en-US"/>
          </w:rPr>
          <w:t xml:space="preserve"> This represents an issue not only for a more equitable agricultural system, but also for science</w:t>
        </w:r>
      </w:ins>
      <w:ins w:id="274" w:author="ancarter" w:date="2024-05-21T10:49:00Z">
        <w:r w:rsidR="0030150D">
          <w:rPr>
            <w:lang w:val="en-US"/>
          </w:rPr>
          <w:t>: marginalization often compels innovation, and listening to and serving the margins can provide needed knowledge that benefits all.</w:t>
        </w:r>
      </w:ins>
      <w:ins w:id="275" w:author="ancarter" w:date="2024-05-21T10:48:00Z">
        <w:r w:rsidR="0030150D">
          <w:rPr>
            <w:lang w:val="en-US"/>
          </w:rPr>
          <w:t xml:space="preserve"> </w:t>
        </w:r>
      </w:ins>
      <w:ins w:id="276" w:author="ancarter" w:date="2024-05-22T20:16:00Z">
        <w:r w:rsidR="00CF0BBF">
          <w:rPr>
            <w:lang w:val="en-US"/>
          </w:rPr>
          <w:t xml:space="preserve"> </w:t>
        </w:r>
      </w:ins>
      <w:commentRangeStart w:id="277"/>
      <w:r w:rsidR="006C190F">
        <w:rPr>
          <w:lang w:val="en-US"/>
        </w:rPr>
        <w:t xml:space="preserve">This represents </w:t>
      </w:r>
      <w:r w:rsidR="005672A8">
        <w:rPr>
          <w:lang w:val="en-US"/>
        </w:rPr>
        <w:t>an i</w:t>
      </w:r>
      <w:r w:rsidR="006C190F">
        <w:rPr>
          <w:lang w:val="en-US"/>
        </w:rPr>
        <w:t xml:space="preserve">ssue </w:t>
      </w:r>
      <w:r w:rsidR="005672A8">
        <w:rPr>
          <w:lang w:val="en-US"/>
        </w:rPr>
        <w:t xml:space="preserve">not only </w:t>
      </w:r>
      <w:r w:rsidR="006C190F">
        <w:rPr>
          <w:lang w:val="en-US"/>
        </w:rPr>
        <w:t xml:space="preserve">for redistribution of power in agriculture, but also </w:t>
      </w:r>
      <w:r w:rsidR="005672A8">
        <w:rPr>
          <w:lang w:val="en-US"/>
        </w:rPr>
        <w:t>for science: marginalization often compels innovation</w:t>
      </w:r>
      <w:r w:rsidR="003E304E">
        <w:rPr>
          <w:lang w:val="en-US"/>
        </w:rPr>
        <w:t xml:space="preserve">, and listening to and serving the margins can </w:t>
      </w:r>
      <w:r w:rsidR="00650D5D">
        <w:rPr>
          <w:lang w:val="en-US"/>
        </w:rPr>
        <w:t>provide a wealth of ideas</w:t>
      </w:r>
      <w:commentRangeEnd w:id="277"/>
      <w:r w:rsidR="0030150D">
        <w:rPr>
          <w:rStyle w:val="CommentReference"/>
        </w:rPr>
        <w:commentReference w:id="277"/>
      </w:r>
      <w:r w:rsidR="00650D5D">
        <w:rPr>
          <w:lang w:val="en-US"/>
        </w:rPr>
        <w:t xml:space="preserve">. </w:t>
      </w:r>
      <w:r w:rsidR="00390894">
        <w:rPr>
          <w:lang w:val="en-US"/>
        </w:rPr>
        <w:t xml:space="preserve">In the Midwest, one of the most scientifically impactful long-term diversification experiments was inspired by an Iowan farmer’s low-input system </w:t>
      </w:r>
      <w:commentRangeStart w:id="278"/>
      <w:r w:rsidR="00390894">
        <w:rPr>
          <w:lang w:val="en-US"/>
        </w:rPr>
        <w:t>(Davis et al 2012).</w:t>
      </w:r>
      <w:r w:rsidR="003E304E">
        <w:rPr>
          <w:lang w:val="en-US"/>
        </w:rPr>
        <w:t xml:space="preserve"> </w:t>
      </w:r>
      <w:commentRangeEnd w:id="278"/>
      <w:r w:rsidR="000311E4">
        <w:rPr>
          <w:rStyle w:val="CommentReference"/>
        </w:rPr>
        <w:commentReference w:id="278"/>
      </w:r>
    </w:p>
    <w:p w14:paraId="0C958503" w14:textId="77777777" w:rsidR="00A30660" w:rsidDel="00457403" w:rsidRDefault="00A30660" w:rsidP="00A30660">
      <w:pPr>
        <w:rPr>
          <w:del w:id="279" w:author="ancarter" w:date="2024-05-21T10:49:00Z"/>
          <w:lang w:val="en-US"/>
        </w:rPr>
      </w:pPr>
    </w:p>
    <w:p w14:paraId="300BBFBD" w14:textId="77777777" w:rsidR="00787942" w:rsidRDefault="00787942" w:rsidP="00A30660">
      <w:pPr>
        <w:rPr>
          <w:lang w:val="en-US"/>
        </w:rPr>
      </w:pPr>
    </w:p>
    <w:p w14:paraId="181CD4B9" w14:textId="4891FB48" w:rsidR="00A30660" w:rsidRDefault="00457403" w:rsidP="00A30660">
      <w:pPr>
        <w:rPr>
          <w:lang w:val="en-US"/>
        </w:rPr>
      </w:pPr>
      <w:ins w:id="280" w:author="ancarter" w:date="2024-05-21T10:50:00Z">
        <w:r>
          <w:rPr>
            <w:lang w:val="en-US"/>
          </w:rPr>
          <w:t xml:space="preserve">In the US, women </w:t>
        </w:r>
      </w:ins>
      <w:del w:id="281" w:author="ancarter" w:date="2024-05-21T10:50:00Z">
        <w:r w:rsidR="00A30660" w:rsidDel="00457403">
          <w:rPr>
            <w:lang w:val="en-US"/>
          </w:rPr>
          <w:delText xml:space="preserve">Women </w:delText>
        </w:r>
      </w:del>
      <w:ins w:id="282" w:author="ancarter" w:date="2024-05-22T20:16:00Z">
        <w:r w:rsidR="00A30660">
          <w:rPr>
            <w:lang w:val="en-US"/>
          </w:rPr>
          <w:t>own</w:t>
        </w:r>
      </w:ins>
      <w:ins w:id="283" w:author="ancarter" w:date="2024-05-21T10:50:00Z">
        <w:r>
          <w:rPr>
            <w:lang w:val="en-US"/>
          </w:rPr>
          <w:t xml:space="preserve"> or co-own</w:t>
        </w:r>
      </w:ins>
      <w:r w:rsidR="00A30660">
        <w:rPr>
          <w:lang w:val="en-US"/>
        </w:rPr>
        <w:t xml:space="preserve"> almost half of the farmland</w:t>
      </w:r>
      <w:del w:id="284" w:author="ancarter" w:date="2024-05-21T10:50:00Z">
        <w:r w:rsidR="00A30660" w:rsidDel="00457403">
          <w:rPr>
            <w:lang w:val="en-US"/>
          </w:rPr>
          <w:delText xml:space="preserve"> in Iowa</w:delText>
        </w:r>
      </w:del>
      <w:r w:rsidR="00A30660">
        <w:rPr>
          <w:lang w:val="en-US"/>
        </w:rPr>
        <w:t xml:space="preserve">, yet they have been largely ignored by researchers regarding conservation </w:t>
      </w:r>
      <w:commentRangeStart w:id="285"/>
      <w:r w:rsidR="00A30660">
        <w:rPr>
          <w:lang w:val="en-US"/>
        </w:rPr>
        <w:t>decision</w:t>
      </w:r>
      <w:commentRangeEnd w:id="285"/>
      <w:r w:rsidR="00F035CD">
        <w:rPr>
          <w:rStyle w:val="CommentReference"/>
        </w:rPr>
        <w:commentReference w:id="285"/>
      </w:r>
      <w:r w:rsidR="00A30660">
        <w:rPr>
          <w:lang w:val="en-US"/>
        </w:rPr>
        <w:t>-making</w:t>
      </w:r>
      <w:ins w:id="286" w:author="ancarter" w:date="2024-05-21T10:51:00Z">
        <w:r>
          <w:rPr>
            <w:lang w:val="en-US"/>
          </w:rPr>
          <w:t xml:space="preserve">, limiting needed actions to address such pressing </w:t>
        </w:r>
      </w:ins>
      <w:ins w:id="287" w:author="ancarter" w:date="2024-05-21T10:52:00Z">
        <w:r>
          <w:rPr>
            <w:lang w:val="en-US"/>
          </w:rPr>
          <w:t>public issues as agricultural</w:t>
        </w:r>
      </w:ins>
      <w:ins w:id="288" w:author="ancarter" w:date="2024-05-21T10:51:00Z">
        <w:r>
          <w:rPr>
            <w:lang w:val="en-US"/>
          </w:rPr>
          <w:t xml:space="preserve"> water pollution and soil erosion</w:t>
        </w:r>
      </w:ins>
      <w:r w:rsidR="00A30660">
        <w:rPr>
          <w:lang w:val="en-US"/>
        </w:rPr>
        <w:t xml:space="preserve"> (Carter 2019)</w:t>
      </w:r>
      <w:r w:rsidR="00787942">
        <w:rPr>
          <w:lang w:val="en-US"/>
        </w:rPr>
        <w:t xml:space="preserve">. Recent research </w:t>
      </w:r>
      <w:del w:id="289" w:author="ancarter" w:date="2024-05-21T10:53:00Z">
        <w:r w:rsidR="00787942" w:rsidDel="00457403">
          <w:rPr>
            <w:lang w:val="en-US"/>
          </w:rPr>
          <w:delText>has shown there are</w:delText>
        </w:r>
      </w:del>
      <w:ins w:id="290" w:author="ancarter" w:date="2024-05-21T10:53:00Z">
        <w:r>
          <w:rPr>
            <w:lang w:val="en-US"/>
          </w:rPr>
          <w:t>identifies</w:t>
        </w:r>
      </w:ins>
      <w:r w:rsidR="00787942">
        <w:rPr>
          <w:lang w:val="en-US"/>
        </w:rPr>
        <w:t xml:space="preserve"> significant opportunities for improving agricultural outcomes through</w:t>
      </w:r>
      <w:ins w:id="291" w:author="ancarter" w:date="2024-05-21T10:53:00Z">
        <w:r>
          <w:rPr>
            <w:lang w:val="en-US"/>
          </w:rPr>
          <w:t xml:space="preserve"> improved outreach to women landowners</w:t>
        </w:r>
      </w:ins>
      <w:ins w:id="292" w:author="ancarter" w:date="2024-05-21T10:55:00Z">
        <w:r>
          <w:rPr>
            <w:lang w:val="en-US"/>
          </w:rPr>
          <w:t xml:space="preserve"> and understanding the importance of peer-to-peer learning among institutionally excluded groups</w:t>
        </w:r>
      </w:ins>
      <w:ins w:id="293" w:author="ancarter" w:date="2024-05-21T10:53:00Z">
        <w:r>
          <w:rPr>
            <w:lang w:val="en-US"/>
          </w:rPr>
          <w:t xml:space="preserve"> (</w:t>
        </w:r>
      </w:ins>
      <w:ins w:id="294" w:author="ancarter" w:date="2024-05-21T10:56:00Z">
        <w:r>
          <w:rPr>
            <w:lang w:val="en-US"/>
          </w:rPr>
          <w:t xml:space="preserve">Wells and Eells 2011; </w:t>
        </w:r>
      </w:ins>
      <w:del w:id="295" w:author="ancarter" w:date="2024-05-21T10:56:00Z">
        <w:r w:rsidR="00787942" w:rsidDel="00457403">
          <w:rPr>
            <w:lang w:val="en-US"/>
          </w:rPr>
          <w:delText xml:space="preserve"> understanding women’s experiences </w:delText>
        </w:r>
        <w:commentRangeStart w:id="296"/>
        <w:r w:rsidR="00787942" w:rsidDel="00457403">
          <w:rPr>
            <w:lang w:val="en-US"/>
          </w:rPr>
          <w:delText>(</w:delText>
        </w:r>
      </w:del>
      <w:r w:rsidR="00787942">
        <w:rPr>
          <w:lang w:val="en-US"/>
        </w:rPr>
        <w:t xml:space="preserve">Mahajan 2019; </w:t>
      </w:r>
      <w:proofErr w:type="spellStart"/>
      <w:r w:rsidR="00787942">
        <w:rPr>
          <w:lang w:val="en-US"/>
        </w:rPr>
        <w:t>Diiro</w:t>
      </w:r>
      <w:proofErr w:type="spellEnd"/>
      <w:r w:rsidR="00787942">
        <w:rPr>
          <w:lang w:val="en-US"/>
        </w:rPr>
        <w:t xml:space="preserve"> et al. 2018; </w:t>
      </w:r>
      <w:commentRangeStart w:id="297"/>
      <w:r w:rsidR="00787942">
        <w:rPr>
          <w:lang w:val="en-US"/>
        </w:rPr>
        <w:t>Zhang</w:t>
      </w:r>
      <w:commentRangeEnd w:id="297"/>
      <w:r>
        <w:rPr>
          <w:rStyle w:val="CommentReference"/>
        </w:rPr>
        <w:commentReference w:id="297"/>
      </w:r>
      <w:r w:rsidR="00787942">
        <w:rPr>
          <w:lang w:val="en-US"/>
        </w:rPr>
        <w:t xml:space="preserve"> et al. 2021). </w:t>
      </w:r>
      <w:commentRangeEnd w:id="296"/>
      <w:r w:rsidR="000311E4">
        <w:rPr>
          <w:rStyle w:val="CommentReference"/>
        </w:rPr>
        <w:commentReference w:id="296"/>
      </w:r>
    </w:p>
    <w:p w14:paraId="2BCF23FE" w14:textId="2355EB9B" w:rsidR="00787942" w:rsidRDefault="00787942" w:rsidP="00A30660">
      <w:pPr>
        <w:rPr>
          <w:lang w:val="en-US"/>
        </w:rPr>
      </w:pPr>
      <w:r>
        <w:rPr>
          <w:lang w:val="en-US"/>
        </w:rPr>
        <w:lastRenderedPageBreak/>
        <w:t xml:space="preserve">&lt;&lt;Stefan maybe you can say something about PFI’s Latino Engagement program, if that has had any </w:t>
      </w:r>
      <w:commentRangeStart w:id="298"/>
      <w:r>
        <w:rPr>
          <w:lang w:val="en-US"/>
        </w:rPr>
        <w:t>benefits you could mention&gt;&gt;</w:t>
      </w:r>
      <w:commentRangeEnd w:id="298"/>
      <w:r w:rsidR="00A02CE8">
        <w:rPr>
          <w:rStyle w:val="CommentReference"/>
        </w:rPr>
        <w:commentReference w:id="298"/>
      </w:r>
    </w:p>
    <w:p w14:paraId="03B761AC" w14:textId="1F9F5F60" w:rsidR="00390894" w:rsidRDefault="00390894" w:rsidP="00390894">
      <w:pPr>
        <w:rPr>
          <w:lang w:val="en-US"/>
        </w:rPr>
      </w:pPr>
    </w:p>
    <w:p w14:paraId="1824F927" w14:textId="77777777" w:rsidR="00A30660" w:rsidRDefault="00A30660" w:rsidP="00390894">
      <w:pPr>
        <w:rPr>
          <w:lang w:val="en-US"/>
        </w:rPr>
      </w:pPr>
    </w:p>
    <w:p w14:paraId="3BD60F4B" w14:textId="77777777" w:rsidR="00A30660" w:rsidRDefault="00A30660" w:rsidP="00390894">
      <w:pPr>
        <w:rPr>
          <w:lang w:val="en-US"/>
        </w:rPr>
      </w:pPr>
    </w:p>
    <w:p w14:paraId="1E41C365" w14:textId="62C5AF23" w:rsidR="0027177D" w:rsidRDefault="0027177D" w:rsidP="0027177D">
      <w:pPr>
        <w:rPr>
          <w:lang w:val="en-US"/>
        </w:rPr>
      </w:pPr>
      <w:r>
        <w:rPr>
          <w:lang w:val="en-US"/>
        </w:rPr>
        <w:t>Serving the margins is a way for agricultural researchers to leverage their privilege to help build legitimacy within the margins</w:t>
      </w:r>
      <w:ins w:id="299" w:author="ancarter" w:date="2024-05-21T10:57:00Z">
        <w:r w:rsidR="00457403">
          <w:rPr>
            <w:lang w:val="en-US"/>
          </w:rPr>
          <w:t xml:space="preserve"> and shift power</w:t>
        </w:r>
      </w:ins>
      <w:ins w:id="300" w:author="ancarter" w:date="2024-05-22T20:16:00Z">
        <w:r>
          <w:rPr>
            <w:lang w:val="en-US"/>
          </w:rPr>
          <w:t xml:space="preserve"> </w:t>
        </w:r>
      </w:ins>
      <w:r>
        <w:rPr>
          <w:lang w:val="en-US"/>
        </w:rPr>
        <w:t>(</w:t>
      </w:r>
      <w:commentRangeStart w:id="301"/>
      <w:r>
        <w:rPr>
          <w:lang w:val="en-US"/>
        </w:rPr>
        <w:t>de Wit and Alastair I think</w:t>
      </w:r>
      <w:commentRangeEnd w:id="301"/>
      <w:r w:rsidR="000311E4">
        <w:rPr>
          <w:rStyle w:val="CommentReference"/>
        </w:rPr>
        <w:commentReference w:id="301"/>
      </w:r>
      <w:r>
        <w:rPr>
          <w:lang w:val="en-US"/>
        </w:rPr>
        <w:t>)</w:t>
      </w:r>
    </w:p>
    <w:p w14:paraId="65761401" w14:textId="77777777" w:rsidR="00650D5D" w:rsidRDefault="00650D5D" w:rsidP="00390894">
      <w:pPr>
        <w:rPr>
          <w:lang w:val="en-US"/>
        </w:rPr>
      </w:pPr>
    </w:p>
    <w:p w14:paraId="22F34646" w14:textId="25A0F223" w:rsidR="00650D5D" w:rsidRDefault="00650D5D" w:rsidP="00390894">
      <w:pPr>
        <w:rPr>
          <w:lang w:val="en-US"/>
        </w:rPr>
      </w:pPr>
      <w:r>
        <w:rPr>
          <w:lang w:val="en-US"/>
        </w:rPr>
        <w:t>Needs work….</w:t>
      </w:r>
    </w:p>
    <w:p w14:paraId="46A6FAFB" w14:textId="77777777" w:rsidR="002554C6" w:rsidRDefault="002554C6" w:rsidP="00390894">
      <w:pPr>
        <w:rPr>
          <w:lang w:val="en-US"/>
        </w:rPr>
      </w:pPr>
    </w:p>
    <w:p w14:paraId="7D5DAF8C" w14:textId="4D3714D1" w:rsidR="00C83D16" w:rsidRDefault="00C83D16" w:rsidP="00C83D16">
      <w:pPr>
        <w:pStyle w:val="Heading3"/>
        <w:rPr>
          <w:lang w:val="en-US"/>
        </w:rPr>
      </w:pPr>
      <w:r>
        <w:rPr>
          <w:lang w:val="en-US"/>
        </w:rPr>
        <w:t xml:space="preserve">Legitimizing other’s </w:t>
      </w:r>
      <w:commentRangeStart w:id="302"/>
      <w:r>
        <w:rPr>
          <w:lang w:val="en-US"/>
        </w:rPr>
        <w:t>knowledge</w:t>
      </w:r>
      <w:commentRangeEnd w:id="302"/>
      <w:r w:rsidR="00B7234D">
        <w:rPr>
          <w:rStyle w:val="CommentReference"/>
          <w:rFonts w:ascii="Calibri" w:eastAsiaTheme="minorHAnsi" w:hAnsi="Calibri" w:cs="Calibri"/>
          <w:color w:val="auto"/>
          <w:kern w:val="0"/>
        </w:rPr>
        <w:commentReference w:id="302"/>
      </w:r>
    </w:p>
    <w:p w14:paraId="683BE686" w14:textId="7B6D4F81" w:rsidR="00A86F8F" w:rsidRDefault="00A42909" w:rsidP="00C83D16">
      <w:pPr>
        <w:rPr>
          <w:lang w:val="en-US"/>
        </w:rPr>
      </w:pPr>
      <w:r w:rsidRPr="00A15848">
        <w:rPr>
          <w:lang w:val="en-US"/>
        </w:rPr>
        <w:t xml:space="preserve">The idea that there are ’multiple ways of knowing’ likely </w:t>
      </w:r>
      <w:del w:id="303" w:author="ancarter" w:date="2024-05-21T11:00:00Z">
        <w:r w:rsidRPr="00A15848" w:rsidDel="009F2F68">
          <w:rPr>
            <w:lang w:val="en-US"/>
          </w:rPr>
          <w:delText xml:space="preserve">originated in </w:delText>
        </w:r>
        <w:commentRangeStart w:id="304"/>
        <w:r w:rsidR="00A86F8F" w:rsidRPr="00A15848" w:rsidDel="009F2F68">
          <w:rPr>
            <w:lang w:val="en-US"/>
          </w:rPr>
          <w:delText>epistemology</w:delText>
        </w:r>
      </w:del>
      <w:commentRangeEnd w:id="304"/>
      <w:del w:id="305" w:author="ancarter" w:date="2024-05-22T20:16:00Z">
        <w:r w:rsidRPr="00A15848">
          <w:rPr>
            <w:lang w:val="en-US"/>
          </w:rPr>
          <w:delText>,</w:delText>
        </w:r>
      </w:del>
      <w:del w:id="306" w:author="ancarter" w:date="2024-05-21T11:00:00Z">
        <w:r w:rsidR="003C3909" w:rsidDel="009F2F68">
          <w:rPr>
            <w:rStyle w:val="CommentReference"/>
          </w:rPr>
          <w:commentReference w:id="304"/>
        </w:r>
        <w:r w:rsidRPr="00A15848" w:rsidDel="009F2F68">
          <w:rPr>
            <w:lang w:val="en-US"/>
          </w:rPr>
          <w:delText>,</w:delText>
        </w:r>
      </w:del>
      <w:ins w:id="307" w:author="ancarter" w:date="2024-05-21T11:00:00Z">
        <w:r w:rsidR="009F2F68">
          <w:rPr>
            <w:lang w:val="en-US"/>
          </w:rPr>
          <w:t xml:space="preserve">originates in Indigenous </w:t>
        </w:r>
      </w:ins>
      <w:ins w:id="308" w:author="ancarter" w:date="2024-05-21T11:05:00Z">
        <w:r w:rsidR="009F2F68">
          <w:rPr>
            <w:lang w:val="en-US"/>
          </w:rPr>
          <w:t>epistemologies</w:t>
        </w:r>
      </w:ins>
      <w:r w:rsidRPr="00A15848">
        <w:rPr>
          <w:lang w:val="en-US"/>
        </w:rPr>
        <w:t xml:space="preserve"> but has migrated into common vernacular as issues with positivism and </w:t>
      </w:r>
      <w:r w:rsidR="00650D5D" w:rsidRPr="00A15848">
        <w:rPr>
          <w:lang w:val="en-US"/>
        </w:rPr>
        <w:t>objectivity</w:t>
      </w:r>
      <w:r w:rsidRPr="00A15848">
        <w:rPr>
          <w:lang w:val="en-US"/>
        </w:rPr>
        <w:t xml:space="preserve"> have become more widely discussed</w:t>
      </w:r>
      <w:r w:rsidR="00650D5D">
        <w:rPr>
          <w:lang w:val="en-US"/>
        </w:rPr>
        <w:t xml:space="preserve"> (see Theme 3).</w:t>
      </w:r>
      <w:r w:rsidRPr="00A15848">
        <w:rPr>
          <w:lang w:val="en-US"/>
        </w:rPr>
        <w:t xml:space="preserve"> At its most basic level, it recognizes the diverse means through which individuals and groups understand the world around them</w:t>
      </w:r>
      <w:ins w:id="309" w:author="ancarter" w:date="2024-05-21T11:16:00Z">
        <w:r w:rsidR="000158B6">
          <w:rPr>
            <w:lang w:val="en-US"/>
          </w:rPr>
          <w:t>,</w:t>
        </w:r>
      </w:ins>
      <w:ins w:id="310" w:author="ancarter" w:date="2024-05-21T11:17:00Z">
        <w:r w:rsidR="000158B6">
          <w:rPr>
            <w:lang w:val="en-US"/>
          </w:rPr>
          <w:t xml:space="preserve"> </w:t>
        </w:r>
      </w:ins>
      <w:ins w:id="311" w:author="ancarter" w:date="2024-05-21T11:18:00Z">
        <w:r w:rsidR="000158B6">
          <w:rPr>
            <w:lang w:val="en-US"/>
          </w:rPr>
          <w:t>including</w:t>
        </w:r>
      </w:ins>
      <w:del w:id="312" w:author="ancarter" w:date="2024-05-21T11:17:00Z">
        <w:r w:rsidRPr="00A15848" w:rsidDel="000158B6">
          <w:rPr>
            <w:lang w:val="en-US"/>
          </w:rPr>
          <w:delText xml:space="preserve">. This can </w:delText>
        </w:r>
      </w:del>
      <w:del w:id="313" w:author="ancarter" w:date="2024-05-21T11:18:00Z">
        <w:r w:rsidRPr="00A15848" w:rsidDel="000158B6">
          <w:rPr>
            <w:lang w:val="en-US"/>
          </w:rPr>
          <w:delText>include</w:delText>
        </w:r>
      </w:del>
      <w:r w:rsidRPr="00A15848">
        <w:rPr>
          <w:lang w:val="en-US"/>
        </w:rPr>
        <w:t xml:space="preserve"> empirical observation and logical reasoning, but also intuition, personal experience, cultural traditions, </w:t>
      </w:r>
      <w:r w:rsidR="00A86F8F">
        <w:rPr>
          <w:lang w:val="en-US"/>
        </w:rPr>
        <w:t xml:space="preserve">and </w:t>
      </w:r>
      <w:r w:rsidRPr="00A15848">
        <w:rPr>
          <w:lang w:val="en-US"/>
        </w:rPr>
        <w:t>spiritual insights, among others</w:t>
      </w:r>
      <w:del w:id="314" w:author="ancarter" w:date="2024-05-22T20:16:00Z">
        <w:r w:rsidRPr="00A15848">
          <w:rPr>
            <w:lang w:val="en-US"/>
          </w:rPr>
          <w:delText>.</w:delText>
        </w:r>
      </w:del>
      <w:ins w:id="315" w:author="ancarter" w:date="2024-05-21T11:17:00Z">
        <w:r w:rsidR="000158B6">
          <w:rPr>
            <w:lang w:val="en-US"/>
          </w:rPr>
          <w:t xml:space="preserve">, present in </w:t>
        </w:r>
      </w:ins>
      <w:ins w:id="316" w:author="ancarter" w:date="2024-05-21T11:18:00Z">
        <w:r w:rsidR="000158B6">
          <w:rPr>
            <w:lang w:val="en-US"/>
          </w:rPr>
          <w:t xml:space="preserve">Traditional Ecological Knowledge, place-based, and localized knowledges. </w:t>
        </w:r>
      </w:ins>
      <w:del w:id="317" w:author="ancarter" w:date="2024-05-21T11:17:00Z">
        <w:r w:rsidRPr="00A15848" w:rsidDel="000158B6">
          <w:rPr>
            <w:lang w:val="en-US"/>
          </w:rPr>
          <w:delText xml:space="preserve">. </w:delText>
        </w:r>
      </w:del>
      <w:del w:id="318" w:author="ancarter" w:date="2024-05-21T11:16:00Z">
        <w:r w:rsidR="00A15848" w:rsidDel="000158B6">
          <w:rPr>
            <w:lang w:val="en-US"/>
          </w:rPr>
          <w:delText>S</w:delText>
        </w:r>
        <w:r w:rsidR="00A4510A" w:rsidDel="000158B6">
          <w:rPr>
            <w:lang w:val="en-US"/>
          </w:rPr>
          <w:delText>cientists may dismiss</w:delText>
        </w:r>
      </w:del>
      <w:del w:id="319" w:author="ancarter" w:date="2024-05-22T20:16:00Z">
        <w:r w:rsidR="00A4510A">
          <w:rPr>
            <w:lang w:val="en-US"/>
          </w:rPr>
          <w:delText xml:space="preserve"> </w:delText>
        </w:r>
      </w:del>
      <w:ins w:id="320" w:author="ancarter" w:date="2024-05-21T11:16:00Z">
        <w:r w:rsidR="000158B6">
          <w:rPr>
            <w:lang w:val="en-US"/>
          </w:rPr>
          <w:t>In dismissing</w:t>
        </w:r>
      </w:ins>
      <w:ins w:id="321" w:author="ancarter" w:date="2024-05-22T20:16:00Z">
        <w:r w:rsidR="00A4510A">
          <w:rPr>
            <w:lang w:val="en-US"/>
          </w:rPr>
          <w:t xml:space="preserve"> </w:t>
        </w:r>
      </w:ins>
      <w:del w:id="322" w:author="ancarter" w:date="2024-05-21T11:18:00Z">
        <w:r w:rsidR="00A4510A" w:rsidDel="000158B6">
          <w:rPr>
            <w:lang w:val="en-US"/>
          </w:rPr>
          <w:delText xml:space="preserve">others’ </w:delText>
        </w:r>
      </w:del>
      <w:r w:rsidR="00A4510A">
        <w:rPr>
          <w:lang w:val="en-US"/>
        </w:rPr>
        <w:t xml:space="preserve">knowledge </w:t>
      </w:r>
      <w:del w:id="323" w:author="ancarter" w:date="2024-05-21T11:20:00Z">
        <w:r w:rsidR="00A4510A" w:rsidDel="00B240F1">
          <w:rPr>
            <w:lang w:val="en-US"/>
          </w:rPr>
          <w:delText>if it originate</w:delText>
        </w:r>
        <w:r w:rsidR="00A15848" w:rsidDel="00B240F1">
          <w:rPr>
            <w:lang w:val="en-US"/>
          </w:rPr>
          <w:delText>s</w:delText>
        </w:r>
      </w:del>
      <w:ins w:id="324" w:author="ancarter" w:date="2024-05-21T11:20:00Z">
        <w:r w:rsidR="00B240F1">
          <w:rPr>
            <w:lang w:val="en-US"/>
          </w:rPr>
          <w:t>originating</w:t>
        </w:r>
      </w:ins>
      <w:r w:rsidR="00A4510A">
        <w:rPr>
          <w:lang w:val="en-US"/>
        </w:rPr>
        <w:t xml:space="preserve"> outside of traditional scientific methods</w:t>
      </w:r>
      <w:del w:id="325" w:author="ancarter" w:date="2024-05-22T20:16:00Z">
        <w:r w:rsidR="00A4510A">
          <w:rPr>
            <w:lang w:val="en-US"/>
          </w:rPr>
          <w:delText>.</w:delText>
        </w:r>
      </w:del>
      <w:ins w:id="326" w:author="ancarter" w:date="2024-05-21T11:16:00Z">
        <w:r w:rsidR="000158B6">
          <w:rPr>
            <w:lang w:val="en-US"/>
          </w:rPr>
          <w:t xml:space="preserve">, scientists </w:t>
        </w:r>
      </w:ins>
      <w:del w:id="327" w:author="ancarter" w:date="2024-05-21T11:16:00Z">
        <w:r w:rsidR="00A4510A" w:rsidDel="000158B6">
          <w:rPr>
            <w:lang w:val="en-US"/>
          </w:rPr>
          <w:delText>.</w:delText>
        </w:r>
        <w:r w:rsidR="0027177D" w:rsidDel="000158B6">
          <w:rPr>
            <w:lang w:val="en-US"/>
          </w:rPr>
          <w:delText xml:space="preserve"> Therefore, scientists </w:delText>
        </w:r>
      </w:del>
      <w:ins w:id="328" w:author="Virginia Nichols" w:date="2024-05-22T20:16:00Z">
        <w:r w:rsidR="002C7563">
          <w:rPr>
            <w:lang w:val="en-US"/>
          </w:rPr>
          <w:t>may</w:t>
        </w:r>
        <w:commentRangeStart w:id="329"/>
        <w:r w:rsidR="0027177D">
          <w:rPr>
            <w:lang w:val="en-US"/>
          </w:rPr>
          <w:t xml:space="preserve"> </w:t>
        </w:r>
        <w:proofErr w:type="spellStart"/>
        <w:r w:rsidR="002C7563">
          <w:rPr>
            <w:lang w:val="en-US"/>
          </w:rPr>
          <w:t>inadvertently</w:t>
        </w:r>
      </w:ins>
      <w:del w:id="330" w:author="ancarter" w:date="2024-05-21T11:16:00Z">
        <w:r w:rsidR="0027177D" w:rsidDel="000158B6">
          <w:rPr>
            <w:lang w:val="en-US"/>
          </w:rPr>
          <w:delText xml:space="preserve">can </w:delText>
        </w:r>
      </w:del>
      <w:r w:rsidR="0027177D">
        <w:rPr>
          <w:lang w:val="en-US"/>
        </w:rPr>
        <w:t>wield</w:t>
      </w:r>
      <w:proofErr w:type="spellEnd"/>
      <w:r w:rsidR="0027177D">
        <w:rPr>
          <w:lang w:val="en-US"/>
        </w:rPr>
        <w:t xml:space="preserve"> power</w:t>
      </w:r>
      <w:ins w:id="331" w:author="ancarter" w:date="2024-05-21T11:18:00Z">
        <w:r w:rsidR="000158B6">
          <w:rPr>
            <w:lang w:val="en-US"/>
          </w:rPr>
          <w:t xml:space="preserve"> </w:t>
        </w:r>
      </w:ins>
      <w:commentRangeEnd w:id="329"/>
      <w:r w:rsidR="000311E4">
        <w:rPr>
          <w:rStyle w:val="CommentReference"/>
        </w:rPr>
        <w:commentReference w:id="329"/>
      </w:r>
      <w:ins w:id="332" w:author="ancarter" w:date="2024-05-21T11:18:00Z">
        <w:r w:rsidR="000158B6">
          <w:rPr>
            <w:lang w:val="en-US"/>
          </w:rPr>
          <w:t xml:space="preserve">by </w:t>
        </w:r>
      </w:ins>
      <w:ins w:id="333" w:author="ancarter" w:date="2024-05-21T11:20:00Z">
        <w:r w:rsidR="00B240F1">
          <w:rPr>
            <w:lang w:val="en-US"/>
          </w:rPr>
          <w:t>reinforcing the dominance of a single scientific paradigm and limit the</w:t>
        </w:r>
      </w:ins>
      <w:ins w:id="334" w:author="ancarter" w:date="2024-05-22T20:16:00Z">
        <w:r w:rsidR="0027177D">
          <w:rPr>
            <w:lang w:val="en-US"/>
          </w:rPr>
          <w:t xml:space="preserve"> </w:t>
        </w:r>
      </w:ins>
      <w:del w:id="335" w:author="ancarter" w:date="2024-05-21T11:18:00Z">
        <w:r w:rsidR="0027177D" w:rsidDel="000158B6">
          <w:rPr>
            <w:lang w:val="en-US"/>
          </w:rPr>
          <w:delText>by dismissing knowledge</w:delText>
        </w:r>
      </w:del>
      <w:del w:id="336" w:author="ancarter" w:date="2024-05-21T11:13:00Z">
        <w:r w:rsidR="0027177D" w:rsidDel="000158B6">
          <w:rPr>
            <w:lang w:val="en-US"/>
          </w:rPr>
          <w:delText xml:space="preserve"> originating from non-conventional sources</w:delText>
        </w:r>
      </w:del>
      <w:del w:id="337" w:author="ancarter" w:date="2024-05-21T11:15:00Z">
        <w:r w:rsidR="0027177D" w:rsidDel="000158B6">
          <w:rPr>
            <w:lang w:val="en-US"/>
          </w:rPr>
          <w:delText>. While s</w:delText>
        </w:r>
        <w:r w:rsidR="00A4510A" w:rsidDel="000158B6">
          <w:rPr>
            <w:lang w:val="en-US"/>
          </w:rPr>
          <w:delText>ystematic observation and empirical evidence</w:delText>
        </w:r>
        <w:r w:rsidR="008C1B0E" w:rsidDel="000158B6">
          <w:rPr>
            <w:lang w:val="en-US"/>
          </w:rPr>
          <w:delText xml:space="preserve"> are </w:delText>
        </w:r>
        <w:r w:rsidR="0027177D" w:rsidDel="000158B6">
          <w:rPr>
            <w:lang w:val="en-US"/>
          </w:rPr>
          <w:delText xml:space="preserve">crucial tools for scientific inquiry, the exclusion of alternative forms of knowledge </w:delText>
        </w:r>
        <w:commentRangeStart w:id="338"/>
        <w:r w:rsidR="0027177D" w:rsidDel="000158B6">
          <w:rPr>
            <w:lang w:val="en-US"/>
          </w:rPr>
          <w:delText>overlooks</w:delText>
        </w:r>
        <w:commentRangeEnd w:id="338"/>
        <w:r w:rsidR="003C3909" w:rsidDel="000158B6">
          <w:rPr>
            <w:rStyle w:val="CommentReference"/>
          </w:rPr>
          <w:commentReference w:id="338"/>
        </w:r>
        <w:r w:rsidR="0027177D" w:rsidDel="000158B6">
          <w:rPr>
            <w:lang w:val="en-US"/>
          </w:rPr>
          <w:delText xml:space="preserve"> </w:delText>
        </w:r>
      </w:del>
      <w:del w:id="339" w:author="ancarter" w:date="2024-05-21T11:19:00Z">
        <w:r w:rsidR="0027177D" w:rsidDel="000158B6">
          <w:rPr>
            <w:lang w:val="en-US"/>
          </w:rPr>
          <w:delText xml:space="preserve">their </w:delText>
        </w:r>
      </w:del>
      <w:r w:rsidR="0027177D">
        <w:rPr>
          <w:lang w:val="en-US"/>
        </w:rPr>
        <w:t xml:space="preserve">potential contributions </w:t>
      </w:r>
      <w:del w:id="340" w:author="ancarter" w:date="2024-05-21T11:20:00Z">
        <w:r w:rsidR="0027177D" w:rsidDel="00B240F1">
          <w:rPr>
            <w:lang w:val="en-US"/>
          </w:rPr>
          <w:delText>to enrich scientific understanding</w:delText>
        </w:r>
      </w:del>
      <w:del w:id="341" w:author="ancarter" w:date="2024-05-21T11:15:00Z">
        <w:r w:rsidR="0027177D" w:rsidDel="000158B6">
          <w:rPr>
            <w:lang w:val="en-US"/>
          </w:rPr>
          <w:delText>. It</w:delText>
        </w:r>
      </w:del>
      <w:del w:id="342" w:author="ancarter" w:date="2024-05-21T11:20:00Z">
        <w:r w:rsidR="0027177D" w:rsidDel="00B240F1">
          <w:rPr>
            <w:lang w:val="en-US"/>
          </w:rPr>
          <w:delText xml:space="preserve"> also reinforces the dominance of a single scientific paradigm, </w:delText>
        </w:r>
      </w:del>
      <w:del w:id="343" w:author="ancarter" w:date="2024-05-21T11:15:00Z">
        <w:r w:rsidR="0027177D" w:rsidDel="000158B6">
          <w:rPr>
            <w:lang w:val="en-US"/>
          </w:rPr>
          <w:delText xml:space="preserve">which stifles </w:delText>
        </w:r>
        <w:commentRangeStart w:id="344"/>
        <w:r w:rsidR="0027177D" w:rsidDel="000158B6">
          <w:rPr>
            <w:lang w:val="en-US"/>
          </w:rPr>
          <w:delText>innovation</w:delText>
        </w:r>
      </w:del>
      <w:commentRangeEnd w:id="344"/>
      <w:del w:id="345" w:author="ancarter" w:date="2024-05-22T20:16:00Z">
        <w:r w:rsidR="0027177D">
          <w:rPr>
            <w:lang w:val="en-US"/>
          </w:rPr>
          <w:delText xml:space="preserve">. </w:delText>
        </w:r>
      </w:del>
      <w:del w:id="346" w:author="ancarter" w:date="2024-05-21T11:15:00Z">
        <w:r w:rsidR="000158B6" w:rsidDel="000158B6">
          <w:rPr>
            <w:rStyle w:val="CommentReference"/>
          </w:rPr>
          <w:commentReference w:id="344"/>
        </w:r>
        <w:r w:rsidR="0027177D" w:rsidDel="000158B6">
          <w:rPr>
            <w:lang w:val="en-US"/>
          </w:rPr>
          <w:delText>.</w:delText>
        </w:r>
      </w:del>
      <w:ins w:id="347" w:author="ancarter" w:date="2024-05-21T11:20:00Z">
        <w:r w:rsidR="00B240F1">
          <w:rPr>
            <w:lang w:val="en-US"/>
          </w:rPr>
          <w:t>such knowledge can make to enrichen scientific understanding</w:t>
        </w:r>
      </w:ins>
      <w:ins w:id="348" w:author="ancarter" w:date="2024-05-22T20:16:00Z">
        <w:r w:rsidR="0027177D">
          <w:rPr>
            <w:lang w:val="en-US"/>
          </w:rPr>
          <w:t xml:space="preserve"> </w:t>
        </w:r>
      </w:ins>
      <w:ins w:id="349" w:author="ancarter" w:date="2024-05-21T11:13:00Z">
        <w:r w:rsidR="000158B6">
          <w:rPr>
            <w:lang w:val="en-US"/>
          </w:rPr>
          <w:t xml:space="preserve">(Peltier </w:t>
        </w:r>
        <w:commentRangeStart w:id="350"/>
        <w:r w:rsidR="000158B6">
          <w:rPr>
            <w:lang w:val="en-US"/>
          </w:rPr>
          <w:t>2018</w:t>
        </w:r>
      </w:ins>
      <w:commentRangeEnd w:id="350"/>
      <w:ins w:id="351" w:author="ancarter" w:date="2024-05-21T11:21:00Z">
        <w:r w:rsidR="00B240F1">
          <w:rPr>
            <w:rStyle w:val="CommentReference"/>
          </w:rPr>
          <w:commentReference w:id="350"/>
        </w:r>
      </w:ins>
      <w:ins w:id="352" w:author="ancarter" w:date="2024-05-21T11:13:00Z">
        <w:r w:rsidR="000158B6">
          <w:rPr>
            <w:lang w:val="en-US"/>
          </w:rPr>
          <w:t>)</w:t>
        </w:r>
      </w:ins>
      <w:ins w:id="353" w:author="ancarter" w:date="2024-05-21T11:21:00Z">
        <w:r w:rsidR="00B240F1">
          <w:rPr>
            <w:lang w:val="en-US"/>
          </w:rPr>
          <w:t>.</w:t>
        </w:r>
      </w:ins>
    </w:p>
    <w:p w14:paraId="03D08587" w14:textId="77777777" w:rsidR="00A86F8F" w:rsidRDefault="00A86F8F" w:rsidP="00C83D16">
      <w:pPr>
        <w:rPr>
          <w:lang w:val="en-US"/>
        </w:rPr>
      </w:pPr>
    </w:p>
    <w:p w14:paraId="0C381330" w14:textId="3C112424" w:rsidR="00766CF5" w:rsidRDefault="00A42909" w:rsidP="00C83D16">
      <w:pPr>
        <w:rPr>
          <w:lang w:val="en-US"/>
        </w:rPr>
      </w:pPr>
      <w:commentRangeStart w:id="354"/>
      <w:r>
        <w:rPr>
          <w:lang w:val="en-US"/>
        </w:rPr>
        <w:t xml:space="preserve">Utilizing non-traditional </w:t>
      </w:r>
      <w:commentRangeEnd w:id="354"/>
      <w:r w:rsidR="00A02CE8">
        <w:rPr>
          <w:rStyle w:val="CommentReference"/>
        </w:rPr>
        <w:commentReference w:id="354"/>
      </w:r>
      <w:r>
        <w:rPr>
          <w:lang w:val="en-US"/>
        </w:rPr>
        <w:t>measurements</w:t>
      </w:r>
      <w:r w:rsidR="00A86F8F">
        <w:rPr>
          <w:lang w:val="en-US"/>
        </w:rPr>
        <w:t xml:space="preserve"> </w:t>
      </w:r>
      <w:r>
        <w:rPr>
          <w:lang w:val="en-US"/>
        </w:rPr>
        <w:t xml:space="preserve">is </w:t>
      </w:r>
      <w:proofErr w:type="gramStart"/>
      <w:r>
        <w:rPr>
          <w:lang w:val="en-US"/>
        </w:rPr>
        <w:t>one way</w:t>
      </w:r>
      <w:proofErr w:type="gramEnd"/>
      <w:r>
        <w:rPr>
          <w:lang w:val="en-US"/>
        </w:rPr>
        <w:t xml:space="preserve"> </w:t>
      </w:r>
      <w:r w:rsidR="00A86F8F">
        <w:rPr>
          <w:lang w:val="en-US"/>
        </w:rPr>
        <w:t xml:space="preserve">agricultural scientists can honor multiple ways of knowing within a scientific framework. </w:t>
      </w:r>
      <w:del w:id="355" w:author="ancarter" w:date="2024-05-22T20:16:00Z">
        <w:r w:rsidR="00A15848">
          <w:rPr>
            <w:lang w:val="en-US"/>
          </w:rPr>
          <w:delText>A</w:delText>
        </w:r>
      </w:del>
      <w:ins w:id="356" w:author="ancarter" w:date="2024-05-22T20:16:00Z">
        <w:r w:rsidR="00A15848">
          <w:rPr>
            <w:lang w:val="en-US"/>
          </w:rPr>
          <w:t>A</w:t>
        </w:r>
      </w:ins>
      <w:ins w:id="357" w:author="ancarter" w:date="2024-05-10T14:23:00Z">
        <w:r w:rsidR="003C3909">
          <w:rPr>
            <w:lang w:val="en-US"/>
          </w:rPr>
          <w:t>n</w:t>
        </w:r>
      </w:ins>
      <w:r w:rsidR="00A15848">
        <w:rPr>
          <w:lang w:val="en-US"/>
        </w:rPr>
        <w:t xml:space="preserve"> apposite example is USDA NASS measurement of a ‘workable field day’, defined as day where weather and field conditions allow producers to work in fields a major portion of the day (NASS </w:t>
      </w:r>
      <w:hyperlink r:id="rId12" w:anchor="days" w:history="1">
        <w:r w:rsidR="00A15848" w:rsidRPr="0080028A">
          <w:rPr>
            <w:rStyle w:val="Hyperlink"/>
            <w:lang w:val="en-US"/>
          </w:rPr>
          <w:t>https://www.nass.usda.gov/Publications/National_Crop_Progress/Terms_and_Definitions/index.php#days</w:t>
        </w:r>
      </w:hyperlink>
      <w:r w:rsidR="00A15848">
        <w:rPr>
          <w:lang w:val="en-US"/>
        </w:rPr>
        <w:t>).</w:t>
      </w:r>
      <w:r w:rsidR="000732A5">
        <w:rPr>
          <w:lang w:val="en-US"/>
        </w:rPr>
        <w:t xml:space="preserve"> While it is based on scientific principles relating to soil </w:t>
      </w:r>
      <w:r w:rsidR="00CB44D5">
        <w:rPr>
          <w:lang w:val="en-US"/>
        </w:rPr>
        <w:t>moisture</w:t>
      </w:r>
      <w:r w:rsidR="000732A5">
        <w:rPr>
          <w:lang w:val="en-US"/>
        </w:rPr>
        <w:t xml:space="preserve"> </w:t>
      </w:r>
      <w:r w:rsidR="00CB44D5">
        <w:rPr>
          <w:lang w:val="en-US"/>
        </w:rPr>
        <w:t>(Earl 1997), it represents a personal interaction between the farmer and the land. Attempts to model it have shown acceptable accuracies on monthly timescales, but poorer performance on weekly time scale</w:t>
      </w:r>
      <w:r w:rsidR="00A86F8F">
        <w:rPr>
          <w:lang w:val="en-US"/>
        </w:rPr>
        <w:t>s</w:t>
      </w:r>
      <w:r w:rsidR="00CB44D5">
        <w:rPr>
          <w:lang w:val="en-US"/>
        </w:rPr>
        <w:t xml:space="preserve"> (Huber et al. 2023), indicating it is a personalized experience that cannot be explained by physical parameters alone. Perhaps </w:t>
      </w:r>
      <w:r w:rsidR="00766CF5">
        <w:rPr>
          <w:lang w:val="en-US"/>
        </w:rPr>
        <w:t xml:space="preserve">because of the </w:t>
      </w:r>
      <w:r w:rsidR="00A86F8F">
        <w:rPr>
          <w:lang w:val="en-US"/>
        </w:rPr>
        <w:t>connection to</w:t>
      </w:r>
      <w:r w:rsidR="00766CF5">
        <w:rPr>
          <w:lang w:val="en-US"/>
        </w:rPr>
        <w:t xml:space="preserve"> personal experience,</w:t>
      </w:r>
      <w:r w:rsidR="00CB44D5">
        <w:rPr>
          <w:lang w:val="en-US"/>
        </w:rPr>
        <w:t xml:space="preserve"> </w:t>
      </w:r>
      <w:r w:rsidR="00766CF5">
        <w:rPr>
          <w:lang w:val="en-US"/>
        </w:rPr>
        <w:t>survey data on workable field days</w:t>
      </w:r>
      <w:r w:rsidR="00CB44D5">
        <w:rPr>
          <w:lang w:val="en-US"/>
        </w:rPr>
        <w:t xml:space="preserve"> is often used in extension settings</w:t>
      </w:r>
      <w:r w:rsidR="00766CF5">
        <w:rPr>
          <w:lang w:val="en-US"/>
        </w:rPr>
        <w:t xml:space="preserve">, but to our knowledge has not been extensively used within scientific frameworks. In an example of sharing the power of data collection, Practical Farmers of Iowa has launched a study wherein farmers will quantify their experiences with cover cropping </w:t>
      </w:r>
      <w:proofErr w:type="gramStart"/>
      <w:r w:rsidR="00766CF5">
        <w:rPr>
          <w:lang w:val="en-US"/>
        </w:rPr>
        <w:t>through the use of</w:t>
      </w:r>
      <w:proofErr w:type="gramEnd"/>
      <w:r w:rsidR="00766CF5">
        <w:rPr>
          <w:lang w:val="en-US"/>
        </w:rPr>
        <w:t xml:space="preserve"> workable field days (</w:t>
      </w:r>
      <w:commentRangeStart w:id="358"/>
      <w:r w:rsidR="00766CF5">
        <w:rPr>
          <w:lang w:val="en-US"/>
        </w:rPr>
        <w:t>CITE</w:t>
      </w:r>
      <w:commentRangeEnd w:id="358"/>
      <w:r w:rsidR="00A02CE8">
        <w:rPr>
          <w:rStyle w:val="CommentReference"/>
        </w:rPr>
        <w:commentReference w:id="358"/>
      </w:r>
      <w:r w:rsidR="00766CF5">
        <w:rPr>
          <w:lang w:val="en-US"/>
        </w:rPr>
        <w:t>). This effort does not detract from nor undermine the numerous scientific publications relating cover cropping to changes in soil-water relationships (CITE)</w:t>
      </w:r>
      <w:r w:rsidR="00A86F8F">
        <w:rPr>
          <w:lang w:val="en-US"/>
        </w:rPr>
        <w:t xml:space="preserve">. Rather, it will enrich the scientific literature, and will produce results that are based on </w:t>
      </w:r>
      <w:r w:rsidR="00766CF5">
        <w:rPr>
          <w:lang w:val="en-US"/>
        </w:rPr>
        <w:t xml:space="preserve">other ways of knowing </w:t>
      </w:r>
      <w:r w:rsidR="00A86F8F">
        <w:rPr>
          <w:lang w:val="en-US"/>
        </w:rPr>
        <w:t xml:space="preserve">which </w:t>
      </w:r>
      <w:r w:rsidR="00766CF5">
        <w:rPr>
          <w:lang w:val="en-US"/>
        </w:rPr>
        <w:t xml:space="preserve">may be more meaningful in certain contexts (Robertson et al. 2001). </w:t>
      </w:r>
    </w:p>
    <w:p w14:paraId="237F8432" w14:textId="535C04FC" w:rsidR="00A42909" w:rsidRDefault="00CB44D5" w:rsidP="00C83D16">
      <w:pPr>
        <w:rPr>
          <w:lang w:val="en-US"/>
        </w:rPr>
      </w:pPr>
      <w:r>
        <w:rPr>
          <w:lang w:val="en-US"/>
        </w:rPr>
        <w:t xml:space="preserve">   </w:t>
      </w:r>
    </w:p>
    <w:p w14:paraId="47E96FE7" w14:textId="736B18EE" w:rsidR="00121249" w:rsidRDefault="00CA747F" w:rsidP="00121249">
      <w:pPr>
        <w:rPr>
          <w:lang w:val="en-US"/>
        </w:rPr>
      </w:pPr>
      <w:r>
        <w:rPr>
          <w:lang w:val="en-US"/>
        </w:rPr>
        <w:t xml:space="preserve">Technical audits, listening to the margins, and embracing multiple ways of knowing are three topics within the theme of power that can help guide </w:t>
      </w:r>
      <w:r w:rsidR="00A86F8F">
        <w:rPr>
          <w:lang w:val="en-US"/>
        </w:rPr>
        <w:t xml:space="preserve">research activities </w:t>
      </w:r>
      <w:r>
        <w:rPr>
          <w:lang w:val="en-US"/>
        </w:rPr>
        <w:t xml:space="preserve">in </w:t>
      </w:r>
      <w:r w:rsidR="00A86F8F">
        <w:rPr>
          <w:lang w:val="en-US"/>
        </w:rPr>
        <w:t>distribut</w:t>
      </w:r>
      <w:r>
        <w:rPr>
          <w:lang w:val="en-US"/>
        </w:rPr>
        <w:t>ing</w:t>
      </w:r>
      <w:r w:rsidR="00A86F8F">
        <w:rPr>
          <w:lang w:val="en-US"/>
        </w:rPr>
        <w:t xml:space="preserve"> power </w:t>
      </w:r>
      <w:r>
        <w:rPr>
          <w:lang w:val="en-US"/>
        </w:rPr>
        <w:t xml:space="preserve">within a given domain (Table 1) </w:t>
      </w:r>
      <w:r w:rsidR="00A86F8F">
        <w:rPr>
          <w:lang w:val="en-US"/>
        </w:rPr>
        <w:t>more equitably. F</w:t>
      </w:r>
      <w:r w:rsidR="00121249">
        <w:rPr>
          <w:lang w:val="en-US"/>
        </w:rPr>
        <w:t xml:space="preserve">or myriad reasons, </w:t>
      </w:r>
      <w:r>
        <w:rPr>
          <w:lang w:val="en-US"/>
        </w:rPr>
        <w:t xml:space="preserve">we recognize </w:t>
      </w:r>
      <w:r w:rsidR="00121249">
        <w:rPr>
          <w:lang w:val="en-US"/>
        </w:rPr>
        <w:t xml:space="preserve">researchers may not have the ability, resources, or </w:t>
      </w:r>
      <w:r>
        <w:rPr>
          <w:lang w:val="en-US"/>
        </w:rPr>
        <w:t>authority</w:t>
      </w:r>
      <w:r w:rsidR="00121249">
        <w:rPr>
          <w:lang w:val="en-US"/>
        </w:rPr>
        <w:t xml:space="preserve"> to do research that </w:t>
      </w:r>
      <w:r>
        <w:rPr>
          <w:lang w:val="en-US"/>
        </w:rPr>
        <w:t>perfectly aligns with their ambitions to challenge power</w:t>
      </w:r>
      <w:r w:rsidR="00121249">
        <w:rPr>
          <w:lang w:val="en-US"/>
        </w:rPr>
        <w:t xml:space="preserve">. However, the </w:t>
      </w:r>
      <w:r w:rsidR="00121249" w:rsidRPr="00CA747F">
        <w:rPr>
          <w:i/>
          <w:iCs/>
          <w:lang w:val="en-US"/>
        </w:rPr>
        <w:t>way</w:t>
      </w:r>
      <w:r w:rsidR="00121249">
        <w:rPr>
          <w:lang w:val="en-US"/>
        </w:rPr>
        <w:t xml:space="preserve"> research </w:t>
      </w:r>
      <w:r>
        <w:rPr>
          <w:lang w:val="en-US"/>
        </w:rPr>
        <w:t xml:space="preserve">is done </w:t>
      </w:r>
      <w:r w:rsidR="00121249">
        <w:rPr>
          <w:lang w:val="en-US"/>
        </w:rPr>
        <w:t>can also present an opportunity to redistribute power more equitably.</w:t>
      </w:r>
      <w:r>
        <w:rPr>
          <w:lang w:val="en-US"/>
        </w:rPr>
        <w:t xml:space="preserve"> This is the subject of the remaining two themes.</w:t>
      </w:r>
      <w:r w:rsidR="00121249">
        <w:rPr>
          <w:lang w:val="en-US"/>
        </w:rPr>
        <w:t xml:space="preserve"> </w:t>
      </w:r>
    </w:p>
    <w:p w14:paraId="6C1F8FD3" w14:textId="2DF294DA" w:rsidR="002C7496" w:rsidRDefault="003019ED" w:rsidP="00B76E57">
      <w:pPr>
        <w:pStyle w:val="Heading1"/>
        <w:rPr>
          <w:lang w:val="en-US"/>
        </w:rPr>
      </w:pPr>
      <w:r>
        <w:rPr>
          <w:lang w:val="en-US"/>
        </w:rPr>
        <w:lastRenderedPageBreak/>
        <w:t xml:space="preserve">Theme 2: </w:t>
      </w:r>
      <w:r w:rsidR="00980B84" w:rsidRPr="00D16F57">
        <w:rPr>
          <w:lang w:val="en-US"/>
        </w:rPr>
        <w:t>Reciprocity</w:t>
      </w:r>
      <w:r w:rsidR="002C7496" w:rsidRPr="00D16F57">
        <w:rPr>
          <w:lang w:val="en-US"/>
        </w:rPr>
        <w:t xml:space="preserve"> in farmer</w:t>
      </w:r>
      <w:ins w:id="359" w:author="ancarter" w:date="2024-05-10T14:23:00Z">
        <w:r w:rsidR="003C3909">
          <w:rPr>
            <w:lang w:val="en-US"/>
          </w:rPr>
          <w:t>-researcher</w:t>
        </w:r>
      </w:ins>
      <w:r w:rsidR="002C7496" w:rsidRPr="00D16F57">
        <w:rPr>
          <w:lang w:val="en-US"/>
        </w:rPr>
        <w:t xml:space="preserve"> relations</w:t>
      </w:r>
    </w:p>
    <w:p w14:paraId="4B3B3851" w14:textId="77D73DC1" w:rsidR="001F647D" w:rsidRPr="004B348C" w:rsidRDefault="004B348C" w:rsidP="003B21F9">
      <w:pPr>
        <w:rPr>
          <w:lang w:val="en-US"/>
        </w:rPr>
      </w:pPr>
      <w:r>
        <w:rPr>
          <w:lang w:val="en-US"/>
        </w:rPr>
        <w:t xml:space="preserve">For over a century, plots managed by researchers </w:t>
      </w:r>
      <w:r w:rsidR="001F647D" w:rsidRPr="004B348C">
        <w:rPr>
          <w:lang w:val="en-US"/>
        </w:rPr>
        <w:t xml:space="preserve">have been utilized for controlled experiments, allowing researchers to isolate variables and study specific phenomena </w:t>
      </w:r>
      <w:r>
        <w:rPr>
          <w:lang w:val="en-US"/>
        </w:rPr>
        <w:t xml:space="preserve">while controlling for other factors. </w:t>
      </w:r>
      <w:r w:rsidR="001F647D" w:rsidRPr="004B348C">
        <w:rPr>
          <w:lang w:val="en-US"/>
        </w:rPr>
        <w:t>However, as agricultural research has evolved, there</w:t>
      </w:r>
      <w:r>
        <w:rPr>
          <w:lang w:val="en-US"/>
        </w:rPr>
        <w:t xml:space="preserve"> has</w:t>
      </w:r>
      <w:r w:rsidR="001F647D" w:rsidRPr="004B348C">
        <w:rPr>
          <w:lang w:val="en-US"/>
        </w:rPr>
        <w:t xml:space="preserve"> been a growing recognition of the importance of conducting trials at the farm scale to better understand how research findings translate into real-world agricultural systems (</w:t>
      </w:r>
      <w:r w:rsidR="007E0B12">
        <w:rPr>
          <w:lang w:val="en-US"/>
        </w:rPr>
        <w:t xml:space="preserve">Lacoste et al. 2021, </w:t>
      </w:r>
      <w:r w:rsidR="00F23D40" w:rsidRPr="00F23D40">
        <w:rPr>
          <w:lang w:val="en-US"/>
        </w:rPr>
        <w:t>Kravchenko et al. 2017; Koehler-Cole et al. 2023; Laurent et al. 2022).</w:t>
      </w:r>
      <w:r w:rsidR="00F23D40">
        <w:rPr>
          <w:lang w:val="en-US"/>
        </w:rPr>
        <w:t xml:space="preserve"> </w:t>
      </w:r>
      <w:r>
        <w:rPr>
          <w:lang w:val="en-US"/>
        </w:rPr>
        <w:t>Furthermore, a</w:t>
      </w:r>
      <w:r w:rsidR="00F367C5" w:rsidRPr="004B348C">
        <w:rPr>
          <w:lang w:val="en-US"/>
        </w:rPr>
        <w:t>dvances in the ability to organize and streamline data collection from farm environments has opened the door for more nuance in blending research plots with farm fields to answer novel research questions</w:t>
      </w:r>
      <w:r w:rsidRPr="004B348C">
        <w:rPr>
          <w:lang w:val="en-US"/>
        </w:rPr>
        <w:t xml:space="preserve">. </w:t>
      </w:r>
      <w:r w:rsidR="00F367C5" w:rsidRPr="004B348C">
        <w:rPr>
          <w:lang w:val="en-US"/>
        </w:rPr>
        <w:t xml:space="preserve">There are </w:t>
      </w:r>
      <w:r w:rsidR="001F647D" w:rsidRPr="004B348C">
        <w:rPr>
          <w:lang w:val="en-US"/>
        </w:rPr>
        <w:t>significant opportunities for performing better, more statistically powerful, and more relevant public research in collaboration with farmers (</w:t>
      </w:r>
      <w:proofErr w:type="spellStart"/>
      <w:r w:rsidR="00F367C5" w:rsidRPr="004B348C">
        <w:rPr>
          <w:lang w:val="en-US"/>
        </w:rPr>
        <w:t>igancio’s</w:t>
      </w:r>
      <w:proofErr w:type="spellEnd"/>
      <w:r w:rsidR="00F367C5" w:rsidRPr="004B348C">
        <w:rPr>
          <w:lang w:val="en-US"/>
        </w:rPr>
        <w:t xml:space="preserve"> paper, </w:t>
      </w:r>
      <w:proofErr w:type="spellStart"/>
      <w:r w:rsidR="00F367C5" w:rsidRPr="004B348C">
        <w:rPr>
          <w:lang w:val="en-US"/>
        </w:rPr>
        <w:t>laila’s</w:t>
      </w:r>
      <w:proofErr w:type="spellEnd"/>
      <w:r w:rsidR="00F367C5" w:rsidRPr="004B348C">
        <w:rPr>
          <w:lang w:val="en-US"/>
        </w:rPr>
        <w:t>, mother daughter stuff, participatory breeding thing</w:t>
      </w:r>
      <w:r w:rsidR="00F67DEF">
        <w:rPr>
          <w:lang w:val="en-US"/>
        </w:rPr>
        <w:t>; Stone 2016</w:t>
      </w:r>
      <w:r w:rsidR="001F647D" w:rsidRPr="004B348C">
        <w:rPr>
          <w:lang w:val="en-US"/>
        </w:rPr>
        <w:t xml:space="preserve">). </w:t>
      </w:r>
      <w:r w:rsidR="00F367C5" w:rsidRPr="004B348C">
        <w:rPr>
          <w:lang w:val="en-US"/>
        </w:rPr>
        <w:t>However, these arrangements require careful consideration to support equitable and fair power relations.</w:t>
      </w:r>
      <w:r w:rsidR="00F367C5">
        <w:rPr>
          <w:b/>
          <w:bCs/>
          <w:lang w:val="en-US"/>
        </w:rPr>
        <w:t xml:space="preserve"> </w:t>
      </w:r>
      <w:r w:rsidR="001F647D" w:rsidRPr="004B348C">
        <w:rPr>
          <w:lang w:val="en-US"/>
        </w:rPr>
        <w:t>There are numerous guides for farmers on conducting on-farm research</w:t>
      </w:r>
      <w:r w:rsidR="00F367C5" w:rsidRPr="004B348C">
        <w:rPr>
          <w:lang w:val="en-US"/>
        </w:rPr>
        <w:t xml:space="preserve"> (</w:t>
      </w:r>
      <w:r w:rsidR="005D0AB4">
        <w:rPr>
          <w:lang w:val="en-US"/>
        </w:rPr>
        <w:t xml:space="preserve">Chaney 2017, </w:t>
      </w:r>
      <w:r w:rsidR="00F367C5" w:rsidRPr="004B348C">
        <w:rPr>
          <w:lang w:val="en-US"/>
        </w:rPr>
        <w:t>Stefan’s list)</w:t>
      </w:r>
      <w:r w:rsidR="001F647D" w:rsidRPr="004B348C">
        <w:rPr>
          <w:lang w:val="en-US"/>
        </w:rPr>
        <w:t>. However, to our knowledge</w:t>
      </w:r>
      <w:r w:rsidR="00F367C5" w:rsidRPr="004B348C">
        <w:rPr>
          <w:lang w:val="en-US"/>
        </w:rPr>
        <w:t>,</w:t>
      </w:r>
      <w:r w:rsidR="001F647D" w:rsidRPr="004B348C">
        <w:rPr>
          <w:lang w:val="en-US"/>
        </w:rPr>
        <w:t xml:space="preserve"> there are few</w:t>
      </w:r>
      <w:r w:rsidR="00D10D16" w:rsidRPr="004B348C">
        <w:rPr>
          <w:lang w:val="en-US"/>
        </w:rPr>
        <w:t>er</w:t>
      </w:r>
      <w:r w:rsidR="001F647D" w:rsidRPr="004B348C">
        <w:rPr>
          <w:lang w:val="en-US"/>
        </w:rPr>
        <w:t xml:space="preserve"> resources suggesting best practices for the </w:t>
      </w:r>
      <w:r w:rsidR="00F367C5" w:rsidRPr="004B348C">
        <w:rPr>
          <w:lang w:val="en-US"/>
        </w:rPr>
        <w:t xml:space="preserve">scientists, researchers, and organizations </w:t>
      </w:r>
      <w:r w:rsidR="00A06BCD">
        <w:rPr>
          <w:lang w:val="en-US"/>
        </w:rPr>
        <w:t xml:space="preserve">the farmers may be collaborating with </w:t>
      </w:r>
      <w:r w:rsidR="00F367C5" w:rsidRPr="004B348C">
        <w:rPr>
          <w:lang w:val="en-US"/>
        </w:rPr>
        <w:t>in their research efforts.</w:t>
      </w:r>
      <w:r w:rsidR="00D10D16" w:rsidRPr="004B348C">
        <w:rPr>
          <w:lang w:val="en-US"/>
        </w:rPr>
        <w:t xml:space="preserve"> </w:t>
      </w:r>
      <w:r>
        <w:rPr>
          <w:lang w:val="en-US"/>
        </w:rPr>
        <w:t xml:space="preserve">The </w:t>
      </w:r>
      <w:r w:rsidRPr="00F8312C">
        <w:rPr>
          <w:lang w:val="en-US"/>
        </w:rPr>
        <w:t>Agroecology Research-Action Collective</w:t>
      </w:r>
      <w:r>
        <w:rPr>
          <w:lang w:val="en-US"/>
        </w:rPr>
        <w:t>’s Principles and Protocols provide useful guidance on working with communities and organizations in general (de Wit et al. 202</w:t>
      </w:r>
      <w:r w:rsidR="00A06BCD">
        <w:rPr>
          <w:lang w:val="en-US"/>
        </w:rPr>
        <w:t>2</w:t>
      </w:r>
      <w:r>
        <w:rPr>
          <w:lang w:val="en-US"/>
        </w:rPr>
        <w:t>)</w:t>
      </w:r>
      <w:r w:rsidR="005370FC">
        <w:rPr>
          <w:lang w:val="en-US"/>
        </w:rPr>
        <w:t xml:space="preserve">. However, </w:t>
      </w:r>
      <w:r>
        <w:rPr>
          <w:lang w:val="en-US"/>
        </w:rPr>
        <w:t>we feel the researcher-farmer collaboration merits explicit attention</w:t>
      </w:r>
      <w:r w:rsidR="00F67DEF">
        <w:rPr>
          <w:lang w:val="en-US"/>
        </w:rPr>
        <w:t xml:space="preserve"> for agricultural scientists</w:t>
      </w:r>
      <w:r>
        <w:rPr>
          <w:lang w:val="en-US"/>
        </w:rPr>
        <w:t xml:space="preserve">. </w:t>
      </w:r>
    </w:p>
    <w:p w14:paraId="5400EEC8" w14:textId="77777777" w:rsidR="001F647D" w:rsidRDefault="001F647D" w:rsidP="003B21F9">
      <w:pPr>
        <w:rPr>
          <w:b/>
          <w:bCs/>
          <w:lang w:val="en-US"/>
        </w:rPr>
      </w:pPr>
    </w:p>
    <w:p w14:paraId="57C0A40D" w14:textId="231E9EE4" w:rsidR="00BF2CA1" w:rsidRPr="00BF2CA1" w:rsidRDefault="00D10D16" w:rsidP="00BF2CA1">
      <w:pPr>
        <w:pStyle w:val="Heading2"/>
        <w:rPr>
          <w:lang w:val="en-US"/>
        </w:rPr>
      </w:pPr>
      <w:r>
        <w:rPr>
          <w:lang w:val="en-US"/>
        </w:rPr>
        <w:t>Compensation</w:t>
      </w:r>
    </w:p>
    <w:p w14:paraId="57D5F7BD" w14:textId="752B35A1" w:rsidR="0038432A" w:rsidRPr="00A06BCD" w:rsidRDefault="003B028F" w:rsidP="003B028F">
      <w:pPr>
        <w:rPr>
          <w:lang w:val="en-US"/>
        </w:rPr>
      </w:pPr>
      <w:r w:rsidRPr="00A06BCD">
        <w:rPr>
          <w:lang w:val="en-US"/>
        </w:rPr>
        <w:t>The context for f</w:t>
      </w:r>
      <w:r w:rsidR="0038432A" w:rsidRPr="00A06BCD">
        <w:rPr>
          <w:lang w:val="en-US"/>
        </w:rPr>
        <w:t>armer involvement in research can vary widely</w:t>
      </w:r>
      <w:r w:rsidR="007E0B12">
        <w:rPr>
          <w:lang w:val="en-US"/>
        </w:rPr>
        <w:t xml:space="preserve"> </w:t>
      </w:r>
      <w:r w:rsidR="00647412">
        <w:rPr>
          <w:lang w:val="en-US"/>
        </w:rPr>
        <w:t>(</w:t>
      </w:r>
      <w:proofErr w:type="spellStart"/>
      <w:r w:rsidR="007E0B12">
        <w:rPr>
          <w:lang w:val="en-US"/>
        </w:rPr>
        <w:t>Toffolini</w:t>
      </w:r>
      <w:proofErr w:type="spellEnd"/>
      <w:r w:rsidR="007E0B12">
        <w:rPr>
          <w:lang w:val="en-US"/>
        </w:rPr>
        <w:t xml:space="preserve"> and </w:t>
      </w:r>
      <w:proofErr w:type="spellStart"/>
      <w:r w:rsidR="007E0B12">
        <w:rPr>
          <w:lang w:val="en-US"/>
        </w:rPr>
        <w:t>Jeuffroy</w:t>
      </w:r>
      <w:proofErr w:type="spellEnd"/>
      <w:r w:rsidR="007E0B12">
        <w:rPr>
          <w:lang w:val="en-US"/>
        </w:rPr>
        <w:t xml:space="preserve"> 2022; </w:t>
      </w:r>
      <w:r w:rsidR="00647412">
        <w:rPr>
          <w:lang w:val="en-US"/>
        </w:rPr>
        <w:t>Jackson-Smith and Veisi 2023)</w:t>
      </w:r>
      <w:r w:rsidR="0038432A" w:rsidRPr="00A06BCD">
        <w:rPr>
          <w:lang w:val="en-US"/>
        </w:rPr>
        <w:t xml:space="preserve">. </w:t>
      </w:r>
      <w:r w:rsidR="00803795">
        <w:rPr>
          <w:lang w:val="en-US"/>
        </w:rPr>
        <w:t xml:space="preserve">The research goals, decision-making authority, degree of communication, and participant selection criteria </w:t>
      </w:r>
      <w:r w:rsidR="0027207A">
        <w:rPr>
          <w:lang w:val="en-US"/>
        </w:rPr>
        <w:t xml:space="preserve">are examples of </w:t>
      </w:r>
      <w:r w:rsidR="00A81003">
        <w:rPr>
          <w:lang w:val="en-US"/>
        </w:rPr>
        <w:t xml:space="preserve">factors </w:t>
      </w:r>
      <w:r w:rsidR="0027207A">
        <w:rPr>
          <w:lang w:val="en-US"/>
        </w:rPr>
        <w:t>used to describe the typology of collaborations</w:t>
      </w:r>
      <w:r w:rsidR="00803795">
        <w:rPr>
          <w:lang w:val="en-US"/>
        </w:rPr>
        <w:t xml:space="preserve"> (CITE). </w:t>
      </w:r>
      <w:r w:rsidR="0027207A">
        <w:rPr>
          <w:lang w:val="en-US"/>
        </w:rPr>
        <w:t>While m</w:t>
      </w:r>
      <w:r w:rsidR="00A81003">
        <w:rPr>
          <w:lang w:val="en-US"/>
        </w:rPr>
        <w:t xml:space="preserve">uch work has been done to describe collaboration contexts, the topic of compensation </w:t>
      </w:r>
      <w:r w:rsidR="0027207A">
        <w:rPr>
          <w:lang w:val="en-US"/>
        </w:rPr>
        <w:t xml:space="preserve">within those collaborations </w:t>
      </w:r>
      <w:r w:rsidR="00A81003">
        <w:rPr>
          <w:lang w:val="en-US"/>
        </w:rPr>
        <w:t>is less widely discussed</w:t>
      </w:r>
      <w:r w:rsidR="0038243C">
        <w:rPr>
          <w:lang w:val="en-US"/>
        </w:rPr>
        <w:t>. T</w:t>
      </w:r>
      <w:r w:rsidR="00C13479">
        <w:rPr>
          <w:lang w:val="en-US"/>
        </w:rPr>
        <w:t>o</w:t>
      </w:r>
      <w:r w:rsidR="005D0AB4">
        <w:rPr>
          <w:lang w:val="en-US"/>
        </w:rPr>
        <w:t xml:space="preserve"> our knowledge there are </w:t>
      </w:r>
      <w:r w:rsidR="00C13479">
        <w:rPr>
          <w:lang w:val="en-US"/>
        </w:rPr>
        <w:t>few</w:t>
      </w:r>
      <w:r w:rsidR="005D0AB4">
        <w:rPr>
          <w:lang w:val="en-US"/>
        </w:rPr>
        <w:t xml:space="preserve"> studies looking at mechanisms for compensation</w:t>
      </w:r>
      <w:r w:rsidR="0027207A">
        <w:rPr>
          <w:lang w:val="en-US"/>
        </w:rPr>
        <w:t xml:space="preserve">, and even fewer exploring how those mechanisms influence collaboration dynamics. </w:t>
      </w:r>
      <w:r w:rsidR="00C13479">
        <w:rPr>
          <w:lang w:val="en-US"/>
        </w:rPr>
        <w:t xml:space="preserve">This omission is problematic; </w:t>
      </w:r>
      <w:del w:id="360" w:author="ancarter" w:date="2024-05-21T11:23:00Z">
        <w:r w:rsidR="00C13479" w:rsidDel="00B240F1">
          <w:rPr>
            <w:lang w:val="en-US"/>
          </w:rPr>
          <w:delText>f</w:delText>
        </w:r>
        <w:r w:rsidR="0038432A" w:rsidRPr="00A06BCD" w:rsidDel="00B240F1">
          <w:rPr>
            <w:lang w:val="en-US"/>
          </w:rPr>
          <w:delText xml:space="preserve">armers </w:delText>
        </w:r>
      </w:del>
      <w:ins w:id="361" w:author="ancarter" w:date="2024-05-21T11:23:00Z">
        <w:r w:rsidR="00B240F1">
          <w:rPr>
            <w:lang w:val="en-US"/>
          </w:rPr>
          <w:t xml:space="preserve">research participants </w:t>
        </w:r>
      </w:ins>
      <w:r w:rsidR="0038432A" w:rsidRPr="00A06BCD">
        <w:rPr>
          <w:lang w:val="en-US"/>
        </w:rPr>
        <w:t xml:space="preserve">should </w:t>
      </w:r>
      <w:r w:rsidR="00A81003">
        <w:rPr>
          <w:lang w:val="en-US"/>
        </w:rPr>
        <w:t xml:space="preserve">always </w:t>
      </w:r>
      <w:r w:rsidR="0038432A" w:rsidRPr="00A06BCD">
        <w:rPr>
          <w:lang w:val="en-US"/>
        </w:rPr>
        <w:t>be compensated</w:t>
      </w:r>
      <w:r w:rsidR="00C13479">
        <w:rPr>
          <w:lang w:val="en-US"/>
        </w:rPr>
        <w:t>, and</w:t>
      </w:r>
      <w:r w:rsidR="00803795">
        <w:rPr>
          <w:lang w:val="en-US"/>
        </w:rPr>
        <w:t xml:space="preserve"> the </w:t>
      </w:r>
      <w:r w:rsidRPr="00A06BCD">
        <w:rPr>
          <w:lang w:val="en-US"/>
        </w:rPr>
        <w:t xml:space="preserve">form this compensation takes is particularly germane to </w:t>
      </w:r>
      <w:r w:rsidR="0038243C">
        <w:rPr>
          <w:lang w:val="en-US"/>
        </w:rPr>
        <w:t>the</w:t>
      </w:r>
      <w:r w:rsidRPr="00A06BCD">
        <w:rPr>
          <w:lang w:val="en-US"/>
        </w:rPr>
        <w:t xml:space="preserve"> topic of power. </w:t>
      </w:r>
      <w:r w:rsidR="0038432A" w:rsidRPr="00A06BCD">
        <w:rPr>
          <w:lang w:val="en-US"/>
        </w:rPr>
        <w:t xml:space="preserve"> </w:t>
      </w:r>
    </w:p>
    <w:p w14:paraId="56CAFE2C" w14:textId="77777777" w:rsidR="0038432A" w:rsidRDefault="0038432A" w:rsidP="00D10D16">
      <w:pPr>
        <w:rPr>
          <w:b/>
          <w:bCs/>
          <w:lang w:val="en-US"/>
        </w:rPr>
      </w:pPr>
    </w:p>
    <w:p w14:paraId="5C6BA8B8" w14:textId="32A1EE8C" w:rsidR="00093453" w:rsidRPr="00A06BCD" w:rsidRDefault="00D10D16" w:rsidP="00093453">
      <w:pPr>
        <w:rPr>
          <w:lang w:val="en-US"/>
        </w:rPr>
      </w:pPr>
      <w:r w:rsidRPr="00A06BCD">
        <w:rPr>
          <w:lang w:val="en-US"/>
        </w:rPr>
        <w:t>In many on-farm research arrangements, farmers are compensated by ‘the experience and knowledge gained from the activities</w:t>
      </w:r>
      <w:r w:rsidR="003B028F" w:rsidRPr="00A06BCD">
        <w:rPr>
          <w:lang w:val="en-US"/>
        </w:rPr>
        <w:t>,</w:t>
      </w:r>
      <w:r w:rsidRPr="00A06BCD">
        <w:rPr>
          <w:lang w:val="en-US"/>
        </w:rPr>
        <w:t>’</w:t>
      </w:r>
      <w:r w:rsidR="003B028F" w:rsidRPr="00A06BCD">
        <w:rPr>
          <w:lang w:val="en-US"/>
        </w:rPr>
        <w:t xml:space="preserve"> </w:t>
      </w:r>
      <w:r w:rsidRPr="00A06BCD">
        <w:rPr>
          <w:lang w:val="en-US"/>
        </w:rPr>
        <w:t>‘access to research findings</w:t>
      </w:r>
      <w:r w:rsidR="003B028F" w:rsidRPr="00A06BCD">
        <w:rPr>
          <w:lang w:val="en-US"/>
        </w:rPr>
        <w:t>,</w:t>
      </w:r>
      <w:r w:rsidRPr="00A06BCD">
        <w:rPr>
          <w:lang w:val="en-US"/>
        </w:rPr>
        <w:t>’</w:t>
      </w:r>
      <w:r w:rsidR="00093453">
        <w:rPr>
          <w:lang w:val="en-US"/>
        </w:rPr>
        <w:t xml:space="preserve"> ‘better productivity’, </w:t>
      </w:r>
    </w:p>
    <w:p w14:paraId="2B58E72B" w14:textId="77777777" w:rsidR="003C3909" w:rsidRDefault="003B028F" w:rsidP="00D10D16">
      <w:pPr>
        <w:rPr>
          <w:ins w:id="362" w:author="ancarter" w:date="2024-05-10T14:27:00Z"/>
          <w:lang w:val="en-US"/>
        </w:rPr>
      </w:pPr>
      <w:r w:rsidRPr="00A06BCD">
        <w:rPr>
          <w:lang w:val="en-US"/>
        </w:rPr>
        <w:t xml:space="preserve">or </w:t>
      </w:r>
      <w:r w:rsidR="00A06BCD">
        <w:rPr>
          <w:lang w:val="en-US"/>
        </w:rPr>
        <w:t>a similarly non-tangible exchange</w:t>
      </w:r>
      <w:r w:rsidRPr="00A06BCD">
        <w:rPr>
          <w:lang w:val="en-US"/>
        </w:rPr>
        <w:t xml:space="preserve">. </w:t>
      </w:r>
      <w:r w:rsidR="00093453">
        <w:rPr>
          <w:lang w:val="en-US"/>
        </w:rPr>
        <w:t>From a power perspective t</w:t>
      </w:r>
      <w:r w:rsidR="00D10D16" w:rsidRPr="00A06BCD">
        <w:rPr>
          <w:lang w:val="en-US"/>
        </w:rPr>
        <w:t>his practice is elitist, extractive,</w:t>
      </w:r>
      <w:r w:rsidR="00093453">
        <w:rPr>
          <w:lang w:val="en-US"/>
        </w:rPr>
        <w:t xml:space="preserve"> </w:t>
      </w:r>
      <w:r w:rsidR="00D10D16" w:rsidRPr="00A06BCD">
        <w:rPr>
          <w:lang w:val="en-US"/>
        </w:rPr>
        <w:t>disrespectful</w:t>
      </w:r>
      <w:r w:rsidR="00093453">
        <w:rPr>
          <w:lang w:val="en-US"/>
        </w:rPr>
        <w:t xml:space="preserve">, and in </w:t>
      </w:r>
      <w:r w:rsidR="0038432A" w:rsidRPr="00A06BCD">
        <w:rPr>
          <w:lang w:val="en-US"/>
        </w:rPr>
        <w:t>the authors’ opinions</w:t>
      </w:r>
      <w:r w:rsidRPr="00A06BCD">
        <w:rPr>
          <w:lang w:val="en-US"/>
        </w:rPr>
        <w:t>,</w:t>
      </w:r>
      <w:r w:rsidR="0038432A" w:rsidRPr="00A06BCD">
        <w:rPr>
          <w:lang w:val="en-US"/>
        </w:rPr>
        <w:t xml:space="preserve"> unacceptable</w:t>
      </w:r>
      <w:r w:rsidR="00D10D16" w:rsidRPr="00A06BCD">
        <w:rPr>
          <w:lang w:val="en-US"/>
        </w:rPr>
        <w:t xml:space="preserve">. Participating in research projects requires farmers to allocate significant time, resources, and land for experimentation and coordination of data collection. Projects </w:t>
      </w:r>
      <w:r w:rsidRPr="00A06BCD">
        <w:rPr>
          <w:lang w:val="en-US"/>
        </w:rPr>
        <w:t>should</w:t>
      </w:r>
      <w:r w:rsidR="00D10D16" w:rsidRPr="00A06BCD">
        <w:rPr>
          <w:lang w:val="en-US"/>
        </w:rPr>
        <w:t xml:space="preserve"> provide tangible compensation that acknowledges the farmer’s investments and sacrifices, ensuring fair re</w:t>
      </w:r>
      <w:r w:rsidR="0038243C">
        <w:rPr>
          <w:lang w:val="en-US"/>
        </w:rPr>
        <w:t>muner</w:t>
      </w:r>
      <w:r w:rsidR="00D10D16" w:rsidRPr="00A06BCD">
        <w:rPr>
          <w:lang w:val="en-US"/>
        </w:rPr>
        <w:t xml:space="preserve">ation for their </w:t>
      </w:r>
      <w:r w:rsidRPr="00A06BCD">
        <w:rPr>
          <w:lang w:val="en-US"/>
        </w:rPr>
        <w:t xml:space="preserve">professional </w:t>
      </w:r>
      <w:r w:rsidR="00D10D16" w:rsidRPr="00A06BCD">
        <w:rPr>
          <w:lang w:val="en-US"/>
        </w:rPr>
        <w:t xml:space="preserve">contributions to the research process. </w:t>
      </w:r>
      <w:r w:rsidR="002D2290" w:rsidRPr="00A06BCD">
        <w:rPr>
          <w:lang w:val="en-US"/>
        </w:rPr>
        <w:t>Fair compensation</w:t>
      </w:r>
      <w:r w:rsidR="00D10D16" w:rsidRPr="00A06BCD">
        <w:rPr>
          <w:lang w:val="en-US"/>
        </w:rPr>
        <w:t xml:space="preserve"> also fosters mutual respect and builds more equitable partnerships that are more likely to be sustained in the long-term. </w:t>
      </w:r>
      <w:r w:rsidR="00093453">
        <w:rPr>
          <w:lang w:val="en-US"/>
        </w:rPr>
        <w:t xml:space="preserve">Lastly, </w:t>
      </w:r>
      <w:r w:rsidR="00A06BCD">
        <w:rPr>
          <w:lang w:val="en-US"/>
        </w:rPr>
        <w:t>f</w:t>
      </w:r>
      <w:r w:rsidR="0038432A" w:rsidRPr="00A06BCD">
        <w:rPr>
          <w:lang w:val="en-US"/>
        </w:rPr>
        <w:t xml:space="preserve">ailing to </w:t>
      </w:r>
      <w:r w:rsidR="002D2290" w:rsidRPr="00A06BCD">
        <w:rPr>
          <w:lang w:val="en-US"/>
        </w:rPr>
        <w:t xml:space="preserve">provide compensation </w:t>
      </w:r>
      <w:r w:rsidR="0038432A" w:rsidRPr="00A06BCD">
        <w:rPr>
          <w:lang w:val="en-US"/>
        </w:rPr>
        <w:t>further exacerbates historical biases, favoring well-resourced farmers in access to on-farm research activities.</w:t>
      </w:r>
      <w:ins w:id="363" w:author="ancarter" w:date="2024-05-10T14:24:00Z">
        <w:r w:rsidR="003C3909">
          <w:rPr>
            <w:lang w:val="en-US"/>
          </w:rPr>
          <w:t xml:space="preserve"> </w:t>
        </w:r>
      </w:ins>
    </w:p>
    <w:p w14:paraId="2D83E250" w14:textId="147A849E" w:rsidR="00D10D16" w:rsidRPr="00A06BCD" w:rsidDel="00B240F1" w:rsidRDefault="00D10D16" w:rsidP="00D10D16">
      <w:pPr>
        <w:rPr>
          <w:del w:id="364" w:author="ancarter" w:date="2024-05-21T11:28:00Z"/>
          <w:lang w:val="en-US"/>
        </w:rPr>
      </w:pPr>
    </w:p>
    <w:p w14:paraId="4DBA3E16" w14:textId="77777777" w:rsidR="00D10D16" w:rsidRDefault="00D10D16" w:rsidP="00D10D16">
      <w:pPr>
        <w:rPr>
          <w:b/>
          <w:bCs/>
          <w:lang w:val="en-US"/>
        </w:rPr>
      </w:pPr>
    </w:p>
    <w:p w14:paraId="245EC1CD" w14:textId="227815AB" w:rsidR="002D2290" w:rsidRDefault="00D10D16" w:rsidP="00D10D16">
      <w:pPr>
        <w:rPr>
          <w:lang w:val="en-US"/>
        </w:rPr>
      </w:pPr>
      <w:r w:rsidRPr="00A06BCD">
        <w:rPr>
          <w:lang w:val="en-US"/>
        </w:rPr>
        <w:t>Monetary compensation is the most direct</w:t>
      </w:r>
      <w:r w:rsidR="00A06BCD" w:rsidRPr="00A06BCD">
        <w:rPr>
          <w:lang w:val="en-US"/>
        </w:rPr>
        <w:t>, and often preferable,</w:t>
      </w:r>
      <w:r w:rsidRPr="00A06BCD">
        <w:rPr>
          <w:lang w:val="en-US"/>
        </w:rPr>
        <w:t xml:space="preserve"> form of compensat</w:t>
      </w:r>
      <w:r w:rsidR="00B11261" w:rsidRPr="00A06BCD">
        <w:rPr>
          <w:lang w:val="en-US"/>
        </w:rPr>
        <w:t xml:space="preserve">ion. </w:t>
      </w:r>
      <w:r w:rsidR="002D2290" w:rsidRPr="00A06BCD">
        <w:rPr>
          <w:lang w:val="en-US"/>
        </w:rPr>
        <w:t>Paying farmers for their participation in research has been shown to promote a climate of mutual respect between farmers and researchers (Thornley 1990)</w:t>
      </w:r>
      <w:r w:rsidR="00C13479">
        <w:rPr>
          <w:lang w:val="en-US"/>
        </w:rPr>
        <w:t>. Many</w:t>
      </w:r>
      <w:r w:rsidR="005D0AB4">
        <w:rPr>
          <w:lang w:val="en-US"/>
        </w:rPr>
        <w:t xml:space="preserve"> surveys of farmers involved in collaborative projects </w:t>
      </w:r>
      <w:r w:rsidR="00C13479">
        <w:rPr>
          <w:lang w:val="en-US"/>
        </w:rPr>
        <w:t xml:space="preserve">do not explicitly ask about compensation, but </w:t>
      </w:r>
      <w:r w:rsidR="005D0AB4">
        <w:rPr>
          <w:lang w:val="en-US"/>
        </w:rPr>
        <w:t xml:space="preserve">a desire to receive monetary compensation </w:t>
      </w:r>
      <w:r w:rsidR="00093453">
        <w:rPr>
          <w:lang w:val="en-US"/>
        </w:rPr>
        <w:t xml:space="preserve">is voluntarily </w:t>
      </w:r>
      <w:r w:rsidR="00C13479">
        <w:rPr>
          <w:lang w:val="en-US"/>
        </w:rPr>
        <w:t xml:space="preserve">noted when asked about limitations and/or suggestions </w:t>
      </w:r>
      <w:r w:rsidR="005D0AB4">
        <w:rPr>
          <w:lang w:val="en-US"/>
        </w:rPr>
        <w:t xml:space="preserve">(Thompson et </w:t>
      </w:r>
      <w:r w:rsidR="005D0AB4">
        <w:rPr>
          <w:lang w:val="en-US"/>
        </w:rPr>
        <w:lastRenderedPageBreak/>
        <w:t>al. 2019</w:t>
      </w:r>
      <w:r w:rsidR="00C13479">
        <w:rPr>
          <w:lang w:val="en-US"/>
        </w:rPr>
        <w:t>; Pires et al. 2024</w:t>
      </w:r>
      <w:r w:rsidR="005D0AB4">
        <w:rPr>
          <w:lang w:val="en-US"/>
        </w:rPr>
        <w:t>)</w:t>
      </w:r>
      <w:r w:rsidR="002D2290" w:rsidRPr="00A06BCD">
        <w:rPr>
          <w:lang w:val="en-US"/>
        </w:rPr>
        <w:t>. Since its inception</w:t>
      </w:r>
      <w:r w:rsidR="00A06BCD">
        <w:rPr>
          <w:lang w:val="en-US"/>
        </w:rPr>
        <w:t xml:space="preserve"> in </w:t>
      </w:r>
      <w:r w:rsidR="00647412">
        <w:rPr>
          <w:lang w:val="en-US"/>
        </w:rPr>
        <w:t>1987</w:t>
      </w:r>
      <w:r w:rsidR="002D2290" w:rsidRPr="00A06BCD">
        <w:rPr>
          <w:lang w:val="en-US"/>
        </w:rPr>
        <w:t xml:space="preserve">, </w:t>
      </w:r>
      <w:r w:rsidR="00A06BCD" w:rsidRPr="00A06BCD">
        <w:rPr>
          <w:lang w:val="en-US"/>
        </w:rPr>
        <w:t xml:space="preserve">the </w:t>
      </w:r>
      <w:r w:rsidR="00647412">
        <w:rPr>
          <w:lang w:val="en-US"/>
        </w:rPr>
        <w:t>grassroots organization</w:t>
      </w:r>
      <w:r w:rsidR="00A06BCD" w:rsidRPr="00A06BCD">
        <w:rPr>
          <w:lang w:val="en-US"/>
        </w:rPr>
        <w:t xml:space="preserve"> </w:t>
      </w:r>
      <w:r w:rsidR="002D2290" w:rsidRPr="00A06BCD">
        <w:rPr>
          <w:lang w:val="en-US"/>
        </w:rPr>
        <w:t xml:space="preserve">Practical Farmers of Iowa has incorporated </w:t>
      </w:r>
      <w:commentRangeStart w:id="365"/>
      <w:r w:rsidR="002D2290" w:rsidRPr="00A06BCD">
        <w:rPr>
          <w:lang w:val="en-US"/>
        </w:rPr>
        <w:t xml:space="preserve">farmer payments </w:t>
      </w:r>
      <w:commentRangeEnd w:id="365"/>
      <w:r w:rsidR="00A02CE8">
        <w:rPr>
          <w:rStyle w:val="CommentReference"/>
        </w:rPr>
        <w:commentReference w:id="365"/>
      </w:r>
      <w:r w:rsidR="002D2290" w:rsidRPr="00A06BCD">
        <w:rPr>
          <w:lang w:val="en-US"/>
        </w:rPr>
        <w:t>in grant proposals</w:t>
      </w:r>
      <w:r w:rsidR="0038243C">
        <w:rPr>
          <w:lang w:val="en-US"/>
        </w:rPr>
        <w:t xml:space="preserve"> for its on-farm research program</w:t>
      </w:r>
      <w:r w:rsidR="002D2290" w:rsidRPr="00A06BCD">
        <w:rPr>
          <w:lang w:val="en-US"/>
        </w:rPr>
        <w:t>, wherein a farmer received a set dollar amount for conducting an on-farm trial, and 1.5 times that amount if the trial included a farm tour open to the public (</w:t>
      </w:r>
      <w:r w:rsidR="009A267D" w:rsidRPr="00A06BCD">
        <w:rPr>
          <w:lang w:val="en-US"/>
        </w:rPr>
        <w:t>Liebig paper</w:t>
      </w:r>
      <w:r w:rsidR="00647412">
        <w:rPr>
          <w:lang w:val="en-US"/>
        </w:rPr>
        <w:t xml:space="preserve">, </w:t>
      </w:r>
      <w:proofErr w:type="gramStart"/>
      <w:r w:rsidR="00647412">
        <w:rPr>
          <w:lang w:val="en-US"/>
        </w:rPr>
        <w:t>Thompson</w:t>
      </w:r>
      <w:proofErr w:type="gramEnd"/>
      <w:r w:rsidR="00647412">
        <w:rPr>
          <w:lang w:val="en-US"/>
        </w:rPr>
        <w:t xml:space="preserve"> and Thompson 1990</w:t>
      </w:r>
      <w:r w:rsidR="009A267D" w:rsidRPr="00A06BCD">
        <w:rPr>
          <w:lang w:val="en-US"/>
        </w:rPr>
        <w:t xml:space="preserve">). </w:t>
      </w:r>
      <w:r w:rsidR="00A06BCD">
        <w:rPr>
          <w:lang w:val="en-US"/>
        </w:rPr>
        <w:t xml:space="preserve">The farmer cooperator program is still in operation after </w:t>
      </w:r>
      <w:r w:rsidR="00F014B5">
        <w:rPr>
          <w:lang w:val="en-US"/>
        </w:rPr>
        <w:t>more than 30</w:t>
      </w:r>
      <w:r w:rsidR="00A06BCD">
        <w:rPr>
          <w:lang w:val="en-US"/>
        </w:rPr>
        <w:t xml:space="preserve"> years</w:t>
      </w:r>
      <w:r w:rsidR="00093453">
        <w:rPr>
          <w:lang w:val="en-US"/>
        </w:rPr>
        <w:t xml:space="preserve"> with high retention rates</w:t>
      </w:r>
      <w:r w:rsidR="0060586C">
        <w:rPr>
          <w:lang w:val="en-US"/>
        </w:rPr>
        <w:t xml:space="preserve"> and continued growth, </w:t>
      </w:r>
      <w:r w:rsidR="00A06BCD">
        <w:rPr>
          <w:lang w:val="en-US"/>
        </w:rPr>
        <w:t>fact attributed in part to the</w:t>
      </w:r>
      <w:r w:rsidR="00093453">
        <w:rPr>
          <w:lang w:val="en-US"/>
        </w:rPr>
        <w:t>ir</w:t>
      </w:r>
      <w:r w:rsidR="00A06BCD">
        <w:rPr>
          <w:lang w:val="en-US"/>
        </w:rPr>
        <w:t xml:space="preserve"> policy of monetarily compensating farmers for their participation in on-farm research</w:t>
      </w:r>
      <w:r w:rsidR="00F014B5">
        <w:rPr>
          <w:lang w:val="en-US"/>
        </w:rPr>
        <w:t xml:space="preserve"> (</w:t>
      </w:r>
      <w:r w:rsidR="0060586C">
        <w:rPr>
          <w:lang w:val="en-US"/>
        </w:rPr>
        <w:t xml:space="preserve">but </w:t>
      </w:r>
      <w:r w:rsidR="00F014B5">
        <w:rPr>
          <w:lang w:val="en-US"/>
        </w:rPr>
        <w:t>see Metrics for Success section)</w:t>
      </w:r>
      <w:r w:rsidR="00A06BCD">
        <w:rPr>
          <w:lang w:val="en-US"/>
        </w:rPr>
        <w:t>.</w:t>
      </w:r>
      <w:r w:rsidR="00F014B5">
        <w:rPr>
          <w:lang w:val="en-US"/>
        </w:rPr>
        <w:t xml:space="preserve"> </w:t>
      </w:r>
      <w:ins w:id="366" w:author="ancarter" w:date="2024-05-21T11:31:00Z">
        <w:r w:rsidR="00D13909">
          <w:rPr>
            <w:lang w:val="en-US"/>
          </w:rPr>
          <w:t xml:space="preserve">Many grant funders allow for participant support, including stipend and travel costs. Basche and Carter (2021) provided monthly stipends to farmers and landowners participating in conservation planning research. In a subsequent study, they provide monthly stipend, as well as gift cards that could be used to cover cost of gas to meetings or other material needs enabling participation, and also provide funding for participants to choose a regional agricultural conference to attend (presentation not required) to gain greater professional development. Additionally, providing resources such as childcare or parking passes to attend meetings helps to offset costs that might keep people at home. </w:t>
        </w:r>
      </w:ins>
      <w:r w:rsidR="0060586C">
        <w:rPr>
          <w:lang w:val="en-US"/>
        </w:rPr>
        <w:t xml:space="preserve">The Iowa Nitrogen Initiative, for comparison, was not allocated money for farmer compensation, and they have capacity for more participants than they can secure. </w:t>
      </w:r>
      <w:r w:rsidR="00A06BCD">
        <w:rPr>
          <w:lang w:val="en-US"/>
        </w:rPr>
        <w:t xml:space="preserve">There are fair criticisms of using </w:t>
      </w:r>
      <w:r w:rsidR="009A267D" w:rsidRPr="00A06BCD">
        <w:rPr>
          <w:lang w:val="en-US"/>
        </w:rPr>
        <w:t>monetary compensation</w:t>
      </w:r>
      <w:r w:rsidR="00A06BCD">
        <w:rPr>
          <w:lang w:val="en-US"/>
        </w:rPr>
        <w:t xml:space="preserve"> for farmer’s collaboration,</w:t>
      </w:r>
      <w:r w:rsidR="009A267D" w:rsidRPr="00A06BCD">
        <w:rPr>
          <w:lang w:val="en-US"/>
        </w:rPr>
        <w:t xml:space="preserve"> include warping of incentives, </w:t>
      </w:r>
      <w:r w:rsidR="00A06BCD">
        <w:rPr>
          <w:lang w:val="en-US"/>
        </w:rPr>
        <w:t xml:space="preserve">and </w:t>
      </w:r>
      <w:r w:rsidR="009A267D" w:rsidRPr="00A06BCD">
        <w:rPr>
          <w:lang w:val="en-US"/>
        </w:rPr>
        <w:t xml:space="preserve">creating selection biases towards those who are not truly interested in the research. While these unintended artifacts are indeed possible, we feel </w:t>
      </w:r>
      <w:r w:rsidR="00F014B5">
        <w:rPr>
          <w:lang w:val="en-US"/>
        </w:rPr>
        <w:t>they are minor compared to the power inequities invoked through non-payments</w:t>
      </w:r>
      <w:r w:rsidR="00A06BCD">
        <w:rPr>
          <w:lang w:val="en-US"/>
        </w:rPr>
        <w:t xml:space="preserve">. </w:t>
      </w:r>
    </w:p>
    <w:p w14:paraId="6EFD9576" w14:textId="77777777" w:rsidR="002D2290" w:rsidRDefault="002D2290" w:rsidP="00D10D16">
      <w:pPr>
        <w:rPr>
          <w:b/>
          <w:bCs/>
          <w:lang w:val="en-US"/>
        </w:rPr>
      </w:pPr>
    </w:p>
    <w:p w14:paraId="522CDBC5" w14:textId="165B3B77" w:rsidR="006E3048" w:rsidRDefault="00A06BCD" w:rsidP="006E3048">
      <w:pPr>
        <w:rPr>
          <w:ins w:id="367" w:author="ancarter" w:date="2024-05-21T11:29:00Z"/>
          <w:lang w:val="en-US"/>
        </w:rPr>
      </w:pPr>
      <w:r w:rsidRPr="00A06BCD">
        <w:rPr>
          <w:lang w:val="en-US"/>
        </w:rPr>
        <w:t>M</w:t>
      </w:r>
      <w:r w:rsidR="009A267D" w:rsidRPr="00A06BCD">
        <w:rPr>
          <w:lang w:val="en-US"/>
        </w:rPr>
        <w:t xml:space="preserve">onetary </w:t>
      </w:r>
      <w:r w:rsidR="00F014B5">
        <w:rPr>
          <w:lang w:val="en-US"/>
        </w:rPr>
        <w:t>compensation</w:t>
      </w:r>
      <w:r w:rsidR="009A267D" w:rsidRPr="00A06BCD">
        <w:rPr>
          <w:lang w:val="en-US"/>
        </w:rPr>
        <w:t xml:space="preserve"> may often be preferable, </w:t>
      </w:r>
      <w:r w:rsidRPr="00A06BCD">
        <w:rPr>
          <w:lang w:val="en-US"/>
        </w:rPr>
        <w:t xml:space="preserve">but we recognize </w:t>
      </w:r>
      <w:r w:rsidR="009A267D" w:rsidRPr="00A06BCD">
        <w:rPr>
          <w:lang w:val="en-US"/>
        </w:rPr>
        <w:t xml:space="preserve">it may not always be possible. </w:t>
      </w:r>
      <w:r w:rsidR="00341278" w:rsidRPr="00A06BCD">
        <w:rPr>
          <w:lang w:val="en-US"/>
        </w:rPr>
        <w:t xml:space="preserve">The reality of funding limitations </w:t>
      </w:r>
      <w:r w:rsidR="009A267D" w:rsidRPr="00A06BCD">
        <w:rPr>
          <w:lang w:val="en-US"/>
        </w:rPr>
        <w:t xml:space="preserve">and grant restrictions on how monies are spent </w:t>
      </w:r>
      <w:r w:rsidR="00341278" w:rsidRPr="00A06BCD">
        <w:rPr>
          <w:lang w:val="en-US"/>
        </w:rPr>
        <w:t xml:space="preserve">necessitates exploration of other methods of compensation. ‘Work a day’ compensation, wherein researchers </w:t>
      </w:r>
      <w:r w:rsidR="00E311F8" w:rsidRPr="00A06BCD">
        <w:rPr>
          <w:lang w:val="en-US"/>
        </w:rPr>
        <w:t xml:space="preserve">offered to </w:t>
      </w:r>
      <w:r w:rsidR="00341278" w:rsidRPr="00A06BCD">
        <w:rPr>
          <w:lang w:val="en-US"/>
        </w:rPr>
        <w:t>work on the farm for some period of time in exchange for research collaboration, showed benefits to both participating farmers and university researchers (Liebig et al. 1999)</w:t>
      </w:r>
      <w:r w:rsidR="00E311F8" w:rsidRPr="00A06BCD">
        <w:rPr>
          <w:lang w:val="en-US"/>
        </w:rPr>
        <w:t xml:space="preserve">. </w:t>
      </w:r>
      <w:r w:rsidR="00FB15D5" w:rsidRPr="00A06BCD">
        <w:rPr>
          <w:lang w:val="en-US"/>
        </w:rPr>
        <w:t>In this same vein, the Agroecology Research-Action Collective identifies two practices within the principle of fair resourcing that directly mirror these views – that researchers should provide renumeration of partners for time and expertise, and that researchers should provide valuable work that could include digging fence holes (</w:t>
      </w:r>
      <w:r w:rsidR="00276DDA" w:rsidRPr="00A06BCD">
        <w:rPr>
          <w:lang w:val="en-US"/>
        </w:rPr>
        <w:t xml:space="preserve">de </w:t>
      </w:r>
      <w:r w:rsidR="00FB15D5" w:rsidRPr="00A06BCD">
        <w:rPr>
          <w:lang w:val="en-US"/>
        </w:rPr>
        <w:t>Wit</w:t>
      </w:r>
      <w:r w:rsidR="00276DDA" w:rsidRPr="00A06BCD">
        <w:rPr>
          <w:lang w:val="en-US"/>
        </w:rPr>
        <w:t xml:space="preserve"> 2022)</w:t>
      </w:r>
      <w:r w:rsidR="00FB15D5" w:rsidRPr="00A06BCD">
        <w:rPr>
          <w:lang w:val="en-US"/>
        </w:rPr>
        <w:t xml:space="preserve">. </w:t>
      </w:r>
      <w:r w:rsidR="00E311F8" w:rsidRPr="00A06BCD">
        <w:rPr>
          <w:lang w:val="en-US"/>
        </w:rPr>
        <w:t xml:space="preserve">However, </w:t>
      </w:r>
      <w:r w:rsidR="009A267D" w:rsidRPr="00A06BCD">
        <w:rPr>
          <w:lang w:val="en-US"/>
        </w:rPr>
        <w:t xml:space="preserve">the high degree of mechanization on many farms and liability issues may restrict this to unique situations. </w:t>
      </w:r>
      <w:r w:rsidR="00E311F8" w:rsidRPr="00A06BCD">
        <w:rPr>
          <w:lang w:val="en-US"/>
        </w:rPr>
        <w:t xml:space="preserve">A recent on-farm study comparing precision nitrogen management approaches found most farmers would not have participated without payment, </w:t>
      </w:r>
      <w:r w:rsidR="002B2B97" w:rsidRPr="00A06BCD">
        <w:rPr>
          <w:lang w:val="en-US"/>
        </w:rPr>
        <w:t xml:space="preserve">but </w:t>
      </w:r>
      <w:r w:rsidR="00E311F8" w:rsidRPr="00A06BCD">
        <w:rPr>
          <w:lang w:val="en-US"/>
        </w:rPr>
        <w:t xml:space="preserve">they also appreciated the technical training and assistance that </w:t>
      </w:r>
      <w:r w:rsidR="002B2B97" w:rsidRPr="00A06BCD">
        <w:rPr>
          <w:lang w:val="en-US"/>
        </w:rPr>
        <w:t>accompanied</w:t>
      </w:r>
      <w:r w:rsidR="00E311F8" w:rsidRPr="00A06BCD">
        <w:rPr>
          <w:lang w:val="en-US"/>
        </w:rPr>
        <w:t xml:space="preserve"> the project (Laila’s paper). </w:t>
      </w:r>
      <w:r w:rsidR="00341278" w:rsidRPr="00A06BCD">
        <w:rPr>
          <w:lang w:val="en-US"/>
        </w:rPr>
        <w:t>Alternatives such as</w:t>
      </w:r>
      <w:r w:rsidR="0060586C">
        <w:rPr>
          <w:lang w:val="en-US"/>
        </w:rPr>
        <w:t xml:space="preserve"> formal</w:t>
      </w:r>
      <w:r w:rsidR="00341278" w:rsidRPr="00A06BCD">
        <w:rPr>
          <w:lang w:val="en-US"/>
        </w:rPr>
        <w:t xml:space="preserve"> training opportunities, technical assistance,</w:t>
      </w:r>
      <w:r w:rsidR="00121249" w:rsidRPr="00A06BCD">
        <w:rPr>
          <w:lang w:val="en-US"/>
        </w:rPr>
        <w:t xml:space="preserve"> provision of inputs,</w:t>
      </w:r>
      <w:r w:rsidR="00341278" w:rsidRPr="00A06BCD">
        <w:rPr>
          <w:lang w:val="en-US"/>
        </w:rPr>
        <w:t xml:space="preserve"> or in-kind support </w:t>
      </w:r>
      <w:r w:rsidR="00E311F8" w:rsidRPr="00A06BCD">
        <w:rPr>
          <w:lang w:val="en-US"/>
        </w:rPr>
        <w:t xml:space="preserve">may be acceptable alternatives to monetary compensation, but </w:t>
      </w:r>
      <w:r w:rsidR="00341278" w:rsidRPr="00A06BCD">
        <w:rPr>
          <w:lang w:val="en-US"/>
        </w:rPr>
        <w:t xml:space="preserve">should be considered carefully, and exact dollar values on the compensation should be calculated and communicated. </w:t>
      </w:r>
      <w:r w:rsidR="006931DB">
        <w:rPr>
          <w:lang w:val="en-US"/>
        </w:rPr>
        <w:t xml:space="preserve">Furthermore, giving the farmers the power to choose their compensation is an interesting and understudied facet of collaborative research. When farmers were provided with the option of having a researcher do work on their farm, some participants requested that the researcher simply give a presentation about university research at that farm (Liebig et al. 1999). These farmers valued ‘access to research findings’ above the offer of unskilled labor, but the element of choice likely played a part in their satisfaction with the arrangement. However, choice in itself may not always equalize power. </w:t>
      </w:r>
      <w:r w:rsidR="0060586C">
        <w:rPr>
          <w:lang w:val="en-US"/>
        </w:rPr>
        <w:t>A</w:t>
      </w:r>
      <w:r w:rsidR="006E3048" w:rsidRPr="00A06BCD">
        <w:rPr>
          <w:lang w:val="en-US"/>
        </w:rPr>
        <w:t xml:space="preserve">rrangements wherein a donation is made on behalf of the farmer </w:t>
      </w:r>
      <w:r w:rsidR="006931DB">
        <w:rPr>
          <w:lang w:val="en-US"/>
        </w:rPr>
        <w:t>to a</w:t>
      </w:r>
      <w:r w:rsidR="00804663">
        <w:rPr>
          <w:lang w:val="en-US"/>
        </w:rPr>
        <w:t>n</w:t>
      </w:r>
      <w:r w:rsidR="006931DB">
        <w:rPr>
          <w:lang w:val="en-US"/>
        </w:rPr>
        <w:t xml:space="preserve"> entity of their choice </w:t>
      </w:r>
      <w:r w:rsidR="006E3048" w:rsidRPr="00A06BCD">
        <w:rPr>
          <w:lang w:val="en-US"/>
        </w:rPr>
        <w:t xml:space="preserve">as compensation </w:t>
      </w:r>
      <w:r w:rsidR="0060586C">
        <w:rPr>
          <w:lang w:val="en-US"/>
        </w:rPr>
        <w:t xml:space="preserve">should be </w:t>
      </w:r>
      <w:r w:rsidR="006931DB">
        <w:rPr>
          <w:lang w:val="en-US"/>
        </w:rPr>
        <w:t xml:space="preserve">approached </w:t>
      </w:r>
      <w:r w:rsidR="0060586C">
        <w:rPr>
          <w:lang w:val="en-US"/>
        </w:rPr>
        <w:t xml:space="preserve">with </w:t>
      </w:r>
      <w:r w:rsidR="006E3048" w:rsidRPr="00A06BCD">
        <w:rPr>
          <w:lang w:val="en-US"/>
        </w:rPr>
        <w:t>deep considerations of the context, transparency, cultural sensitivity, perceived influence, and perceptions of tokenism</w:t>
      </w:r>
      <w:r w:rsidR="0060586C">
        <w:rPr>
          <w:lang w:val="en-US"/>
        </w:rPr>
        <w:t xml:space="preserve">. </w:t>
      </w:r>
      <w:r w:rsidR="004E2C6B" w:rsidRPr="00A06BCD">
        <w:rPr>
          <w:lang w:val="en-US"/>
        </w:rPr>
        <w:t xml:space="preserve"> </w:t>
      </w:r>
    </w:p>
    <w:p w14:paraId="620CF018" w14:textId="77777777" w:rsidR="00B240F1" w:rsidRPr="00A06BCD" w:rsidDel="00D13909" w:rsidRDefault="00B240F1" w:rsidP="006E3048">
      <w:pPr>
        <w:rPr>
          <w:del w:id="368" w:author="ancarter" w:date="2024-05-21T11:31:00Z"/>
          <w:lang w:val="en-US"/>
        </w:rPr>
      </w:pPr>
    </w:p>
    <w:p w14:paraId="7F0C1BB6" w14:textId="77777777" w:rsidR="00E311F8" w:rsidRDefault="00E311F8" w:rsidP="006E3048">
      <w:pPr>
        <w:rPr>
          <w:lang w:val="en-US"/>
        </w:rPr>
      </w:pPr>
    </w:p>
    <w:p w14:paraId="605D4376" w14:textId="65EDFCFF" w:rsidR="00D10D16" w:rsidRPr="00FE1B8B" w:rsidRDefault="006931DB" w:rsidP="00D10D16">
      <w:pPr>
        <w:rPr>
          <w:i/>
          <w:iCs/>
          <w:lang w:val="en-US"/>
        </w:rPr>
      </w:pPr>
      <w:r>
        <w:rPr>
          <w:lang w:val="en-US"/>
        </w:rPr>
        <w:t xml:space="preserve">To </w:t>
      </w:r>
      <w:r w:rsidR="00804663">
        <w:rPr>
          <w:lang w:val="en-US"/>
        </w:rPr>
        <w:t xml:space="preserve">assist researchers in compensating farmers in ways that equalize opportunities and power distributions, </w:t>
      </w:r>
      <w:commentRangeStart w:id="369"/>
      <w:r>
        <w:rPr>
          <w:lang w:val="en-US"/>
        </w:rPr>
        <w:t>p</w:t>
      </w:r>
      <w:r w:rsidR="00D10D16" w:rsidRPr="006931DB">
        <w:rPr>
          <w:lang w:val="en-US"/>
        </w:rPr>
        <w:t xml:space="preserve">ublic funding sources </w:t>
      </w:r>
      <w:commentRangeEnd w:id="369"/>
      <w:r w:rsidR="00B2392A">
        <w:rPr>
          <w:rStyle w:val="CommentReference"/>
        </w:rPr>
        <w:commentReference w:id="369"/>
      </w:r>
      <w:r w:rsidR="00D10D16" w:rsidRPr="006931DB">
        <w:rPr>
          <w:lang w:val="en-US"/>
        </w:rPr>
        <w:t xml:space="preserve">and private sources committed to fair and equitable research </w:t>
      </w:r>
      <w:r w:rsidR="00D10D16" w:rsidRPr="006931DB">
        <w:rPr>
          <w:lang w:val="en-US"/>
        </w:rPr>
        <w:lastRenderedPageBreak/>
        <w:t xml:space="preserve">activities should </w:t>
      </w:r>
      <w:r w:rsidRPr="006931DB">
        <w:rPr>
          <w:lang w:val="en-US"/>
        </w:rPr>
        <w:t xml:space="preserve">require </w:t>
      </w:r>
      <w:r w:rsidR="00804663">
        <w:rPr>
          <w:lang w:val="en-US"/>
        </w:rPr>
        <w:t>remuneration</w:t>
      </w:r>
      <w:r w:rsidRPr="006931DB">
        <w:rPr>
          <w:lang w:val="en-US"/>
        </w:rPr>
        <w:t xml:space="preserve"> of farmers for their participation in research projects</w:t>
      </w:r>
      <w:r>
        <w:rPr>
          <w:lang w:val="en-US"/>
        </w:rPr>
        <w:t xml:space="preserve"> and</w:t>
      </w:r>
      <w:r w:rsidRPr="006931DB">
        <w:rPr>
          <w:lang w:val="en-US"/>
        </w:rPr>
        <w:t xml:space="preserve"> </w:t>
      </w:r>
      <w:r w:rsidR="00D10D16" w:rsidRPr="006931DB">
        <w:rPr>
          <w:lang w:val="en-US"/>
        </w:rPr>
        <w:t>explicitly provide funding</w:t>
      </w:r>
      <w:r w:rsidR="00804663">
        <w:rPr>
          <w:lang w:val="en-US"/>
        </w:rPr>
        <w:t xml:space="preserve"> categories</w:t>
      </w:r>
      <w:r w:rsidR="00D10D16" w:rsidRPr="006931DB">
        <w:rPr>
          <w:lang w:val="en-US"/>
        </w:rPr>
        <w:t xml:space="preserve"> </w:t>
      </w:r>
      <w:r>
        <w:rPr>
          <w:lang w:val="en-US"/>
        </w:rPr>
        <w:t>allocated to</w:t>
      </w:r>
      <w:r w:rsidR="00804663">
        <w:rPr>
          <w:lang w:val="en-US"/>
        </w:rPr>
        <w:t xml:space="preserve"> effort</w:t>
      </w:r>
      <w:r>
        <w:rPr>
          <w:lang w:val="en-US"/>
        </w:rPr>
        <w:t>.</w:t>
      </w:r>
    </w:p>
    <w:p w14:paraId="4266386E" w14:textId="77777777" w:rsidR="00D10D16" w:rsidDel="00D13909" w:rsidRDefault="00D10D16" w:rsidP="003019ED">
      <w:pPr>
        <w:rPr>
          <w:del w:id="370" w:author="ancarter" w:date="2024-05-21T11:31:00Z"/>
          <w:b/>
          <w:bCs/>
          <w:lang w:val="en-US"/>
        </w:rPr>
      </w:pPr>
    </w:p>
    <w:p w14:paraId="7E6AB10F" w14:textId="77777777" w:rsidR="00D10D16" w:rsidRDefault="00D10D16" w:rsidP="003019ED">
      <w:pPr>
        <w:rPr>
          <w:b/>
          <w:bCs/>
          <w:lang w:val="en-US"/>
        </w:rPr>
      </w:pPr>
    </w:p>
    <w:p w14:paraId="1C6548EB" w14:textId="3243453F" w:rsidR="00331DD2" w:rsidRDefault="00C104F0" w:rsidP="00331DD2">
      <w:pPr>
        <w:pStyle w:val="Heading2"/>
        <w:rPr>
          <w:lang w:val="en-US"/>
        </w:rPr>
      </w:pPr>
      <w:r>
        <w:rPr>
          <w:lang w:val="en-US"/>
        </w:rPr>
        <w:t>Metrics for success</w:t>
      </w:r>
    </w:p>
    <w:p w14:paraId="1A9BEC32" w14:textId="37F6793D" w:rsidR="00D50F2E" w:rsidRDefault="00FB15D5" w:rsidP="00CA2C6E">
      <w:pPr>
        <w:rPr>
          <w:lang w:val="en-US"/>
        </w:rPr>
      </w:pPr>
      <w:r>
        <w:rPr>
          <w:lang w:val="en-US"/>
        </w:rPr>
        <w:t xml:space="preserve">In addition to fair </w:t>
      </w:r>
      <w:r w:rsidR="00804663">
        <w:rPr>
          <w:lang w:val="en-US"/>
        </w:rPr>
        <w:t>(</w:t>
      </w:r>
      <w:r>
        <w:rPr>
          <w:lang w:val="en-US"/>
        </w:rPr>
        <w:t>preferably m</w:t>
      </w:r>
      <w:r w:rsidR="00C104F0">
        <w:rPr>
          <w:lang w:val="en-US"/>
        </w:rPr>
        <w:t>onetary</w:t>
      </w:r>
      <w:r w:rsidR="00804663">
        <w:rPr>
          <w:lang w:val="en-US"/>
        </w:rPr>
        <w:t>)</w:t>
      </w:r>
      <w:r w:rsidR="00C104F0">
        <w:rPr>
          <w:lang w:val="en-US"/>
        </w:rPr>
        <w:t xml:space="preserve"> compensation</w:t>
      </w:r>
      <w:r w:rsidR="00FE1B8B">
        <w:rPr>
          <w:lang w:val="en-US"/>
        </w:rPr>
        <w:t>,</w:t>
      </w:r>
      <w:r w:rsidR="00C104F0">
        <w:rPr>
          <w:lang w:val="en-US"/>
        </w:rPr>
        <w:t xml:space="preserve"> both researchers and farmers should aim for relationships</w:t>
      </w:r>
      <w:r w:rsidR="00804663">
        <w:rPr>
          <w:lang w:val="en-US"/>
        </w:rPr>
        <w:t xml:space="preserve"> defined</w:t>
      </w:r>
      <w:r w:rsidR="00C104F0">
        <w:rPr>
          <w:lang w:val="en-US"/>
        </w:rPr>
        <w:t xml:space="preserve"> beyond </w:t>
      </w:r>
      <w:r w:rsidR="00D50F2E">
        <w:rPr>
          <w:lang w:val="en-US"/>
        </w:rPr>
        <w:t xml:space="preserve">simple </w:t>
      </w:r>
      <w:r w:rsidR="00C104F0">
        <w:rPr>
          <w:lang w:val="en-US"/>
        </w:rPr>
        <w:t>transaction</w:t>
      </w:r>
      <w:r w:rsidR="00D50F2E">
        <w:rPr>
          <w:lang w:val="en-US"/>
        </w:rPr>
        <w:t>s (</w:t>
      </w:r>
      <w:r w:rsidR="00D50F2E" w:rsidRPr="00D50F2E">
        <w:rPr>
          <w:b/>
          <w:bCs/>
          <w:lang w:val="en-US"/>
        </w:rPr>
        <w:t>Figure X</w:t>
      </w:r>
      <w:r w:rsidR="00D50F2E">
        <w:rPr>
          <w:lang w:val="en-US"/>
        </w:rPr>
        <w:t>)</w:t>
      </w:r>
      <w:r w:rsidR="00C104F0">
        <w:rPr>
          <w:lang w:val="en-US"/>
        </w:rPr>
        <w:t xml:space="preserve">. We believe many researchers strive to build rich relationships with their farmer collaborators, however </w:t>
      </w:r>
      <w:r w:rsidR="00D50F2E">
        <w:rPr>
          <w:lang w:val="en-US"/>
        </w:rPr>
        <w:t xml:space="preserve">they often lack metrics that help them articulate and measure that success. Building on recommendations from </w:t>
      </w:r>
      <w:r w:rsidR="00804663">
        <w:rPr>
          <w:lang w:val="en-US"/>
        </w:rPr>
        <w:t xml:space="preserve">the </w:t>
      </w:r>
      <w:r w:rsidR="00D50F2E">
        <w:rPr>
          <w:lang w:val="en-US"/>
        </w:rPr>
        <w:t>data feminism</w:t>
      </w:r>
      <w:r w:rsidR="00FE1B8B">
        <w:rPr>
          <w:lang w:val="en-US"/>
        </w:rPr>
        <w:t xml:space="preserve"> </w:t>
      </w:r>
      <w:r w:rsidR="00804663">
        <w:rPr>
          <w:lang w:val="en-US"/>
        </w:rPr>
        <w:t xml:space="preserve">framework </w:t>
      </w:r>
      <w:r w:rsidR="00FE1B8B">
        <w:rPr>
          <w:lang w:val="en-US"/>
        </w:rPr>
        <w:t>(</w:t>
      </w:r>
      <w:proofErr w:type="spellStart"/>
      <w:r w:rsidR="00FE1B8B">
        <w:rPr>
          <w:lang w:val="en-US"/>
        </w:rPr>
        <w:t>D’Ignazio</w:t>
      </w:r>
      <w:proofErr w:type="spellEnd"/>
      <w:r w:rsidR="00FE1B8B">
        <w:rPr>
          <w:lang w:val="en-US"/>
        </w:rPr>
        <w:t xml:space="preserve"> and Klein </w:t>
      </w:r>
      <w:ins w:id="371" w:author="ancarter" w:date="2024-05-21T11:32:00Z">
        <w:r w:rsidR="00D13909">
          <w:rPr>
            <w:lang w:val="en-US"/>
          </w:rPr>
          <w:t>2020</w:t>
        </w:r>
      </w:ins>
      <w:del w:id="372" w:author="ancarter" w:date="2024-05-21T11:32:00Z">
        <w:r w:rsidR="00FE1B8B" w:rsidDel="00D13909">
          <w:rPr>
            <w:lang w:val="en-US"/>
          </w:rPr>
          <w:delText>XX</w:delText>
        </w:r>
      </w:del>
      <w:r w:rsidR="00FE1B8B">
        <w:rPr>
          <w:lang w:val="en-US"/>
        </w:rPr>
        <w:t>)</w:t>
      </w:r>
      <w:r w:rsidR="00D50F2E">
        <w:rPr>
          <w:lang w:val="en-US"/>
        </w:rPr>
        <w:t xml:space="preserve">, we suggest the following </w:t>
      </w:r>
      <w:r w:rsidR="00FE1B8B">
        <w:rPr>
          <w:lang w:val="en-US"/>
        </w:rPr>
        <w:t>four</w:t>
      </w:r>
      <w:r w:rsidR="00D50F2E">
        <w:rPr>
          <w:lang w:val="en-US"/>
        </w:rPr>
        <w:t xml:space="preserve"> </w:t>
      </w:r>
      <w:r w:rsidR="00804663">
        <w:rPr>
          <w:lang w:val="en-US"/>
        </w:rPr>
        <w:t xml:space="preserve">broad </w:t>
      </w:r>
      <w:r w:rsidR="00D50F2E">
        <w:rPr>
          <w:lang w:val="en-US"/>
        </w:rPr>
        <w:t xml:space="preserve">metrics </w:t>
      </w:r>
      <w:r w:rsidR="00FE1B8B">
        <w:rPr>
          <w:lang w:val="en-US"/>
        </w:rPr>
        <w:t xml:space="preserve">be incorporated into </w:t>
      </w:r>
      <w:r w:rsidR="00D50F2E">
        <w:rPr>
          <w:lang w:val="en-US"/>
        </w:rPr>
        <w:t>project evaluation</w:t>
      </w:r>
      <w:r w:rsidR="00FE1B8B">
        <w:rPr>
          <w:lang w:val="en-US"/>
        </w:rPr>
        <w:t>s</w:t>
      </w:r>
      <w:r w:rsidR="00D50F2E">
        <w:rPr>
          <w:lang w:val="en-US"/>
        </w:rPr>
        <w:t>:</w:t>
      </w:r>
    </w:p>
    <w:p w14:paraId="325C8BE9" w14:textId="77777777" w:rsidR="00D50F2E" w:rsidRDefault="00D50F2E" w:rsidP="00CA2C6E">
      <w:pPr>
        <w:rPr>
          <w:lang w:val="en-US"/>
        </w:rPr>
      </w:pPr>
    </w:p>
    <w:p w14:paraId="0A93EE46" w14:textId="5B983BE7" w:rsidR="00D50F2E" w:rsidRDefault="00804663" w:rsidP="00D50F2E">
      <w:pPr>
        <w:pStyle w:val="ListParagraph"/>
        <w:numPr>
          <w:ilvl w:val="0"/>
          <w:numId w:val="10"/>
        </w:numPr>
        <w:rPr>
          <w:lang w:val="en-US"/>
        </w:rPr>
      </w:pPr>
      <w:commentRangeStart w:id="373"/>
      <w:r>
        <w:rPr>
          <w:lang w:val="en-US"/>
        </w:rPr>
        <w:t>Was</w:t>
      </w:r>
      <w:r w:rsidR="00D50F2E">
        <w:rPr>
          <w:lang w:val="en-US"/>
        </w:rPr>
        <w:t xml:space="preserve"> trust </w:t>
      </w:r>
      <w:r>
        <w:rPr>
          <w:lang w:val="en-US"/>
        </w:rPr>
        <w:t xml:space="preserve">was </w:t>
      </w:r>
      <w:r w:rsidR="00D50F2E">
        <w:rPr>
          <w:lang w:val="en-US"/>
        </w:rPr>
        <w:t>built?</w:t>
      </w:r>
    </w:p>
    <w:p w14:paraId="73F4D749" w14:textId="147144D1" w:rsidR="00D50F2E" w:rsidRDefault="00804663" w:rsidP="00D50F2E">
      <w:pPr>
        <w:pStyle w:val="ListParagraph"/>
        <w:numPr>
          <w:ilvl w:val="0"/>
          <w:numId w:val="10"/>
        </w:numPr>
        <w:rPr>
          <w:lang w:val="en-US"/>
        </w:rPr>
      </w:pPr>
      <w:r>
        <w:rPr>
          <w:lang w:val="en-US"/>
        </w:rPr>
        <w:t xml:space="preserve">Were </w:t>
      </w:r>
      <w:r w:rsidR="00D50F2E">
        <w:rPr>
          <w:lang w:val="en-US"/>
        </w:rPr>
        <w:t>power and</w:t>
      </w:r>
      <w:r>
        <w:rPr>
          <w:lang w:val="en-US"/>
        </w:rPr>
        <w:t xml:space="preserve"> resources shared?</w:t>
      </w:r>
    </w:p>
    <w:p w14:paraId="48066FE3" w14:textId="79ADB7F3" w:rsidR="00D50F2E" w:rsidRDefault="00804663" w:rsidP="00D50F2E">
      <w:pPr>
        <w:pStyle w:val="ListParagraph"/>
        <w:numPr>
          <w:ilvl w:val="0"/>
          <w:numId w:val="10"/>
        </w:numPr>
        <w:rPr>
          <w:lang w:val="en-US"/>
        </w:rPr>
      </w:pPr>
      <w:r>
        <w:rPr>
          <w:lang w:val="en-US"/>
        </w:rPr>
        <w:t xml:space="preserve">Did </w:t>
      </w:r>
      <w:r w:rsidR="00D50F2E">
        <w:rPr>
          <w:lang w:val="en-US"/>
        </w:rPr>
        <w:t xml:space="preserve">learning </w:t>
      </w:r>
      <w:r>
        <w:rPr>
          <w:lang w:val="en-US"/>
        </w:rPr>
        <w:t xml:space="preserve">occur </w:t>
      </w:r>
      <w:r w:rsidR="00D50F2E">
        <w:rPr>
          <w:lang w:val="en-US"/>
        </w:rPr>
        <w:t>in both directions?</w:t>
      </w:r>
    </w:p>
    <w:p w14:paraId="7DE280F9" w14:textId="402EEC45" w:rsidR="00D50F2E" w:rsidRDefault="00804663" w:rsidP="00D50F2E">
      <w:pPr>
        <w:pStyle w:val="ListParagraph"/>
        <w:numPr>
          <w:ilvl w:val="0"/>
          <w:numId w:val="10"/>
        </w:numPr>
        <w:rPr>
          <w:lang w:val="en-US"/>
        </w:rPr>
      </w:pPr>
      <w:commentRangeStart w:id="374"/>
      <w:r>
        <w:rPr>
          <w:lang w:val="en-US"/>
        </w:rPr>
        <w:t>Were</w:t>
      </w:r>
      <w:commentRangeEnd w:id="374"/>
      <w:r w:rsidR="00515A6A">
        <w:rPr>
          <w:rStyle w:val="CommentReference"/>
          <w:rFonts w:ascii="Calibri" w:hAnsi="Calibri" w:cs="Calibri"/>
          <w:kern w:val="0"/>
        </w:rPr>
        <w:commentReference w:id="374"/>
      </w:r>
      <w:r>
        <w:rPr>
          <w:lang w:val="en-US"/>
        </w:rPr>
        <w:t xml:space="preserve"> </w:t>
      </w:r>
      <w:r w:rsidR="00D50F2E">
        <w:rPr>
          <w:lang w:val="en-US"/>
        </w:rPr>
        <w:t xml:space="preserve">both entities transformed </w:t>
      </w:r>
      <w:proofErr w:type="gramStart"/>
      <w:r w:rsidR="00D50F2E">
        <w:rPr>
          <w:lang w:val="en-US"/>
        </w:rPr>
        <w:t>as a result of</w:t>
      </w:r>
      <w:proofErr w:type="gramEnd"/>
      <w:r w:rsidR="00D50F2E">
        <w:rPr>
          <w:lang w:val="en-US"/>
        </w:rPr>
        <w:t xml:space="preserve"> the collaboration?</w:t>
      </w:r>
      <w:commentRangeEnd w:id="373"/>
      <w:r w:rsidR="000311E4">
        <w:rPr>
          <w:rStyle w:val="CommentReference"/>
          <w:rFonts w:ascii="Calibri" w:hAnsi="Calibri" w:cs="Calibri"/>
          <w:kern w:val="0"/>
        </w:rPr>
        <w:commentReference w:id="373"/>
      </w:r>
    </w:p>
    <w:p w14:paraId="0A852B05" w14:textId="408EBA21" w:rsidR="00C104F0" w:rsidRDefault="00D50F2E" w:rsidP="00CA2C6E">
      <w:pPr>
        <w:rPr>
          <w:lang w:val="en-US"/>
        </w:rPr>
      </w:pPr>
      <w:r>
        <w:rPr>
          <w:lang w:val="en-US"/>
        </w:rPr>
        <w:t xml:space="preserve">Incorporating these metrics </w:t>
      </w:r>
      <w:r w:rsidRPr="00FE1B8B">
        <w:rPr>
          <w:i/>
          <w:iCs/>
          <w:lang w:val="en-US"/>
        </w:rPr>
        <w:t xml:space="preserve">a priori </w:t>
      </w:r>
      <w:r>
        <w:rPr>
          <w:lang w:val="en-US"/>
        </w:rPr>
        <w:t xml:space="preserve">can help guide activity planning, and help ensure anticipated outcomes are aligned within a relationship of reciprocity.  </w:t>
      </w:r>
    </w:p>
    <w:p w14:paraId="17B67181" w14:textId="77777777" w:rsidR="00C104F0" w:rsidRDefault="00C104F0" w:rsidP="00CA2C6E">
      <w:pPr>
        <w:rPr>
          <w:lang w:val="en-US"/>
        </w:rPr>
      </w:pPr>
    </w:p>
    <w:p w14:paraId="02861D96" w14:textId="2CFAF00C" w:rsidR="00CA2C6E" w:rsidRDefault="00D50F2E" w:rsidP="00CA2C6E">
      <w:pPr>
        <w:rPr>
          <w:lang w:val="en-US"/>
        </w:rPr>
      </w:pPr>
      <w:r>
        <w:rPr>
          <w:noProof/>
          <w:lang w:val="en-US"/>
        </w:rPr>
        <w:drawing>
          <wp:inline distT="0" distB="0" distL="0" distR="0" wp14:anchorId="31D7C903" wp14:editId="2EA3DD67">
            <wp:extent cx="5395012" cy="4084360"/>
            <wp:effectExtent l="0" t="0" r="0" b="0"/>
            <wp:docPr id="1802157847" name="Picture 2" descr="A collage of images of a farm and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57847" name="Picture 2" descr="A collage of images of a farm and a build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5012" cy="4084360"/>
                    </a:xfrm>
                    <a:prstGeom prst="rect">
                      <a:avLst/>
                    </a:prstGeom>
                  </pic:spPr>
                </pic:pic>
              </a:graphicData>
            </a:graphic>
          </wp:inline>
        </w:drawing>
      </w:r>
      <w:r w:rsidR="00C104F0">
        <w:rPr>
          <w:lang w:val="en-US"/>
        </w:rPr>
        <w:t xml:space="preserve"> </w:t>
      </w:r>
    </w:p>
    <w:p w14:paraId="7A0931D5" w14:textId="1E04B76F" w:rsidR="00FB15D5" w:rsidRDefault="00D50F2E" w:rsidP="00CA2C6E">
      <w:pPr>
        <w:rPr>
          <w:lang w:val="en-US"/>
        </w:rPr>
      </w:pPr>
      <w:r w:rsidRPr="00270076">
        <w:rPr>
          <w:b/>
          <w:bCs/>
          <w:i/>
          <w:iCs/>
          <w:lang w:val="en-US"/>
        </w:rPr>
        <w:t>Figure X.</w:t>
      </w:r>
      <w:r w:rsidRPr="00270076">
        <w:rPr>
          <w:i/>
          <w:iCs/>
          <w:lang w:val="en-US"/>
        </w:rPr>
        <w:t xml:space="preserve"> Expanding the </w:t>
      </w:r>
      <w:commentRangeStart w:id="375"/>
      <w:r w:rsidRPr="00270076">
        <w:rPr>
          <w:i/>
          <w:iCs/>
          <w:lang w:val="en-US"/>
        </w:rPr>
        <w:t>metrics</w:t>
      </w:r>
      <w:commentRangeEnd w:id="375"/>
      <w:r w:rsidR="006D0F51">
        <w:rPr>
          <w:rStyle w:val="CommentReference"/>
        </w:rPr>
        <w:commentReference w:id="375"/>
      </w:r>
      <w:r w:rsidRPr="00270076">
        <w:rPr>
          <w:i/>
          <w:iCs/>
          <w:lang w:val="en-US"/>
        </w:rPr>
        <w:t xml:space="preserve"> used to evaluate project success can aid in enriching the collaborative process for both farmers and researchers. (A) </w:t>
      </w:r>
      <w:r w:rsidR="00270076" w:rsidRPr="00270076">
        <w:rPr>
          <w:i/>
          <w:iCs/>
          <w:lang w:val="en-US"/>
        </w:rPr>
        <w:t xml:space="preserve">A </w:t>
      </w:r>
      <w:r w:rsidRPr="00270076">
        <w:rPr>
          <w:i/>
          <w:iCs/>
          <w:lang w:val="en-US"/>
        </w:rPr>
        <w:t>simple, transactional, and un</w:t>
      </w:r>
      <w:r w:rsidR="00270076" w:rsidRPr="00270076">
        <w:rPr>
          <w:i/>
          <w:iCs/>
          <w:lang w:val="en-US"/>
        </w:rPr>
        <w:t>-equitable</w:t>
      </w:r>
      <w:r w:rsidRPr="00270076">
        <w:rPr>
          <w:i/>
          <w:iCs/>
          <w:lang w:val="en-US"/>
        </w:rPr>
        <w:t xml:space="preserve"> exchange of resources</w:t>
      </w:r>
      <w:r w:rsidR="00270076" w:rsidRPr="00270076">
        <w:rPr>
          <w:i/>
          <w:iCs/>
          <w:lang w:val="en-US"/>
        </w:rPr>
        <w:t xml:space="preserve"> wherein the metrics of project success may be measured in ‘increase in knowledge’ by the collaborating farmers. (B) A richer relationship built on exchanges and associated metrics that promote fair, effective, and sustainable collaboration relationships.</w:t>
      </w:r>
      <w:r w:rsidR="00270076">
        <w:rPr>
          <w:lang w:val="en-US"/>
        </w:rPr>
        <w:t xml:space="preserve"> </w:t>
      </w:r>
    </w:p>
    <w:p w14:paraId="3CE0AD30" w14:textId="77777777" w:rsidR="00D50F2E" w:rsidRDefault="00D50F2E" w:rsidP="00CA2C6E">
      <w:pPr>
        <w:rPr>
          <w:lang w:val="en-US"/>
        </w:rPr>
      </w:pPr>
    </w:p>
    <w:p w14:paraId="1AB3192A" w14:textId="22BEFC8A" w:rsidR="00270076" w:rsidRDefault="00270076" w:rsidP="00CA2C6E">
      <w:pPr>
        <w:rPr>
          <w:ins w:id="376" w:author="ancarter" w:date="2024-05-10T14:31:00Z"/>
          <w:lang w:val="en-US"/>
        </w:rPr>
      </w:pPr>
      <w:r>
        <w:rPr>
          <w:lang w:val="en-US"/>
        </w:rPr>
        <w:lastRenderedPageBreak/>
        <w:t xml:space="preserve">The success of this type of model can </w:t>
      </w:r>
      <w:r w:rsidR="00FE1B8B">
        <w:rPr>
          <w:lang w:val="en-US"/>
        </w:rPr>
        <w:t xml:space="preserve">again </w:t>
      </w:r>
      <w:r>
        <w:rPr>
          <w:lang w:val="en-US"/>
        </w:rPr>
        <w:t>be demonstrated by the longevity of the Practical Farmers of Iowa (hereafter shortened to Practical Farmers) on-farm research program, which has been in place since 19</w:t>
      </w:r>
      <w:r w:rsidR="00F014B5">
        <w:rPr>
          <w:lang w:val="en-US"/>
        </w:rPr>
        <w:t>87</w:t>
      </w:r>
      <w:r>
        <w:rPr>
          <w:lang w:val="en-US"/>
        </w:rPr>
        <w:t>. Practical Farmers</w:t>
      </w:r>
      <w:r w:rsidR="00F014B5">
        <w:rPr>
          <w:lang w:val="en-US"/>
        </w:rPr>
        <w:t xml:space="preserve"> has continually refined their post-</w:t>
      </w:r>
      <w:r w:rsidR="005370FC">
        <w:rPr>
          <w:lang w:val="en-US"/>
        </w:rPr>
        <w:t xml:space="preserve">program </w:t>
      </w:r>
      <w:r w:rsidR="005B6AC3">
        <w:rPr>
          <w:lang w:val="en-US"/>
        </w:rPr>
        <w:t>participation</w:t>
      </w:r>
      <w:r w:rsidR="00F014B5">
        <w:rPr>
          <w:lang w:val="en-US"/>
        </w:rPr>
        <w:t xml:space="preserve"> survey</w:t>
      </w:r>
      <w:r w:rsidR="005370FC">
        <w:rPr>
          <w:lang w:val="en-US"/>
        </w:rPr>
        <w:t>s</w:t>
      </w:r>
      <w:r w:rsidR="00F014B5">
        <w:rPr>
          <w:lang w:val="en-US"/>
        </w:rPr>
        <w:t>, and throu</w:t>
      </w:r>
      <w:r w:rsidR="005B6AC3">
        <w:rPr>
          <w:lang w:val="en-US"/>
        </w:rPr>
        <w:t xml:space="preserve">gh deep, critical reflection and constant iteration, their current survey </w:t>
      </w:r>
      <w:r w:rsidR="005370FC">
        <w:rPr>
          <w:lang w:val="en-US"/>
        </w:rPr>
        <w:t>successfully quantifies outcomes in</w:t>
      </w:r>
      <w:r w:rsidR="005B6AC3">
        <w:rPr>
          <w:lang w:val="en-US"/>
        </w:rPr>
        <w:t xml:space="preserve"> the four metrics described above. Among other questions, Practical Farmers asks participants if they would recommend the program to a friend or other farmer (trust building), how effective the program was in helping the participant answer their questions (power and resource sharing), changes in knowledge (bi-directional learning), and whether participat</w:t>
      </w:r>
      <w:r w:rsidR="005370FC">
        <w:rPr>
          <w:lang w:val="en-US"/>
        </w:rPr>
        <w:t>ion</w:t>
      </w:r>
      <w:r w:rsidR="005B6AC3">
        <w:rPr>
          <w:lang w:val="en-US"/>
        </w:rPr>
        <w:t xml:space="preserve"> spurred new ideas or observations on the farm (transformation). As these questions have become metrics for success, Practical Farmers has designed their program to support these metrics, resulting in highly satisfied participants (</w:t>
      </w:r>
      <w:commentRangeStart w:id="377"/>
      <w:r w:rsidR="005B6AC3">
        <w:rPr>
          <w:lang w:val="en-US"/>
        </w:rPr>
        <w:t xml:space="preserve">Can I cite something? A PFI report?) </w:t>
      </w:r>
      <w:commentRangeEnd w:id="377"/>
      <w:r w:rsidR="00B2392A">
        <w:rPr>
          <w:rStyle w:val="CommentReference"/>
        </w:rPr>
        <w:commentReference w:id="377"/>
      </w:r>
      <w:r w:rsidR="005B6AC3">
        <w:rPr>
          <w:lang w:val="en-US"/>
        </w:rPr>
        <w:t>which translates to more consistent funding.</w:t>
      </w:r>
      <w:r>
        <w:rPr>
          <w:lang w:val="en-US"/>
        </w:rPr>
        <w:t xml:space="preserve"> Other researchers and entities likely utilize some form of these metrics, but to our knowledge they are not widely employed by granting agencies or at an individual researcher level.</w:t>
      </w:r>
      <w:r w:rsidR="00101CF6">
        <w:rPr>
          <w:lang w:val="en-US"/>
        </w:rPr>
        <w:t xml:space="preserve"> To support reciprocity in farmer collaborations, we provide the post-participant survey questions used by Practical Farmers in supplementary material as a resource (</w:t>
      </w:r>
      <w:r w:rsidR="005370FC">
        <w:rPr>
          <w:lang w:val="en-US"/>
        </w:rPr>
        <w:t>s</w:t>
      </w:r>
      <w:r w:rsidR="00101CF6">
        <w:rPr>
          <w:lang w:val="en-US"/>
        </w:rPr>
        <w:t xml:space="preserve">upplementary </w:t>
      </w:r>
      <w:commentRangeStart w:id="378"/>
      <w:r w:rsidR="005370FC">
        <w:rPr>
          <w:lang w:val="en-US"/>
        </w:rPr>
        <w:t>file</w:t>
      </w:r>
      <w:commentRangeEnd w:id="378"/>
      <w:r w:rsidR="00C10AAB">
        <w:rPr>
          <w:rStyle w:val="CommentReference"/>
        </w:rPr>
        <w:commentReference w:id="378"/>
      </w:r>
      <w:r w:rsidR="00101CF6">
        <w:rPr>
          <w:lang w:val="en-US"/>
        </w:rPr>
        <w:t xml:space="preserve">). </w:t>
      </w:r>
      <w:r>
        <w:rPr>
          <w:lang w:val="en-US"/>
        </w:rPr>
        <w:t xml:space="preserve">  </w:t>
      </w:r>
    </w:p>
    <w:p w14:paraId="0144D199" w14:textId="77777777" w:rsidR="006D0F51" w:rsidRDefault="006D0F51" w:rsidP="00CA2C6E">
      <w:pPr>
        <w:rPr>
          <w:ins w:id="379" w:author="ancarter" w:date="2024-05-10T14:31:00Z"/>
          <w:lang w:val="en-US"/>
        </w:rPr>
      </w:pPr>
    </w:p>
    <w:p w14:paraId="3ACE99A4" w14:textId="121DFAA0" w:rsidR="00B7234D" w:rsidRDefault="00D13909" w:rsidP="00D13909">
      <w:pPr>
        <w:rPr>
          <w:ins w:id="380" w:author="ancarter" w:date="2024-05-10T14:42:00Z"/>
          <w:lang w:val="en-US"/>
        </w:rPr>
      </w:pPr>
      <w:ins w:id="381" w:author="ancarter" w:date="2024-05-21T11:33:00Z">
        <w:r>
          <w:rPr>
            <w:lang w:val="en-US"/>
          </w:rPr>
          <w:t>Basche and Carter (2021) engaged reciprocal learning b</w:t>
        </w:r>
      </w:ins>
      <w:ins w:id="382" w:author="ancarter" w:date="2024-05-21T11:34:00Z">
        <w:r>
          <w:rPr>
            <w:lang w:val="en-US"/>
          </w:rPr>
          <w:t xml:space="preserve">y integrating conservation planning within an agronomy capstone class; students developed farm conservation plans with the aim of addressing the needs identified by both the farmland owners and the farm tenants. </w:t>
        </w:r>
      </w:ins>
      <w:ins w:id="383" w:author="ancarter" w:date="2024-05-21T11:35:00Z">
        <w:r>
          <w:rPr>
            <w:lang w:val="en-US"/>
          </w:rPr>
          <w:t xml:space="preserve">The researchers’ planning </w:t>
        </w:r>
      </w:ins>
      <w:ins w:id="384" w:author="ancarter" w:date="2024-05-21T11:36:00Z">
        <w:r>
          <w:rPr>
            <w:lang w:val="en-US"/>
          </w:rPr>
          <w:t xml:space="preserve">for this reciprocal learning </w:t>
        </w:r>
      </w:ins>
      <w:ins w:id="385" w:author="ancarter" w:date="2024-05-21T11:35:00Z">
        <w:r>
          <w:rPr>
            <w:lang w:val="en-US"/>
          </w:rPr>
          <w:t>included meeting with the farmland owners and tenants prior to the class</w:t>
        </w:r>
      </w:ins>
      <w:ins w:id="386" w:author="ancarter" w:date="2024-05-21T11:36:00Z">
        <w:r>
          <w:rPr>
            <w:lang w:val="en-US"/>
          </w:rPr>
          <w:t xml:space="preserve"> to identify goals and collect key agronomic data and planning class visits to the farms.</w:t>
        </w:r>
      </w:ins>
      <w:ins w:id="387" w:author="ancarter" w:date="2024-05-21T11:37:00Z">
        <w:r>
          <w:rPr>
            <w:lang w:val="en-US"/>
          </w:rPr>
          <w:t xml:space="preserve"> Students’ existing gendered stereotypes limited the success of some of this planning, demonstrating both </w:t>
        </w:r>
      </w:ins>
      <w:ins w:id="388" w:author="ancarter" w:date="2024-05-21T11:38:00Z">
        <w:r>
          <w:rPr>
            <w:lang w:val="en-US"/>
          </w:rPr>
          <w:t>students’ inability to contend with power dynamics in real-world scenarios and the need for greater attention to power within agricultural curriculum.</w:t>
        </w:r>
      </w:ins>
    </w:p>
    <w:p w14:paraId="34F3DF03" w14:textId="5CB54595" w:rsidR="00B7234D" w:rsidDel="00D13909" w:rsidRDefault="00B7234D" w:rsidP="00CA2C6E">
      <w:pPr>
        <w:rPr>
          <w:del w:id="389" w:author="ancarter" w:date="2024-05-21T11:38:00Z"/>
          <w:lang w:val="en-US"/>
        </w:rPr>
      </w:pPr>
    </w:p>
    <w:p w14:paraId="035F7928" w14:textId="77777777" w:rsidR="008A169F" w:rsidRDefault="008A169F" w:rsidP="00CA2C6E">
      <w:pPr>
        <w:rPr>
          <w:lang w:val="en-US"/>
        </w:rPr>
      </w:pPr>
    </w:p>
    <w:p w14:paraId="219A1D60" w14:textId="0175AC72" w:rsidR="008A169F" w:rsidRPr="00CA2C6E" w:rsidRDefault="0059083B" w:rsidP="0059083B">
      <w:pPr>
        <w:rPr>
          <w:lang w:val="en-US"/>
        </w:rPr>
      </w:pPr>
      <w:r>
        <w:rPr>
          <w:lang w:val="en-US"/>
        </w:rPr>
        <w:t>In this section</w:t>
      </w:r>
      <w:r w:rsidR="00FE1B8B">
        <w:rPr>
          <w:lang w:val="en-US"/>
        </w:rPr>
        <w:t xml:space="preserve"> on reciprocity,</w:t>
      </w:r>
      <w:r>
        <w:rPr>
          <w:lang w:val="en-US"/>
        </w:rPr>
        <w:t xml:space="preserve"> we have concentrated on designing equitable farmer-researcher relationships. However, many of the ideas presented are not exclusive to th</w:t>
      </w:r>
      <w:r w:rsidR="00101CF6">
        <w:rPr>
          <w:lang w:val="en-US"/>
        </w:rPr>
        <w:t>ese actors</w:t>
      </w:r>
      <w:r>
        <w:rPr>
          <w:lang w:val="en-US"/>
        </w:rPr>
        <w:t xml:space="preserve">. All relationships contain the potential for power inequities, and intentional examination can lead to better collaborations, regardless of the form. </w:t>
      </w:r>
      <w:r w:rsidR="00101CF6">
        <w:rPr>
          <w:lang w:val="en-US"/>
        </w:rPr>
        <w:t>While not specific to agriculture, r</w:t>
      </w:r>
      <w:r w:rsidR="008A169F">
        <w:rPr>
          <w:lang w:val="en-US"/>
        </w:rPr>
        <w:t>esearcher-researcher</w:t>
      </w:r>
      <w:r w:rsidR="00101CF6">
        <w:rPr>
          <w:lang w:val="en-US"/>
        </w:rPr>
        <w:t xml:space="preserve">, researcher-student, researcher-employee relationships all have potential for </w:t>
      </w:r>
      <w:r>
        <w:rPr>
          <w:lang w:val="en-US"/>
        </w:rPr>
        <w:t>power inequities based on seniority, discipline, perceived prestige, etc</w:t>
      </w:r>
      <w:r w:rsidR="008A169F">
        <w:rPr>
          <w:lang w:val="en-US"/>
        </w:rPr>
        <w:t xml:space="preserve">. </w:t>
      </w:r>
      <w:r w:rsidR="00101CF6">
        <w:rPr>
          <w:lang w:val="en-US"/>
        </w:rPr>
        <w:t xml:space="preserve">Is this worth </w:t>
      </w:r>
      <w:commentRangeStart w:id="390"/>
      <w:r w:rsidR="00101CF6">
        <w:rPr>
          <w:lang w:val="en-US"/>
        </w:rPr>
        <w:t>mentioning</w:t>
      </w:r>
      <w:commentRangeEnd w:id="390"/>
      <w:r w:rsidR="00624B16">
        <w:rPr>
          <w:rStyle w:val="CommentReference"/>
        </w:rPr>
        <w:commentReference w:id="390"/>
      </w:r>
      <w:r w:rsidR="00101CF6">
        <w:rPr>
          <w:lang w:val="en-US"/>
        </w:rPr>
        <w:t>?</w:t>
      </w:r>
    </w:p>
    <w:p w14:paraId="0099F0BD" w14:textId="0EB9B08F" w:rsidR="00CC38CF" w:rsidRDefault="00B76E57" w:rsidP="00B76E57">
      <w:pPr>
        <w:pStyle w:val="Heading1"/>
        <w:rPr>
          <w:lang w:val="en-US"/>
        </w:rPr>
      </w:pPr>
      <w:r>
        <w:rPr>
          <w:lang w:val="en-US"/>
        </w:rPr>
        <w:t>Theme 3</w:t>
      </w:r>
      <w:r w:rsidR="002B15C0">
        <w:rPr>
          <w:lang w:val="en-US"/>
        </w:rPr>
        <w:t xml:space="preserve">: </w:t>
      </w:r>
      <w:r w:rsidR="000816CA">
        <w:rPr>
          <w:lang w:val="en-US"/>
        </w:rPr>
        <w:t xml:space="preserve">Framing and the </w:t>
      </w:r>
      <w:del w:id="391" w:author="Andrea Basche" w:date="2024-05-17T07:29:00Z">
        <w:r w:rsidR="000816CA">
          <w:rPr>
            <w:lang w:val="en-US"/>
          </w:rPr>
          <w:delText>c</w:delText>
        </w:r>
        <w:r w:rsidR="00CB074B">
          <w:rPr>
            <w:lang w:val="en-US"/>
          </w:rPr>
          <w:delText>oexistance</w:delText>
        </w:r>
      </w:del>
      <w:ins w:id="392" w:author="Andrea Basche" w:date="2024-05-17T07:29:00Z">
        <w:r w:rsidR="000311E4">
          <w:rPr>
            <w:lang w:val="en-US"/>
          </w:rPr>
          <w:t>coexistence</w:t>
        </w:r>
      </w:ins>
      <w:r w:rsidR="00CB074B">
        <w:rPr>
          <w:lang w:val="en-US"/>
        </w:rPr>
        <w:t xml:space="preserve"> of multiple truths</w:t>
      </w:r>
    </w:p>
    <w:p w14:paraId="7A67345F" w14:textId="0019D9C1" w:rsidR="00B61769" w:rsidRDefault="000513B4" w:rsidP="005F23AB">
      <w:pPr>
        <w:rPr>
          <w:lang w:val="en-US"/>
        </w:rPr>
      </w:pPr>
      <w:r>
        <w:rPr>
          <w:lang w:val="en-US"/>
        </w:rPr>
        <w:t xml:space="preserve">Positivism is a philosophical perspective that states empirical evidence based on observable phenomena collected using the scientific method is the only valid foundation for acquiring knowledge. </w:t>
      </w:r>
      <w:r w:rsidR="005E7AAE" w:rsidRPr="005370FC">
        <w:rPr>
          <w:lang w:val="en-US"/>
        </w:rPr>
        <w:t xml:space="preserve">Scientific objectivity </w:t>
      </w:r>
      <w:r w:rsidR="005370FC" w:rsidRPr="005370FC">
        <w:rPr>
          <w:lang w:val="en-US"/>
        </w:rPr>
        <w:t xml:space="preserve">refers to </w:t>
      </w:r>
      <w:r w:rsidR="005E7AAE" w:rsidRPr="005370FC">
        <w:rPr>
          <w:lang w:val="en-US"/>
        </w:rPr>
        <w:t xml:space="preserve">the idea that </w:t>
      </w:r>
      <w:r w:rsidR="00B61769">
        <w:rPr>
          <w:lang w:val="en-US"/>
        </w:rPr>
        <w:t xml:space="preserve">the </w:t>
      </w:r>
      <w:r w:rsidR="005E7AAE" w:rsidRPr="005370FC">
        <w:rPr>
          <w:lang w:val="en-US"/>
        </w:rPr>
        <w:t xml:space="preserve">scientists </w:t>
      </w:r>
      <w:r w:rsidR="00B61769">
        <w:rPr>
          <w:lang w:val="en-US"/>
        </w:rPr>
        <w:t xml:space="preserve">using the scientific method </w:t>
      </w:r>
      <w:r w:rsidR="005E7AAE" w:rsidRPr="005370FC">
        <w:rPr>
          <w:lang w:val="en-US"/>
        </w:rPr>
        <w:t xml:space="preserve">are not, or should not be, influenced by personal perspectives, values, or vested interests. </w:t>
      </w:r>
      <w:commentRangeStart w:id="393"/>
      <w:r w:rsidR="00B61769">
        <w:rPr>
          <w:lang w:val="en-US"/>
        </w:rPr>
        <w:t>These</w:t>
      </w:r>
      <w:commentRangeEnd w:id="393"/>
      <w:r w:rsidR="00B7234D">
        <w:rPr>
          <w:rStyle w:val="CommentReference"/>
        </w:rPr>
        <w:commentReference w:id="393"/>
      </w:r>
      <w:r w:rsidR="00B61769">
        <w:rPr>
          <w:lang w:val="en-US"/>
        </w:rPr>
        <w:t xml:space="preserve"> ideas relate to data feminism in that </w:t>
      </w:r>
      <w:r w:rsidR="003F2EAF">
        <w:rPr>
          <w:lang w:val="en-US"/>
        </w:rPr>
        <w:t xml:space="preserve">they were developed by a narrow slice of human intellect, and their implementation has been entangled with colonialism, racism, and other forms of oppressions(Halpin 1989; </w:t>
      </w:r>
      <w:r w:rsidR="008D4591">
        <w:rPr>
          <w:lang w:val="en-US"/>
        </w:rPr>
        <w:t>Theses 2016;</w:t>
      </w:r>
      <w:r w:rsidR="003F2EAF">
        <w:rPr>
          <w:lang w:val="en-US"/>
        </w:rPr>
        <w:t>. T</w:t>
      </w:r>
      <w:r w:rsidR="00B61769">
        <w:rPr>
          <w:lang w:val="en-US"/>
        </w:rPr>
        <w:t xml:space="preserve">he appropriateness of positivism </w:t>
      </w:r>
      <w:r w:rsidR="003F2EAF">
        <w:rPr>
          <w:lang w:val="en-US"/>
        </w:rPr>
        <w:t xml:space="preserve">for answering certain types of questions </w:t>
      </w:r>
      <w:r w:rsidR="00B61769">
        <w:rPr>
          <w:lang w:val="en-US"/>
        </w:rPr>
        <w:t xml:space="preserve">has been </w:t>
      </w:r>
      <w:r w:rsidR="003F2EAF">
        <w:rPr>
          <w:lang w:val="en-US"/>
        </w:rPr>
        <w:t>debated since its inception</w:t>
      </w:r>
      <w:r w:rsidR="00B61769">
        <w:rPr>
          <w:lang w:val="en-US"/>
        </w:rPr>
        <w:t xml:space="preserve"> (CITE). </w:t>
      </w:r>
      <w:r w:rsidR="003F2EAF">
        <w:rPr>
          <w:lang w:val="en-US"/>
        </w:rPr>
        <w:t>T</w:t>
      </w:r>
      <w:r w:rsidR="005E7AAE" w:rsidRPr="005370FC">
        <w:rPr>
          <w:lang w:val="en-US"/>
        </w:rPr>
        <w:t>he feasibility and even desirability of objectivity in scien</w:t>
      </w:r>
      <w:r w:rsidR="001C7591">
        <w:rPr>
          <w:lang w:val="en-US"/>
        </w:rPr>
        <w:t>c</w:t>
      </w:r>
      <w:r w:rsidR="005E7AAE" w:rsidRPr="005370FC">
        <w:rPr>
          <w:lang w:val="en-US"/>
        </w:rPr>
        <w:t>e has been the subject of rigorous and long-lived philosophical debates</w:t>
      </w:r>
      <w:r w:rsidR="003F2EAF">
        <w:rPr>
          <w:lang w:val="en-US"/>
        </w:rPr>
        <w:t xml:space="preserve">, and as the diversity of scientists increases those debates have moved into mainstream dialogues </w:t>
      </w:r>
      <w:r w:rsidR="005E7AAE" w:rsidRPr="005370FC">
        <w:rPr>
          <w:lang w:val="en-US"/>
        </w:rPr>
        <w:t xml:space="preserve">(Reiss 2014; </w:t>
      </w:r>
      <w:r w:rsidR="008D4591">
        <w:rPr>
          <w:lang w:val="en-US"/>
        </w:rPr>
        <w:t>Becker 2021</w:t>
      </w:r>
      <w:r w:rsidR="005E7AAE" w:rsidRPr="005370FC">
        <w:rPr>
          <w:lang w:val="en-US"/>
        </w:rPr>
        <w:t>).</w:t>
      </w:r>
      <w:r w:rsidR="005E7AAE" w:rsidRPr="0029011A">
        <w:rPr>
          <w:color w:val="1A1A1A"/>
          <w:sz w:val="25"/>
          <w:szCs w:val="25"/>
          <w:shd w:val="clear" w:color="auto" w:fill="FFFFFF"/>
          <w:lang w:val="en-US"/>
        </w:rPr>
        <w:t xml:space="preserve"> </w:t>
      </w:r>
      <w:r w:rsidR="003319F6">
        <w:rPr>
          <w:lang w:val="en-US"/>
        </w:rPr>
        <w:t>As a corollary, the acknowledgement of how value systems impact approaches to problems, and perceived solutions has grown</w:t>
      </w:r>
      <w:r w:rsidR="003F2AD7">
        <w:rPr>
          <w:lang w:val="en-US"/>
        </w:rPr>
        <w:t xml:space="preserve"> (Rykiel 2001)</w:t>
      </w:r>
      <w:r w:rsidR="003319F6">
        <w:rPr>
          <w:lang w:val="en-US"/>
        </w:rPr>
        <w:t xml:space="preserve">. </w:t>
      </w:r>
    </w:p>
    <w:p w14:paraId="13E00694" w14:textId="77777777" w:rsidR="00B61769" w:rsidRDefault="00B61769" w:rsidP="005F23AB">
      <w:pPr>
        <w:rPr>
          <w:lang w:val="en-US"/>
        </w:rPr>
      </w:pPr>
    </w:p>
    <w:p w14:paraId="585F7A14" w14:textId="4553F865" w:rsidR="00555110" w:rsidRDefault="00FF710E" w:rsidP="005F23AB">
      <w:pPr>
        <w:rPr>
          <w:lang w:val="en-US"/>
        </w:rPr>
      </w:pPr>
      <w:r>
        <w:rPr>
          <w:lang w:val="en-US"/>
        </w:rPr>
        <w:lastRenderedPageBreak/>
        <w:t>A slew of paradigms have been introduced in response to these issues in an attempt to support</w:t>
      </w:r>
      <w:r w:rsidR="00B25BC5">
        <w:rPr>
          <w:lang w:val="en-US"/>
        </w:rPr>
        <w:t xml:space="preserve"> a more nuanced and reflexive approach to scientific inquiry</w:t>
      </w:r>
      <w:r>
        <w:rPr>
          <w:lang w:val="en-US"/>
        </w:rPr>
        <w:t xml:space="preserve">. Topics such as </w:t>
      </w:r>
      <w:r w:rsidR="00B25BC5">
        <w:rPr>
          <w:lang w:val="en-US"/>
        </w:rPr>
        <w:t>the i</w:t>
      </w:r>
      <w:r w:rsidR="00A42FCE">
        <w:rPr>
          <w:lang w:val="en-US"/>
        </w:rPr>
        <w:t xml:space="preserve">mportance of the role of interpretation, plurality of methods, critical reflexivity, and fallibilism </w:t>
      </w:r>
      <w:r>
        <w:rPr>
          <w:lang w:val="en-US"/>
        </w:rPr>
        <w:t xml:space="preserve">are embraced as inherent in the pursuit of knowledge, while still valuing the foundations of empirical evidence and systematic investigation. </w:t>
      </w:r>
      <w:r w:rsidRPr="00FF710E">
        <w:rPr>
          <w:lang w:val="en-US"/>
        </w:rPr>
        <w:t xml:space="preserve">While these ideas have been embraced and codified in social sciences (Ryan 2006; others), it has failed to deeply permeate other fields, including agriculture (Clark 2002 (nursing); Norton 2008 (ecology); Nicklay et al. XX; Pretty 1994; Ebel et al. 2020). Here, we collectively group these ideas into the </w:t>
      </w:r>
      <w:r w:rsidR="00555110">
        <w:rPr>
          <w:lang w:val="en-US"/>
        </w:rPr>
        <w:t xml:space="preserve">acknowledgement that multiple truths can coexist. We stress that we are not claiming that all perspectives are equally valid, or that there are no objective truths. Instead, we emphasize how </w:t>
      </w:r>
      <w:del w:id="394" w:author="ancarter" w:date="2024-05-21T11:42:00Z">
        <w:r w:rsidR="00555110" w:rsidDel="006B4724">
          <w:rPr>
            <w:lang w:val="en-US"/>
          </w:rPr>
          <w:delText xml:space="preserve">this mentality opens us up to </w:delText>
        </w:r>
      </w:del>
      <w:r w:rsidR="00555110">
        <w:rPr>
          <w:lang w:val="en-US"/>
        </w:rPr>
        <w:t xml:space="preserve">diverse perspectives </w:t>
      </w:r>
      <w:ins w:id="395" w:author="ancarter" w:date="2024-05-21T11:42:00Z">
        <w:r w:rsidR="006B4724">
          <w:rPr>
            <w:lang w:val="en-US"/>
          </w:rPr>
          <w:t xml:space="preserve">support diverse thinking, thereby leading to </w:t>
        </w:r>
      </w:ins>
      <w:del w:id="396" w:author="ancarter" w:date="2024-05-21T11:42:00Z">
        <w:r w:rsidR="00555110" w:rsidDel="006B4724">
          <w:rPr>
            <w:lang w:val="en-US"/>
          </w:rPr>
          <w:delText xml:space="preserve">and leads to </w:delText>
        </w:r>
      </w:del>
      <w:r w:rsidR="00555110">
        <w:rPr>
          <w:lang w:val="en-US"/>
        </w:rPr>
        <w:t xml:space="preserve">productive </w:t>
      </w:r>
      <w:del w:id="397" w:author="ancarter" w:date="2024-05-21T11:42:00Z">
        <w:r w:rsidR="00555110" w:rsidDel="006B4724">
          <w:rPr>
            <w:lang w:val="en-US"/>
          </w:rPr>
          <w:delText xml:space="preserve">conservations </w:delText>
        </w:r>
      </w:del>
      <w:ins w:id="398" w:author="ancarter" w:date="2024-05-21T11:42:00Z">
        <w:r w:rsidR="006B4724">
          <w:rPr>
            <w:lang w:val="en-US"/>
          </w:rPr>
          <w:t xml:space="preserve">conversations </w:t>
        </w:r>
      </w:ins>
      <w:r w:rsidR="00555110">
        <w:rPr>
          <w:lang w:val="en-US"/>
        </w:rPr>
        <w:t xml:space="preserve">in the field of agriculture. We argue that it is only by adding diverse sets of perspectives </w:t>
      </w:r>
      <w:ins w:id="399" w:author="ancarter" w:date="2024-05-21T11:43:00Z">
        <w:r w:rsidR="006B4724">
          <w:rPr>
            <w:lang w:val="en-US"/>
          </w:rPr>
          <w:t xml:space="preserve">that we </w:t>
        </w:r>
      </w:ins>
      <w:r w:rsidR="00555110">
        <w:rPr>
          <w:lang w:val="en-US"/>
        </w:rPr>
        <w:t>can</w:t>
      </w:r>
      <w:ins w:id="400" w:author="ancarter" w:date="2024-05-21T11:43:00Z">
        <w:r w:rsidR="006B4724">
          <w:rPr>
            <w:lang w:val="en-US"/>
          </w:rPr>
          <w:t xml:space="preserve"> </w:t>
        </w:r>
      </w:ins>
      <w:del w:id="401" w:author="ancarter" w:date="2024-05-21T11:43:00Z">
        <w:r w:rsidR="00555110" w:rsidDel="006B4724">
          <w:rPr>
            <w:lang w:val="en-US"/>
          </w:rPr>
          <w:delText xml:space="preserve"> we </w:delText>
        </w:r>
      </w:del>
      <w:r w:rsidR="00555110">
        <w:rPr>
          <w:lang w:val="en-US"/>
        </w:rPr>
        <w:t>create a more complete</w:t>
      </w:r>
      <w:r w:rsidR="00CA747F">
        <w:rPr>
          <w:lang w:val="en-US"/>
        </w:rPr>
        <w:t>, and just,</w:t>
      </w:r>
      <w:r w:rsidR="00555110">
        <w:rPr>
          <w:lang w:val="en-US"/>
        </w:rPr>
        <w:t xml:space="preserve"> picture of the ‘truth’. </w:t>
      </w:r>
    </w:p>
    <w:p w14:paraId="41A71D00" w14:textId="77777777" w:rsidR="00555110" w:rsidRDefault="00555110" w:rsidP="005F23AB">
      <w:pPr>
        <w:rPr>
          <w:lang w:val="en-US"/>
        </w:rPr>
      </w:pPr>
    </w:p>
    <w:p w14:paraId="7CEDB6DA" w14:textId="6D7615B7" w:rsidR="003319F6" w:rsidDel="006B4724" w:rsidRDefault="003319F6" w:rsidP="003319F6">
      <w:pPr>
        <w:pStyle w:val="Heading2"/>
        <w:rPr>
          <w:del w:id="402" w:author="ancarter" w:date="2024-05-21T11:41:00Z"/>
          <w:lang w:val="en-US"/>
        </w:rPr>
      </w:pPr>
      <w:r>
        <w:rPr>
          <w:lang w:val="en-US"/>
        </w:rPr>
        <w:t>Agriculture</w:t>
      </w:r>
      <w:r w:rsidR="000816CA">
        <w:rPr>
          <w:lang w:val="en-US"/>
        </w:rPr>
        <w:t xml:space="preserve"> and </w:t>
      </w:r>
      <w:r>
        <w:rPr>
          <w:lang w:val="en-US"/>
        </w:rPr>
        <w:t>values</w:t>
      </w:r>
    </w:p>
    <w:p w14:paraId="2F8A5137" w14:textId="77777777" w:rsidR="00555110" w:rsidRDefault="00555110">
      <w:pPr>
        <w:pStyle w:val="Heading2"/>
        <w:rPr>
          <w:lang w:val="en-US"/>
        </w:rPr>
        <w:pPrChange w:id="403" w:author="ancarter" w:date="2024-05-22T20:16:00Z">
          <w:pPr/>
        </w:pPrChange>
      </w:pPr>
    </w:p>
    <w:p w14:paraId="66D7FBCC" w14:textId="77777777" w:rsidR="00B5193F" w:rsidRDefault="00B5193F" w:rsidP="00FB3F65">
      <w:pPr>
        <w:rPr>
          <w:ins w:id="404" w:author="ancarter" w:date="2024-05-21T10:14:00Z"/>
          <w:lang w:val="en-US"/>
        </w:rPr>
      </w:pPr>
    </w:p>
    <w:p w14:paraId="1A554658" w14:textId="06B84912" w:rsidR="00FB3F65" w:rsidRDefault="00FF710E" w:rsidP="00FB3F65">
      <w:pPr>
        <w:rPr>
          <w:lang w:val="en-US"/>
        </w:rPr>
      </w:pPr>
      <w:r>
        <w:rPr>
          <w:lang w:val="en-US"/>
        </w:rPr>
        <w:t xml:space="preserve">A book written to illustrate how underlying value systems shape individuals’ perspectives on solutions to complex global challenges unwittingly uses agricultural research as its backdrop. </w:t>
      </w:r>
      <w:del w:id="405" w:author="ancarter" w:date="2024-05-10T14:43:00Z">
        <w:r w:rsidDel="00B7234D">
          <w:rPr>
            <w:lang w:val="en-US"/>
          </w:rPr>
          <w:delText>‘</w:delText>
        </w:r>
      </w:del>
      <w:r w:rsidRPr="00B7234D">
        <w:rPr>
          <w:i/>
          <w:lang w:val="en-US"/>
          <w:rPrChange w:id="406" w:author="ancarter" w:date="2024-05-22T20:16:00Z">
            <w:rPr>
              <w:lang w:val="en-US"/>
            </w:rPr>
          </w:rPrChange>
        </w:rPr>
        <w:t>The Wizard and the Prophet</w:t>
      </w:r>
      <w:del w:id="407" w:author="ancarter" w:date="2024-05-10T14:43:00Z">
        <w:r w:rsidDel="00B7234D">
          <w:rPr>
            <w:lang w:val="en-US"/>
          </w:rPr>
          <w:delText>’</w:delText>
        </w:r>
      </w:del>
      <w:r>
        <w:rPr>
          <w:lang w:val="en-US"/>
        </w:rPr>
        <w:t xml:space="preserve"> (CITE) explores the worldviews of Norman Borlaug and William Vogt, two white, Western men working on agricultural topics </w:t>
      </w:r>
      <w:r w:rsidR="004A756B">
        <w:rPr>
          <w:lang w:val="en-US"/>
        </w:rPr>
        <w:t>during</w:t>
      </w:r>
      <w:r>
        <w:rPr>
          <w:lang w:val="en-US"/>
        </w:rPr>
        <w:t xml:space="preserve"> the </w:t>
      </w:r>
      <w:r w:rsidR="004A756B">
        <w:rPr>
          <w:lang w:val="en-US"/>
        </w:rPr>
        <w:t>20</w:t>
      </w:r>
      <w:r w:rsidR="004A756B" w:rsidRPr="004A756B">
        <w:rPr>
          <w:vertAlign w:val="superscript"/>
          <w:lang w:val="en-US"/>
        </w:rPr>
        <w:t>th</w:t>
      </w:r>
      <w:r w:rsidR="004A756B">
        <w:rPr>
          <w:lang w:val="en-US"/>
        </w:rPr>
        <w:t xml:space="preserve"> century</w:t>
      </w:r>
      <w:r w:rsidR="000816CA">
        <w:rPr>
          <w:lang w:val="en-US"/>
        </w:rPr>
        <w:t xml:space="preserve"> but coming from divergent backgrounds</w:t>
      </w:r>
      <w:r>
        <w:rPr>
          <w:lang w:val="en-US"/>
        </w:rPr>
        <w:t>.</w:t>
      </w:r>
      <w:r w:rsidR="004A756B">
        <w:rPr>
          <w:lang w:val="en-US"/>
        </w:rPr>
        <w:t xml:space="preserve"> </w:t>
      </w:r>
      <w:r w:rsidR="000816CA">
        <w:rPr>
          <w:lang w:val="en-US"/>
        </w:rPr>
        <w:t xml:space="preserve">Borlaug was raised on a Midwestern US farm, and his life was greatly impacted by the introduction of tractors. This experience likely influenced how he thought of solutions, and </w:t>
      </w:r>
      <w:r w:rsidR="00CA747F">
        <w:rPr>
          <w:lang w:val="en-US"/>
        </w:rPr>
        <w:t xml:space="preserve">he </w:t>
      </w:r>
      <w:r w:rsidR="000816CA">
        <w:rPr>
          <w:lang w:val="en-US"/>
        </w:rPr>
        <w:t>is portrayed as a ‘wizard’, embodying a technocentric worldview the prioritizes technological innovation and human ingenuity as the means to address global issues.</w:t>
      </w:r>
      <w:r w:rsidR="00725FDB">
        <w:rPr>
          <w:lang w:val="en-US"/>
        </w:rPr>
        <w:t xml:space="preserve"> Vogt began his life in a rural area surrounded by unbuilt environments, but moved to the city and witnessed the urban development of his place of birth. Vogt is portrayed as a ‘prophet’, emphasizing the need to live within ecological limits. Borlaug researched ways to leverage technology to intensify agricultural practices and increase food production, an effort that contributed to a larger collection of innovations collectively referred to as ‘the Green Revolution’ and for which Borlaug won a Nobel Peace Prize (CITE). Vogt used science to formally develop the idea of carrying-capacity</w:t>
      </w:r>
      <w:r w:rsidR="00CA747F">
        <w:rPr>
          <w:lang w:val="en-US"/>
        </w:rPr>
        <w:t xml:space="preserve"> (CITE). He </w:t>
      </w:r>
      <w:r w:rsidR="00725FDB">
        <w:rPr>
          <w:lang w:val="en-US"/>
        </w:rPr>
        <w:t>advocated for limiting population growth rather than increasing food production</w:t>
      </w:r>
      <w:r w:rsidR="00CA747F">
        <w:rPr>
          <w:lang w:val="en-US"/>
        </w:rPr>
        <w:t>, and developed a model for environmental activism that is still used today.</w:t>
      </w:r>
      <w:r w:rsidR="00197361">
        <w:rPr>
          <w:lang w:val="en-US"/>
        </w:rPr>
        <w:t xml:space="preserve"> </w:t>
      </w:r>
      <w:r w:rsidR="00836245">
        <w:rPr>
          <w:lang w:val="en-US"/>
        </w:rPr>
        <w:t>Both Borlaug and Vogt had valid</w:t>
      </w:r>
      <w:r w:rsidR="009A141C">
        <w:rPr>
          <w:lang w:val="en-US"/>
        </w:rPr>
        <w:t xml:space="preserve"> results and conclusions based on using the scientific method to investigate questions that were motivated by their personal values and experiences. </w:t>
      </w:r>
      <w:r w:rsidR="00197361">
        <w:rPr>
          <w:lang w:val="en-US"/>
        </w:rPr>
        <w:t xml:space="preserve">The differing motivations do not invalidate their truths, but rather demonstrate how multiple truths can co-exist at once. </w:t>
      </w:r>
    </w:p>
    <w:p w14:paraId="12B02B4D" w14:textId="54785B42" w:rsidR="00836245" w:rsidRDefault="00836245" w:rsidP="00FF710E">
      <w:pPr>
        <w:rPr>
          <w:lang w:val="en-US"/>
        </w:rPr>
      </w:pPr>
    </w:p>
    <w:p w14:paraId="080121B9" w14:textId="107A00BA" w:rsidR="00FB3F65" w:rsidRDefault="009A141C" w:rsidP="00FB3F65">
      <w:pPr>
        <w:rPr>
          <w:lang w:val="en-US"/>
        </w:rPr>
      </w:pPr>
      <w:r>
        <w:rPr>
          <w:lang w:val="en-US"/>
        </w:rPr>
        <w:t xml:space="preserve">In the context of policy making, the acknowledgement of contradictory realities, such as the coexistence of abundance and starvation, is understood </w:t>
      </w:r>
      <w:r w:rsidR="00197361">
        <w:rPr>
          <w:lang w:val="en-US"/>
        </w:rPr>
        <w:t xml:space="preserve">as an inherent complexity in </w:t>
      </w:r>
      <w:r>
        <w:rPr>
          <w:lang w:val="en-US"/>
        </w:rPr>
        <w:t xml:space="preserve">addressing multi-faceted issues (Stone 2022). </w:t>
      </w:r>
      <w:r w:rsidR="00197361">
        <w:rPr>
          <w:lang w:val="en-US"/>
        </w:rPr>
        <w:t xml:space="preserve">In this context, </w:t>
      </w:r>
      <w:r>
        <w:rPr>
          <w:lang w:val="en-US"/>
        </w:rPr>
        <w:t>the broader the set of realities that are available, the more complete the overall picture becomes</w:t>
      </w:r>
      <w:r w:rsidR="00197361">
        <w:rPr>
          <w:lang w:val="en-US"/>
        </w:rPr>
        <w:t>, and concomitantly the possibility for more equitable solutions</w:t>
      </w:r>
      <w:r>
        <w:rPr>
          <w:lang w:val="en-US"/>
        </w:rPr>
        <w:t xml:space="preserve">. For topics as fundamental to human survival as food production, incorporating the </w:t>
      </w:r>
      <w:r w:rsidR="0020544A">
        <w:rPr>
          <w:lang w:val="en-US"/>
        </w:rPr>
        <w:t xml:space="preserve">scientific </w:t>
      </w:r>
      <w:r>
        <w:rPr>
          <w:lang w:val="en-US"/>
        </w:rPr>
        <w:t xml:space="preserve">contributions produced using </w:t>
      </w:r>
      <w:r w:rsidR="0020544A">
        <w:rPr>
          <w:lang w:val="en-US"/>
        </w:rPr>
        <w:t>diverse</w:t>
      </w:r>
      <w:r>
        <w:rPr>
          <w:lang w:val="en-US"/>
        </w:rPr>
        <w:t xml:space="preserve"> framings will </w:t>
      </w:r>
      <w:r w:rsidR="009A0D1A">
        <w:rPr>
          <w:lang w:val="en-US"/>
        </w:rPr>
        <w:t xml:space="preserve">undoubtedly lay the foundation for more equitable </w:t>
      </w:r>
      <w:r>
        <w:rPr>
          <w:lang w:val="en-US"/>
        </w:rPr>
        <w:t xml:space="preserve">outcomes. </w:t>
      </w:r>
      <w:r w:rsidR="00FB3F65">
        <w:rPr>
          <w:lang w:val="en-US"/>
        </w:rPr>
        <w:t xml:space="preserve">Ironically, although the worldviews of the two example figures are divergent, they represent those of two American males of European descent as written by an American male of European descent. </w:t>
      </w:r>
      <w:commentRangeStart w:id="408"/>
      <w:r w:rsidR="00FB3F65">
        <w:rPr>
          <w:lang w:val="en-US"/>
        </w:rPr>
        <w:t xml:space="preserve">This demonstrates how even classical delineations such as race and gender portend very little in regard to value </w:t>
      </w:r>
      <w:proofErr w:type="gramStart"/>
      <w:r w:rsidR="00FB3F65">
        <w:rPr>
          <w:lang w:val="en-US"/>
        </w:rPr>
        <w:t>systems, and</w:t>
      </w:r>
      <w:proofErr w:type="gramEnd"/>
      <w:r w:rsidR="00FB3F65">
        <w:rPr>
          <w:lang w:val="en-US"/>
        </w:rPr>
        <w:t xml:space="preserve"> lends us to imagine the insight that would be gained from adding more framings</w:t>
      </w:r>
      <w:commentRangeEnd w:id="408"/>
      <w:r w:rsidR="00624B16">
        <w:rPr>
          <w:rStyle w:val="CommentReference"/>
        </w:rPr>
        <w:commentReference w:id="408"/>
      </w:r>
      <w:r w:rsidR="00FB3F65">
        <w:rPr>
          <w:lang w:val="en-US"/>
        </w:rPr>
        <w:t xml:space="preserve">. </w:t>
      </w:r>
      <w:r w:rsidR="009A0D1A">
        <w:rPr>
          <w:lang w:val="en-US"/>
        </w:rPr>
        <w:t xml:space="preserve">Today, an increasing availability of diversely framed reflections concerning the Green Revolution have led to significantly more nuanced understandings </w:t>
      </w:r>
      <w:r w:rsidR="009A0D1A">
        <w:rPr>
          <w:lang w:val="en-US"/>
        </w:rPr>
        <w:lastRenderedPageBreak/>
        <w:t xml:space="preserve">of the motivations, impacts, and XX of the Green Revolution (PBS series, </w:t>
      </w:r>
      <w:r w:rsidR="00FB3F65" w:rsidRPr="004B3A0C">
        <w:rPr>
          <w:lang w:val="en-US"/>
        </w:rPr>
        <w:t>https://www.pbs.org/wgbh/americanexperience/films/man-who-tried-to-feed-the-world/</w:t>
      </w:r>
    </w:p>
    <w:p w14:paraId="79FB1BAA" w14:textId="2E775980" w:rsidR="002D5221" w:rsidRDefault="009A0D1A" w:rsidP="002D5221">
      <w:pPr>
        <w:rPr>
          <w:lang w:val="en-US"/>
        </w:rPr>
      </w:pPr>
      <w:r>
        <w:rPr>
          <w:lang w:val="en-US"/>
        </w:rPr>
        <w:t xml:space="preserve">others). As calls for a ‘second Green Revolution’ proliferate (XX), </w:t>
      </w:r>
      <w:r w:rsidR="002D5221">
        <w:rPr>
          <w:lang w:val="en-US"/>
        </w:rPr>
        <w:t xml:space="preserve">the ability of society to </w:t>
      </w:r>
      <w:r w:rsidR="00FB3F65">
        <w:rPr>
          <w:lang w:val="en-US"/>
        </w:rPr>
        <w:t>leverage</w:t>
      </w:r>
      <w:r w:rsidR="002D5221">
        <w:rPr>
          <w:lang w:val="en-US"/>
        </w:rPr>
        <w:t xml:space="preserve"> </w:t>
      </w:r>
      <w:r>
        <w:rPr>
          <w:lang w:val="en-US"/>
        </w:rPr>
        <w:t>diverse voices contributing to the discussion will be a great asset.</w:t>
      </w:r>
      <w:r w:rsidR="002D5221" w:rsidRPr="002D5221">
        <w:rPr>
          <w:lang w:val="en-US"/>
        </w:rPr>
        <w:t xml:space="preserve"> </w:t>
      </w:r>
      <w:r w:rsidR="002D5221">
        <w:rPr>
          <w:lang w:val="en-US"/>
        </w:rPr>
        <w:t>Scientists who are able to acknowledge and navigate the existence of multiple truths are better equipped to provide solutions that do not preferentially disadvantage vulnerable groups</w:t>
      </w:r>
      <w:r w:rsidR="00FB3F65">
        <w:rPr>
          <w:lang w:val="en-US"/>
        </w:rPr>
        <w:t xml:space="preserve"> (Jordan about world views paper)</w:t>
      </w:r>
      <w:r w:rsidR="002D5221">
        <w:rPr>
          <w:lang w:val="en-US"/>
        </w:rPr>
        <w:t xml:space="preserve">. </w:t>
      </w:r>
    </w:p>
    <w:p w14:paraId="4E6BB40E" w14:textId="41611609" w:rsidR="009A0D1A" w:rsidRDefault="009A0D1A" w:rsidP="009A141C">
      <w:pPr>
        <w:rPr>
          <w:lang w:val="en-US"/>
        </w:rPr>
      </w:pPr>
      <w:r>
        <w:rPr>
          <w:lang w:val="en-US"/>
        </w:rPr>
        <w:t xml:space="preserve"> </w:t>
      </w:r>
    </w:p>
    <w:p w14:paraId="4028B844" w14:textId="354C7D34" w:rsidR="00F77422" w:rsidRDefault="00FB3F65" w:rsidP="0083017C">
      <w:pPr>
        <w:rPr>
          <w:lang w:val="en-US"/>
        </w:rPr>
      </w:pPr>
      <w:r>
        <w:rPr>
          <w:lang w:val="en-US"/>
        </w:rPr>
        <w:t xml:space="preserve">While the set of framings represented in agricultural science is becoming more diverse. </w:t>
      </w:r>
      <w:r w:rsidR="00F77422">
        <w:rPr>
          <w:lang w:val="en-US"/>
        </w:rPr>
        <w:t xml:space="preserve">Examining how a particular set of values can </w:t>
      </w:r>
      <w:r>
        <w:rPr>
          <w:lang w:val="en-US"/>
        </w:rPr>
        <w:t>influence</w:t>
      </w:r>
      <w:r w:rsidR="00F77422">
        <w:rPr>
          <w:lang w:val="en-US"/>
        </w:rPr>
        <w:t xml:space="preserve"> scientific outcomes has produced productive conversations, as well as creative new lines of inquiry. For example, </w:t>
      </w:r>
      <w:r w:rsidR="0083017C">
        <w:rPr>
          <w:lang w:val="en-US"/>
        </w:rPr>
        <w:t xml:space="preserve">recent research has explicitly analyzed how various framings dictate weed management goals, exposing novel research questions that emerge only when new framings are taken seriously </w:t>
      </w:r>
      <w:r w:rsidR="00F77422">
        <w:rPr>
          <w:lang w:val="en-US"/>
        </w:rPr>
        <w:t>(</w:t>
      </w:r>
      <w:proofErr w:type="spellStart"/>
      <w:r w:rsidR="00F77422">
        <w:rPr>
          <w:lang w:val="en-US"/>
        </w:rPr>
        <w:t>MacLaren</w:t>
      </w:r>
      <w:proofErr w:type="spellEnd"/>
      <w:r w:rsidR="00F77422">
        <w:rPr>
          <w:lang w:val="en-US"/>
        </w:rPr>
        <w:t xml:space="preserve"> et al 2020</w:t>
      </w:r>
      <w:r w:rsidR="0083017C">
        <w:rPr>
          <w:lang w:val="en-US"/>
        </w:rPr>
        <w:t xml:space="preserve">; </w:t>
      </w:r>
      <w:r w:rsidR="00F67DEF">
        <w:rPr>
          <w:lang w:val="en-US"/>
        </w:rPr>
        <w:t xml:space="preserve">Weisberger et al. 2024). </w:t>
      </w:r>
      <w:r w:rsidR="0083017C">
        <w:rPr>
          <w:lang w:val="en-US"/>
        </w:rPr>
        <w:t>C</w:t>
      </w:r>
      <w:r w:rsidR="002D5221">
        <w:rPr>
          <w:lang w:val="en-US"/>
        </w:rPr>
        <w:t>ompar</w:t>
      </w:r>
      <w:r w:rsidR="0083017C">
        <w:rPr>
          <w:lang w:val="en-US"/>
        </w:rPr>
        <w:t>ative</w:t>
      </w:r>
      <w:r w:rsidR="002D5221">
        <w:rPr>
          <w:lang w:val="en-US"/>
        </w:rPr>
        <w:t xml:space="preserve"> analyses</w:t>
      </w:r>
      <w:r w:rsidR="0083017C">
        <w:rPr>
          <w:lang w:val="en-US"/>
        </w:rPr>
        <w:t xml:space="preserve">, article responses, and </w:t>
      </w:r>
      <w:r w:rsidR="00E65BFE">
        <w:rPr>
          <w:lang w:val="en-US"/>
        </w:rPr>
        <w:t xml:space="preserve">commentaries are </w:t>
      </w:r>
      <w:r w:rsidR="0083017C">
        <w:rPr>
          <w:lang w:val="en-US"/>
        </w:rPr>
        <w:t xml:space="preserve">also avenues for productively exploring what analytical decisions are made, </w:t>
      </w:r>
      <w:r>
        <w:rPr>
          <w:lang w:val="en-US"/>
        </w:rPr>
        <w:t xml:space="preserve">what may have motivated those decisions, </w:t>
      </w:r>
      <w:r w:rsidR="0083017C">
        <w:rPr>
          <w:lang w:val="en-US"/>
        </w:rPr>
        <w:t>and how they impact conclusions. Complex agricultural topics such as herbicide use (Kniss), climate impacts of ethanol production (Hill 2022), organic agriculture (</w:t>
      </w:r>
      <w:proofErr w:type="spellStart"/>
      <w:r w:rsidR="0083017C">
        <w:rPr>
          <w:lang w:val="en-US"/>
        </w:rPr>
        <w:t>Wilbois</w:t>
      </w:r>
      <w:proofErr w:type="spellEnd"/>
      <w:r w:rsidR="0083017C">
        <w:rPr>
          <w:lang w:val="en-US"/>
        </w:rPr>
        <w:t xml:space="preserve"> 2019</w:t>
      </w:r>
      <w:r>
        <w:rPr>
          <w:lang w:val="en-US"/>
        </w:rPr>
        <w:t>; Swedish organic reviewer paper</w:t>
      </w:r>
      <w:r w:rsidR="0083017C">
        <w:rPr>
          <w:lang w:val="en-US"/>
        </w:rPr>
        <w:t xml:space="preserve">), tillage and soil carbon (Miguez/Schulte), and bioenergy (XX) </w:t>
      </w:r>
      <w:r>
        <w:rPr>
          <w:lang w:val="en-US"/>
        </w:rPr>
        <w:t xml:space="preserve">are examples where conversations </w:t>
      </w:r>
      <w:r w:rsidR="0083017C">
        <w:rPr>
          <w:lang w:val="en-US"/>
        </w:rPr>
        <w:t xml:space="preserve">have benefited from dissecting how different framings may lead to different data analysis choices. </w:t>
      </w:r>
    </w:p>
    <w:p w14:paraId="7FC48BCD" w14:textId="77777777" w:rsidR="00873FDC" w:rsidRDefault="00873FDC" w:rsidP="009A141C">
      <w:pPr>
        <w:rPr>
          <w:lang w:val="en-US"/>
        </w:rPr>
      </w:pPr>
    </w:p>
    <w:p w14:paraId="1F914992" w14:textId="631B3F0D" w:rsidR="00FB3F65" w:rsidRDefault="00873FDC" w:rsidP="004A756B">
      <w:pPr>
        <w:rPr>
          <w:ins w:id="409" w:author="ancarter" w:date="2024-05-21T10:16:00Z"/>
          <w:lang w:val="en-US"/>
        </w:rPr>
      </w:pPr>
      <w:r>
        <w:rPr>
          <w:lang w:val="en-US"/>
        </w:rPr>
        <w:t>As an agricultural scientist, your background frames your work.</w:t>
      </w:r>
      <w:r w:rsidR="00FB3F65">
        <w:rPr>
          <w:lang w:val="en-US"/>
        </w:rPr>
        <w:t xml:space="preserve"> </w:t>
      </w:r>
      <w:r w:rsidR="009A141C">
        <w:rPr>
          <w:lang w:val="en-US"/>
        </w:rPr>
        <w:t xml:space="preserve">We argue that by seeking to eliminate </w:t>
      </w:r>
      <w:r w:rsidR="00FB3F65">
        <w:rPr>
          <w:lang w:val="en-US"/>
        </w:rPr>
        <w:t xml:space="preserve">the influence of that framing, </w:t>
      </w:r>
      <w:r w:rsidR="009A141C">
        <w:rPr>
          <w:lang w:val="en-US"/>
        </w:rPr>
        <w:t>we insinuat</w:t>
      </w:r>
      <w:r w:rsidR="00FB3F65">
        <w:rPr>
          <w:lang w:val="en-US"/>
        </w:rPr>
        <w:t>e</w:t>
      </w:r>
      <w:r w:rsidR="009A141C">
        <w:rPr>
          <w:lang w:val="en-US"/>
        </w:rPr>
        <w:t xml:space="preserve"> it is possible, and are concomitantly quelling what our own experiences can proffer to our work.</w:t>
      </w:r>
      <w:r w:rsidR="00AD6ED0" w:rsidRPr="00AD6ED0">
        <w:rPr>
          <w:lang w:val="en-US"/>
        </w:rPr>
        <w:t xml:space="preserve"> </w:t>
      </w:r>
      <w:r w:rsidR="0020544A">
        <w:rPr>
          <w:lang w:val="en-US"/>
        </w:rPr>
        <w:t>NEED MORE WRAP UP</w:t>
      </w:r>
    </w:p>
    <w:p w14:paraId="7DD3C26A" w14:textId="77777777" w:rsidR="005E610D" w:rsidRDefault="005E610D" w:rsidP="005E610D">
      <w:pPr>
        <w:rPr>
          <w:ins w:id="410" w:author="ancarter" w:date="2024-05-21T10:16:00Z"/>
          <w:lang w:val="en-US"/>
        </w:rPr>
      </w:pPr>
    </w:p>
    <w:p w14:paraId="3FD6512C" w14:textId="473505D0" w:rsidR="005E610D" w:rsidRDefault="005E610D" w:rsidP="005E610D">
      <w:pPr>
        <w:rPr>
          <w:ins w:id="411" w:author="ancarter" w:date="2024-05-21T10:16:00Z"/>
          <w:lang w:val="en-US"/>
        </w:rPr>
      </w:pPr>
      <w:ins w:id="412" w:author="ancarter" w:date="2024-05-21T10:16:00Z">
        <w:r>
          <w:rPr>
            <w:lang w:val="en-US"/>
          </w:rPr>
          <w:t>To engage in data feminism does not require one change the world, or even their own institution. Rather, to engage in data feminism looks like incorporating attention to power relations in the design and implementation of research and committing to using data to challenge and inform change in the distribution of power in support of “</w:t>
        </w:r>
        <w:r w:rsidRPr="00794B08">
          <w:rPr>
            <w:i/>
            <w:iCs/>
            <w:lang w:val="en-US"/>
          </w:rPr>
          <w:t>co-liberation</w:t>
        </w:r>
        <w:r>
          <w:rPr>
            <w:lang w:val="en-US"/>
          </w:rPr>
          <w:t xml:space="preserve">: the idea that oppressive systems of power harm all of us, that they undermine the quality and validity of our work, and that they </w:t>
        </w:r>
      </w:ins>
      <w:ins w:id="413" w:author="ancarter" w:date="2024-05-21T10:17:00Z">
        <w:r>
          <w:rPr>
            <w:lang w:val="en-US"/>
          </w:rPr>
          <w:t>hinder</w:t>
        </w:r>
      </w:ins>
      <w:ins w:id="414" w:author="ancarter" w:date="2024-05-21T10:16:00Z">
        <w:r>
          <w:rPr>
            <w:lang w:val="en-US"/>
          </w:rPr>
          <w:t xml:space="preserve"> us from creating true and lasting social impact with data science” (</w:t>
        </w:r>
        <w:proofErr w:type="spellStart"/>
        <w:r>
          <w:rPr>
            <w:lang w:val="en-US"/>
          </w:rPr>
          <w:t>D’Ignazio</w:t>
        </w:r>
        <w:proofErr w:type="spellEnd"/>
        <w:r>
          <w:rPr>
            <w:lang w:val="en-US"/>
          </w:rPr>
          <w:t xml:space="preserve"> and Klein 2020: 9).</w:t>
        </w:r>
      </w:ins>
    </w:p>
    <w:p w14:paraId="08A8FF38" w14:textId="77777777" w:rsidR="005E610D" w:rsidRDefault="005E610D" w:rsidP="004A756B">
      <w:pPr>
        <w:rPr>
          <w:ins w:id="415" w:author="ancarter" w:date="2024-05-22T20:16:00Z"/>
          <w:lang w:val="en-US"/>
        </w:rPr>
      </w:pPr>
    </w:p>
    <w:p w14:paraId="1C1B4911" w14:textId="77777777" w:rsidR="00FB3F65" w:rsidRDefault="00FB3F65" w:rsidP="004A756B">
      <w:pPr>
        <w:rPr>
          <w:lang w:val="en-US"/>
        </w:rPr>
      </w:pPr>
    </w:p>
    <w:p w14:paraId="29F2FE25" w14:textId="77777777" w:rsidR="00FB3F65" w:rsidRDefault="00FB3F65" w:rsidP="004A756B">
      <w:pPr>
        <w:rPr>
          <w:lang w:val="en-US"/>
        </w:rPr>
      </w:pPr>
      <w:r>
        <w:rPr>
          <w:lang w:val="en-US"/>
        </w:rPr>
        <w:t>Is this worth getting into?</w:t>
      </w:r>
    </w:p>
    <w:p w14:paraId="5E869536" w14:textId="7222B9DA" w:rsidR="004A756B" w:rsidRPr="0029011A" w:rsidRDefault="00AD6ED0" w:rsidP="00FB3F65">
      <w:pPr>
        <w:rPr>
          <w:rFonts w:ascii="Segoe UI" w:hAnsi="Segoe UI" w:cs="Segoe UI"/>
          <w:color w:val="0D0D0D"/>
          <w:shd w:val="clear" w:color="auto" w:fill="FFFFFF"/>
          <w:lang w:val="en-US"/>
        </w:rPr>
      </w:pPr>
      <w:r>
        <w:rPr>
          <w:lang w:val="en-US"/>
        </w:rPr>
        <w:t>On the flip sid</w:t>
      </w:r>
      <w:r w:rsidR="00FB3F65">
        <w:rPr>
          <w:lang w:val="en-US"/>
        </w:rPr>
        <w:t>e</w:t>
      </w:r>
      <w:r>
        <w:rPr>
          <w:lang w:val="en-US"/>
        </w:rPr>
        <w:t>, researchers should respect th</w:t>
      </w:r>
      <w:r w:rsidR="00FB3F65">
        <w:rPr>
          <w:lang w:val="en-US"/>
        </w:rPr>
        <w:t>at</w:t>
      </w:r>
      <w:r>
        <w:rPr>
          <w:lang w:val="en-US"/>
        </w:rPr>
        <w:t xml:space="preserve"> framings create data. </w:t>
      </w:r>
      <w:r w:rsidR="004A756B">
        <w:rPr>
          <w:lang w:val="en-US"/>
        </w:rPr>
        <w:t xml:space="preserve">There are numerous initiatives that advocate for free and open sharing of data generated by governments, industries, and research institutions ((CITE). The open science movement champions the ethos of transparency, collaboration, and accessibility in scientific research; as a corollary the movement promotes the unrestricted sharing of data (CITE). Indeed, the sharing of data has facilitated more efficient use of resources for research through data re-use (Piwowar), and in some countries freely available governmental data XXX both public and private entities leverage governmental data that is freely available (Piwowar). However, the open sharing of data also introduces risks regarding data misinterpretation or misuse. Data shared openly may be used out of context. </w:t>
      </w:r>
      <w:r w:rsidR="00FB3F65">
        <w:rPr>
          <w:lang w:val="en-US"/>
        </w:rPr>
        <w:t>By embracing our own framings, we concomitantly recognize the need to understand the framings of others. Failure to do so can result in gross misunderstandings (</w:t>
      </w:r>
      <w:proofErr w:type="spellStart"/>
      <w:r w:rsidR="00FB3F65">
        <w:rPr>
          <w:lang w:val="en-US"/>
        </w:rPr>
        <w:t>Cropscape</w:t>
      </w:r>
      <w:proofErr w:type="spellEnd"/>
      <w:r w:rsidR="00FB3F65">
        <w:rPr>
          <w:lang w:val="en-US"/>
        </w:rPr>
        <w:t xml:space="preserve"> data article, NASS data increasing women producers). </w:t>
      </w:r>
      <w:r w:rsidR="004A756B">
        <w:rPr>
          <w:lang w:val="en-US"/>
        </w:rPr>
        <w:t>Data should be treated within the gift culture of scholarship, in which goods are bartered between trusted colleagues rather than treated as commodities (Wallis).</w:t>
      </w:r>
    </w:p>
    <w:p w14:paraId="5E9A8B6D" w14:textId="77777777" w:rsidR="00A42909" w:rsidRDefault="00A42909" w:rsidP="00445D45">
      <w:pPr>
        <w:rPr>
          <w:rFonts w:ascii="Segoe UI" w:hAnsi="Segoe UI" w:cs="Segoe UI"/>
          <w:color w:val="0D0D0D"/>
          <w:shd w:val="clear" w:color="auto" w:fill="FFFFFF"/>
          <w:lang w:val="en-US"/>
        </w:rPr>
      </w:pPr>
    </w:p>
    <w:p w14:paraId="2E7BC762" w14:textId="77777777" w:rsidR="00445D45" w:rsidRPr="0029011A" w:rsidRDefault="00445D45" w:rsidP="00445D45">
      <w:pPr>
        <w:rPr>
          <w:rFonts w:ascii="Segoe UI" w:hAnsi="Segoe UI" w:cs="Segoe UI"/>
          <w:color w:val="0D0D0D"/>
          <w:shd w:val="clear" w:color="auto" w:fill="FFFFFF"/>
          <w:lang w:val="en-US"/>
        </w:rPr>
      </w:pPr>
    </w:p>
    <w:p w14:paraId="770E28BC" w14:textId="77777777" w:rsidR="001E6DEB" w:rsidRDefault="001E6DEB" w:rsidP="003D1C2B">
      <w:pPr>
        <w:rPr>
          <w:lang w:val="en-US"/>
        </w:rPr>
      </w:pPr>
    </w:p>
    <w:p w14:paraId="258909FC" w14:textId="599B7E66" w:rsidR="008A169F" w:rsidRDefault="008A169F" w:rsidP="008A169F">
      <w:pPr>
        <w:pStyle w:val="Heading1"/>
        <w:rPr>
          <w:lang w:val="en-US"/>
        </w:rPr>
      </w:pPr>
      <w:r>
        <w:rPr>
          <w:lang w:val="en-US"/>
        </w:rPr>
        <w:lastRenderedPageBreak/>
        <w:t>Conclusions</w:t>
      </w:r>
    </w:p>
    <w:p w14:paraId="6577F78A" w14:textId="323262F9" w:rsidR="008A169F" w:rsidRDefault="008A169F" w:rsidP="008A169F">
      <w:pPr>
        <w:rPr>
          <w:ins w:id="416" w:author="ancarter" w:date="2024-05-13T11:55:00Z"/>
          <w:lang w:val="en-US"/>
        </w:rPr>
      </w:pPr>
      <w:r>
        <w:rPr>
          <w:lang w:val="en-US"/>
        </w:rPr>
        <w:t>In this paper</w:t>
      </w:r>
      <w:r w:rsidR="00C65676">
        <w:rPr>
          <w:lang w:val="en-US"/>
        </w:rPr>
        <w:t xml:space="preserve">, using the principles of data feminism as our guide, </w:t>
      </w:r>
      <w:r>
        <w:rPr>
          <w:lang w:val="en-US"/>
        </w:rPr>
        <w:t xml:space="preserve">we demonstrate how (1) </w:t>
      </w:r>
      <w:r w:rsidR="00C65676">
        <w:rPr>
          <w:lang w:val="en-US"/>
        </w:rPr>
        <w:t xml:space="preserve">agricultural scientists can uniquely contribute to </w:t>
      </w:r>
      <w:r>
        <w:rPr>
          <w:lang w:val="en-US"/>
        </w:rPr>
        <w:t>examining and challenging power</w:t>
      </w:r>
      <w:r w:rsidR="00C65676">
        <w:rPr>
          <w:lang w:val="en-US"/>
        </w:rPr>
        <w:t xml:space="preserve"> through technical audits</w:t>
      </w:r>
      <w:r w:rsidR="0020544A">
        <w:rPr>
          <w:lang w:val="en-US"/>
        </w:rPr>
        <w:t>,</w:t>
      </w:r>
      <w:r w:rsidR="00C65676">
        <w:rPr>
          <w:lang w:val="en-US"/>
        </w:rPr>
        <w:t xml:space="preserve"> serving and listening to the needs of the </w:t>
      </w:r>
      <w:commentRangeStart w:id="417"/>
      <w:r w:rsidR="00C65676">
        <w:rPr>
          <w:lang w:val="en-US"/>
        </w:rPr>
        <w:t>minoritized</w:t>
      </w:r>
      <w:commentRangeEnd w:id="417"/>
      <w:r w:rsidR="00B7234D">
        <w:rPr>
          <w:rStyle w:val="CommentReference"/>
        </w:rPr>
        <w:commentReference w:id="417"/>
      </w:r>
      <w:r w:rsidR="00C65676">
        <w:rPr>
          <w:lang w:val="en-US"/>
        </w:rPr>
        <w:t xml:space="preserve">, </w:t>
      </w:r>
      <w:r w:rsidR="0020544A">
        <w:rPr>
          <w:lang w:val="en-US"/>
        </w:rPr>
        <w:t xml:space="preserve">and embracing multiple ways of knowing, </w:t>
      </w:r>
      <w:r>
        <w:rPr>
          <w:lang w:val="en-US"/>
        </w:rPr>
        <w:t>(2) building farmer collaborations with reciprocity</w:t>
      </w:r>
      <w:r w:rsidR="0059083B">
        <w:rPr>
          <w:lang w:val="en-US"/>
        </w:rPr>
        <w:t xml:space="preserve"> metrics</w:t>
      </w:r>
      <w:r>
        <w:rPr>
          <w:lang w:val="en-US"/>
        </w:rPr>
        <w:t xml:space="preserve"> codified in the project leads to better outcomes for the farmers and </w:t>
      </w:r>
      <w:r w:rsidR="0059083B">
        <w:rPr>
          <w:lang w:val="en-US"/>
        </w:rPr>
        <w:t>researchers</w:t>
      </w:r>
      <w:r w:rsidR="0020544A">
        <w:rPr>
          <w:lang w:val="en-US"/>
        </w:rPr>
        <w:t>,</w:t>
      </w:r>
      <w:r>
        <w:rPr>
          <w:lang w:val="en-US"/>
        </w:rPr>
        <w:t xml:space="preserve"> and (3) embracing framing as a</w:t>
      </w:r>
      <w:r w:rsidR="00C65676">
        <w:rPr>
          <w:lang w:val="en-US"/>
        </w:rPr>
        <w:t>n inevitable and</w:t>
      </w:r>
      <w:r>
        <w:rPr>
          <w:lang w:val="en-US"/>
        </w:rPr>
        <w:t xml:space="preserve"> positive attribute leads to more transparent, </w:t>
      </w:r>
      <w:r w:rsidR="00C65676">
        <w:rPr>
          <w:lang w:val="en-US"/>
        </w:rPr>
        <w:t>creative, and effective research</w:t>
      </w:r>
      <w:r>
        <w:rPr>
          <w:lang w:val="en-US"/>
        </w:rPr>
        <w:t>.</w:t>
      </w:r>
      <w:r w:rsidR="00725DC3">
        <w:rPr>
          <w:lang w:val="en-US"/>
        </w:rPr>
        <w:t xml:space="preserve"> </w:t>
      </w:r>
      <w:r w:rsidR="0020544A">
        <w:rPr>
          <w:lang w:val="en-US"/>
        </w:rPr>
        <w:t xml:space="preserve">SOMETHING MORE. </w:t>
      </w:r>
    </w:p>
    <w:p w14:paraId="2BD699AF" w14:textId="77777777" w:rsidR="007D002F" w:rsidRDefault="007D002F" w:rsidP="008A169F">
      <w:pPr>
        <w:rPr>
          <w:ins w:id="418" w:author="ancarter" w:date="2024-05-13T11:55:00Z"/>
          <w:lang w:val="en-US"/>
        </w:rPr>
      </w:pPr>
    </w:p>
    <w:p w14:paraId="427D6B41" w14:textId="77777777" w:rsidR="007D002F" w:rsidRDefault="007D002F" w:rsidP="008A169F">
      <w:pPr>
        <w:rPr>
          <w:ins w:id="419" w:author="ancarter" w:date="2024-05-13T11:55:00Z"/>
          <w:lang w:val="en-US"/>
        </w:rPr>
      </w:pPr>
    </w:p>
    <w:p w14:paraId="1AFE1569" w14:textId="77777777" w:rsidR="00F74EB8" w:rsidRPr="0029011A" w:rsidRDefault="00F74EB8" w:rsidP="00F74EB8">
      <w:pPr>
        <w:rPr>
          <w:ins w:id="420" w:author="Virginia Nichols" w:date="2024-05-22T20:16:00Z"/>
          <w:lang w:val="en-US"/>
        </w:rPr>
      </w:pPr>
      <w:ins w:id="421" w:author="Virginia Nichols" w:date="2024-05-22T20:16:00Z">
        <w:r w:rsidRPr="0029011A">
          <w:rPr>
            <w:color w:val="20124D"/>
            <w:shd w:val="clear" w:color="auto" w:fill="FFFFFF"/>
            <w:lang w:val="en-US"/>
          </w:rPr>
          <w:t xml:space="preserve">Agricultural systems </w:t>
        </w:r>
        <w:r>
          <w:rPr>
            <w:color w:val="20124D"/>
            <w:shd w:val="clear" w:color="auto" w:fill="FFFFFF"/>
            <w:lang w:val="en-US"/>
          </w:rPr>
          <w:t xml:space="preserve">functions </w:t>
        </w:r>
        <w:r w:rsidRPr="0029011A">
          <w:rPr>
            <w:color w:val="20124D"/>
            <w:shd w:val="clear" w:color="auto" w:fill="FFFFFF"/>
            <w:lang w:val="en-US"/>
          </w:rPr>
          <w:t xml:space="preserve">of complex institutional structures that have historically had, and continue to have, power imbalances embedded within them. The seven principles of data feminism were developed </w:t>
        </w:r>
        <w:r>
          <w:rPr>
            <w:color w:val="20124D"/>
            <w:shd w:val="clear" w:color="auto" w:fill="FFFFFF"/>
            <w:lang w:val="en-US"/>
          </w:rPr>
          <w:t>to aid</w:t>
        </w:r>
        <w:r w:rsidRPr="0029011A">
          <w:rPr>
            <w:color w:val="20124D"/>
            <w:shd w:val="clear" w:color="auto" w:fill="FFFFFF"/>
            <w:lang w:val="en-US"/>
          </w:rPr>
          <w:t xml:space="preserve"> data scientists </w:t>
        </w:r>
        <w:r>
          <w:rPr>
            <w:color w:val="20124D"/>
            <w:shd w:val="clear" w:color="auto" w:fill="FFFFFF"/>
            <w:lang w:val="en-US"/>
          </w:rPr>
          <w:t>i</w:t>
        </w:r>
        <w:r w:rsidRPr="0029011A">
          <w:rPr>
            <w:color w:val="20124D"/>
            <w:shd w:val="clear" w:color="auto" w:fill="FFFFFF"/>
            <w:lang w:val="en-US"/>
          </w:rPr>
          <w:t xml:space="preserve">n identifying, </w:t>
        </w:r>
        <w:r>
          <w:rPr>
            <w:color w:val="20124D"/>
            <w:shd w:val="clear" w:color="auto" w:fill="FFFFFF"/>
            <w:lang w:val="en-US"/>
          </w:rPr>
          <w:t>examining</w:t>
        </w:r>
        <w:r w:rsidRPr="0029011A">
          <w:rPr>
            <w:color w:val="20124D"/>
            <w:shd w:val="clear" w:color="auto" w:fill="FFFFFF"/>
            <w:lang w:val="en-US"/>
          </w:rPr>
          <w:t>, and addressing power inequities related to data generation, interpretation, and distribution. We believe these principles provide an accessible but under-utilized framework for helping agricultural researchers understand</w:t>
        </w:r>
        <w:r>
          <w:rPr>
            <w:color w:val="20124D"/>
            <w:shd w:val="clear" w:color="auto" w:fill="FFFFFF"/>
            <w:lang w:val="en-US"/>
          </w:rPr>
          <w:t xml:space="preserve"> and actively work towards mitigating</w:t>
        </w:r>
        <w:r w:rsidRPr="0029011A">
          <w:rPr>
            <w:color w:val="20124D"/>
            <w:shd w:val="clear" w:color="auto" w:fill="FFFFFF"/>
            <w:lang w:val="en-US"/>
          </w:rPr>
          <w:t xml:space="preserve"> power inequities prevalent in our discipline. </w:t>
        </w:r>
        <w:r>
          <w:rPr>
            <w:lang w:val="en-US"/>
          </w:rPr>
          <w:t xml:space="preserve">Here we interpret the tenets of data feminism in the context of agricultural research within three overarching discourses: power, reciprocity, and framing. </w:t>
        </w:r>
        <w:r w:rsidRPr="0029011A">
          <w:rPr>
            <w:color w:val="20124D"/>
            <w:shd w:val="clear" w:color="auto" w:fill="FFFFFF"/>
            <w:lang w:val="en-US"/>
          </w:rPr>
          <w:t>Many researchers already apply these principles in their work, but we hope that providing this explicit framework in an agricultural context will make th</w:t>
        </w:r>
        <w:r>
          <w:rPr>
            <w:color w:val="20124D"/>
            <w:shd w:val="clear" w:color="auto" w:fill="FFFFFF"/>
            <w:lang w:val="en-US"/>
          </w:rPr>
          <w:t>e</w:t>
        </w:r>
        <w:r w:rsidRPr="0029011A">
          <w:rPr>
            <w:color w:val="20124D"/>
            <w:shd w:val="clear" w:color="auto" w:fill="FFFFFF"/>
            <w:lang w:val="en-US"/>
          </w:rPr>
          <w:t xml:space="preserve"> work more intentional, visible, and</w:t>
        </w:r>
      </w:ins>
      <w:ins w:id="422" w:author="Andrea Basche" w:date="2024-05-14T08:14:00Z">
        <w:r w:rsidRPr="0029011A">
          <w:rPr>
            <w:color w:val="20124D"/>
            <w:shd w:val="clear" w:color="auto" w:fill="FFFFFF"/>
            <w:lang w:val="en-US"/>
          </w:rPr>
          <w:t xml:space="preserve"> </w:t>
        </w:r>
        <w:r>
          <w:rPr>
            <w:color w:val="20124D"/>
            <w:shd w:val="clear" w:color="auto" w:fill="FFFFFF"/>
            <w:lang w:val="en-US"/>
          </w:rPr>
          <w:t>in time,</w:t>
        </w:r>
      </w:ins>
      <w:ins w:id="423" w:author="Andrea Basche" w:date="2024-05-21T16:07:00Z">
        <w:r w:rsidRPr="0029011A">
          <w:rPr>
            <w:color w:val="20124D"/>
            <w:shd w:val="clear" w:color="auto" w:fill="FFFFFF"/>
            <w:lang w:val="en-US"/>
          </w:rPr>
          <w:t xml:space="preserve"> </w:t>
        </w:r>
      </w:ins>
      <w:ins w:id="424" w:author="Virginia Nichols" w:date="2024-05-22T20:16:00Z">
        <w:r w:rsidRPr="0029011A">
          <w:rPr>
            <w:color w:val="20124D"/>
            <w:shd w:val="clear" w:color="auto" w:fill="FFFFFF"/>
            <w:lang w:val="en-US"/>
          </w:rPr>
          <w:t xml:space="preserve">ubiquitous. We </w:t>
        </w:r>
        <w:r>
          <w:rPr>
            <w:color w:val="20124D"/>
            <w:shd w:val="clear" w:color="auto" w:fill="FFFFFF"/>
            <w:lang w:val="en-US"/>
          </w:rPr>
          <w:t>present evidence</w:t>
        </w:r>
        <w:r w:rsidRPr="0029011A">
          <w:rPr>
            <w:color w:val="20124D"/>
            <w:shd w:val="clear" w:color="auto" w:fill="FFFFFF"/>
            <w:lang w:val="en-US"/>
          </w:rPr>
          <w:t xml:space="preserve"> that </w:t>
        </w:r>
        <w:r>
          <w:rPr>
            <w:color w:val="20124D"/>
            <w:shd w:val="clear" w:color="auto" w:fill="FFFFFF"/>
            <w:lang w:val="en-US"/>
          </w:rPr>
          <w:t xml:space="preserve">working within these three frameworks </w:t>
        </w:r>
        <w:r w:rsidRPr="0029011A">
          <w:rPr>
            <w:color w:val="20124D"/>
            <w:shd w:val="clear" w:color="auto" w:fill="FFFFFF"/>
            <w:lang w:val="en-US"/>
          </w:rPr>
          <w:t>concomitantly fosters creativity</w:t>
        </w:r>
        <w:r>
          <w:rPr>
            <w:color w:val="20124D"/>
            <w:shd w:val="clear" w:color="auto" w:fill="FFFFFF"/>
            <w:lang w:val="en-US"/>
          </w:rPr>
          <w:t xml:space="preserve"> and</w:t>
        </w:r>
        <w:r w:rsidRPr="0029011A">
          <w:rPr>
            <w:color w:val="20124D"/>
            <w:shd w:val="clear" w:color="auto" w:fill="FFFFFF"/>
            <w:lang w:val="en-US"/>
          </w:rPr>
          <w:t xml:space="preserve"> lead</w:t>
        </w:r>
        <w:r>
          <w:rPr>
            <w:color w:val="20124D"/>
            <w:shd w:val="clear" w:color="auto" w:fill="FFFFFF"/>
            <w:lang w:val="en-US"/>
          </w:rPr>
          <w:t>s</w:t>
        </w:r>
        <w:r w:rsidRPr="0029011A">
          <w:rPr>
            <w:color w:val="20124D"/>
            <w:shd w:val="clear" w:color="auto" w:fill="FFFFFF"/>
            <w:lang w:val="en-US"/>
          </w:rPr>
          <w:t xml:space="preserve"> to more transformative outcomes for agriculture</w:t>
        </w:r>
        <w:r>
          <w:rPr>
            <w:color w:val="20124D"/>
            <w:shd w:val="clear" w:color="auto" w:fill="FFFFFF"/>
            <w:lang w:val="en-US"/>
          </w:rPr>
          <w:t xml:space="preserve"> and </w:t>
        </w:r>
        <w:proofErr w:type="gramStart"/>
        <w:r>
          <w:rPr>
            <w:color w:val="20124D"/>
            <w:shd w:val="clear" w:color="auto" w:fill="FFFFFF"/>
            <w:lang w:val="en-US"/>
          </w:rPr>
          <w:t>sustainability</w:t>
        </w:r>
        <w:r w:rsidRPr="0029011A">
          <w:rPr>
            <w:color w:val="20124D"/>
            <w:shd w:val="clear" w:color="auto" w:fill="FFFFFF"/>
            <w:lang w:val="en-US"/>
          </w:rPr>
          <w:t xml:space="preserve"> as a whole</w:t>
        </w:r>
        <w:proofErr w:type="gramEnd"/>
        <w:r w:rsidRPr="0029011A">
          <w:rPr>
            <w:color w:val="20124D"/>
            <w:shd w:val="clear" w:color="auto" w:fill="FFFFFF"/>
            <w:lang w:val="en-US"/>
          </w:rPr>
          <w:t>.</w:t>
        </w:r>
      </w:ins>
    </w:p>
    <w:p w14:paraId="71AF8B1F" w14:textId="77777777" w:rsidR="007D002F" w:rsidRDefault="007D002F" w:rsidP="008A169F">
      <w:pPr>
        <w:rPr>
          <w:ins w:id="425" w:author="ancarter" w:date="2024-05-13T11:55:00Z"/>
          <w:lang w:val="en-US"/>
        </w:rPr>
      </w:pPr>
    </w:p>
    <w:p w14:paraId="1DCC99C2" w14:textId="39CDD747" w:rsidR="007D002F" w:rsidRDefault="007D002F" w:rsidP="008A169F">
      <w:pPr>
        <w:rPr>
          <w:ins w:id="426" w:author="ancarter" w:date="2024-05-13T12:33:00Z"/>
          <w:lang w:val="en-US"/>
        </w:rPr>
      </w:pPr>
      <w:ins w:id="427" w:author="ancarter" w:date="2024-05-13T11:55:00Z">
        <w:r>
          <w:rPr>
            <w:lang w:val="en-US"/>
          </w:rPr>
          <w:t>Combahee River Collective, The.</w:t>
        </w:r>
      </w:ins>
      <w:ins w:id="428" w:author="ancarter" w:date="2024-05-13T11:58:00Z">
        <w:r w:rsidR="00D33F53">
          <w:rPr>
            <w:lang w:val="en-US"/>
          </w:rPr>
          <w:t xml:space="preserve"> </w:t>
        </w:r>
      </w:ins>
      <w:ins w:id="429" w:author="ancarter" w:date="2024-05-13T12:00:00Z">
        <w:r w:rsidR="00D33F53">
          <w:rPr>
            <w:lang w:val="en-US"/>
          </w:rPr>
          <w:t>1977.</w:t>
        </w:r>
      </w:ins>
      <w:ins w:id="430" w:author="ancarter" w:date="2024-05-13T11:55:00Z">
        <w:r>
          <w:rPr>
            <w:lang w:val="en-US"/>
          </w:rPr>
          <w:t xml:space="preserve"> “The Combahee River Collective Statement” </w:t>
        </w:r>
      </w:ins>
      <w:ins w:id="431" w:author="ancarter" w:date="2024-05-13T11:59:00Z">
        <w:r w:rsidR="00D33F53">
          <w:rPr>
            <w:lang w:val="en-US"/>
          </w:rPr>
          <w:t>Rpt. in</w:t>
        </w:r>
      </w:ins>
      <w:ins w:id="432" w:author="ancarter" w:date="2024-05-13T11:57:00Z">
        <w:r w:rsidR="00D33F53">
          <w:rPr>
            <w:lang w:val="en-US"/>
          </w:rPr>
          <w:t xml:space="preserve"> </w:t>
        </w:r>
        <w:r w:rsidR="00D33F53" w:rsidRPr="00D33F53">
          <w:rPr>
            <w:i/>
            <w:iCs/>
            <w:lang w:val="en-US"/>
            <w:rPrChange w:id="433" w:author="ancarter" w:date="2024-05-13T11:59:00Z">
              <w:rPr>
                <w:lang w:val="en-US"/>
              </w:rPr>
            </w:rPrChange>
          </w:rPr>
          <w:t>How We Get Free: Black Feminism and the Combahee River Collective</w:t>
        </w:r>
        <w:r w:rsidR="00D33F53">
          <w:rPr>
            <w:lang w:val="en-US"/>
          </w:rPr>
          <w:t xml:space="preserve">, </w:t>
        </w:r>
      </w:ins>
      <w:ins w:id="434" w:author="ancarter" w:date="2024-05-13T12:00:00Z">
        <w:r w:rsidR="00D33F53">
          <w:rPr>
            <w:lang w:val="en-US"/>
          </w:rPr>
          <w:t>E</w:t>
        </w:r>
      </w:ins>
      <w:ins w:id="435" w:author="ancarter" w:date="2024-05-13T11:57:00Z">
        <w:r w:rsidR="00D33F53">
          <w:rPr>
            <w:lang w:val="en-US"/>
          </w:rPr>
          <w:t xml:space="preserve">d. </w:t>
        </w:r>
        <w:proofErr w:type="spellStart"/>
        <w:r w:rsidR="00D33F53">
          <w:rPr>
            <w:lang w:val="en-US"/>
          </w:rPr>
          <w:t>Keenga</w:t>
        </w:r>
        <w:proofErr w:type="spellEnd"/>
        <w:r w:rsidR="00D33F53">
          <w:rPr>
            <w:lang w:val="en-US"/>
          </w:rPr>
          <w:t>-Yamahtta Taylor.</w:t>
        </w:r>
      </w:ins>
      <w:ins w:id="436" w:author="ancarter" w:date="2024-05-13T11:58:00Z">
        <w:r w:rsidR="00D33F53">
          <w:rPr>
            <w:lang w:val="en-US"/>
          </w:rPr>
          <w:t xml:space="preserve"> Haymarket Books: Chicago, Illinois</w:t>
        </w:r>
      </w:ins>
      <w:ins w:id="437" w:author="ancarter" w:date="2024-05-13T12:00:00Z">
        <w:r w:rsidR="00D33F53">
          <w:rPr>
            <w:lang w:val="en-US"/>
          </w:rPr>
          <w:t xml:space="preserve">, 2017. </w:t>
        </w:r>
      </w:ins>
      <w:ins w:id="438" w:author="ancarter" w:date="2024-05-13T12:01:00Z">
        <w:r w:rsidR="00D33F53">
          <w:rPr>
            <w:lang w:val="en-US"/>
          </w:rPr>
          <w:t>15-27.</w:t>
        </w:r>
      </w:ins>
    </w:p>
    <w:p w14:paraId="2AD13F1A" w14:textId="77777777" w:rsidR="00366A21" w:rsidRDefault="00366A21" w:rsidP="008A169F">
      <w:pPr>
        <w:rPr>
          <w:ins w:id="439" w:author="ancarter" w:date="2024-05-13T12:33:00Z"/>
          <w:lang w:val="en-US"/>
        </w:rPr>
      </w:pPr>
    </w:p>
    <w:p w14:paraId="4A02C2F2" w14:textId="77777777" w:rsidR="00366A21" w:rsidRPr="00366A21" w:rsidRDefault="00366A21" w:rsidP="00366A21">
      <w:pPr>
        <w:rPr>
          <w:ins w:id="440" w:author="ancarter" w:date="2024-05-13T12:33:00Z"/>
          <w:lang w:val="en-US"/>
        </w:rPr>
      </w:pPr>
      <w:ins w:id="441" w:author="ancarter" w:date="2024-05-13T12:33:00Z">
        <w:r w:rsidRPr="00366A21">
          <w:rPr>
            <w:lang w:val="en-US"/>
          </w:rPr>
          <w:t>Crenshaw, K. W. 1991. “Mapping the Margins: Intersectionality, Identity Politics, and Violence</w:t>
        </w:r>
      </w:ins>
    </w:p>
    <w:p w14:paraId="70D86351" w14:textId="66FD8D43" w:rsidR="00366A21" w:rsidRDefault="00366A21" w:rsidP="00366A21">
      <w:pPr>
        <w:rPr>
          <w:ins w:id="442" w:author="ancarter" w:date="2024-05-13T12:33:00Z"/>
          <w:lang w:val="en-US"/>
        </w:rPr>
      </w:pPr>
      <w:ins w:id="443" w:author="ancarter" w:date="2024-05-13T12:33:00Z">
        <w:r w:rsidRPr="00366A21">
          <w:rPr>
            <w:lang w:val="en-US"/>
          </w:rPr>
          <w:t>against Women of Color.” Stanford Law Review 43 (6): 1241–1299. doi:10.2307/1229039.</w:t>
        </w:r>
      </w:ins>
    </w:p>
    <w:p w14:paraId="6010C92E" w14:textId="77777777" w:rsidR="00366A21" w:rsidRDefault="00366A21" w:rsidP="00366A21">
      <w:pPr>
        <w:rPr>
          <w:ins w:id="444" w:author="ancarter" w:date="2024-05-13T12:33:00Z"/>
          <w:lang w:val="en-US"/>
        </w:rPr>
      </w:pPr>
    </w:p>
    <w:p w14:paraId="5C2D746C" w14:textId="77777777" w:rsidR="00366A21" w:rsidRPr="00366A21" w:rsidRDefault="00366A21" w:rsidP="00366A21">
      <w:pPr>
        <w:rPr>
          <w:ins w:id="445" w:author="ancarter" w:date="2024-05-13T12:33:00Z"/>
          <w:lang w:val="en-US"/>
        </w:rPr>
      </w:pPr>
      <w:ins w:id="446" w:author="ancarter" w:date="2024-05-13T12:33:00Z">
        <w:r w:rsidRPr="00366A21">
          <w:rPr>
            <w:lang w:val="en-US"/>
          </w:rPr>
          <w:t xml:space="preserve">Freire, P. 1993. </w:t>
        </w:r>
        <w:r w:rsidRPr="00366A21">
          <w:rPr>
            <w:i/>
            <w:iCs/>
            <w:lang w:val="en-US"/>
            <w:rPrChange w:id="447" w:author="ancarter" w:date="2024-05-13T12:34:00Z">
              <w:rPr>
                <w:lang w:val="en-US"/>
              </w:rPr>
            </w:rPrChange>
          </w:rPr>
          <w:t>Pedagogy of the Oppressed</w:t>
        </w:r>
        <w:r w:rsidRPr="00366A21">
          <w:rPr>
            <w:lang w:val="en-US"/>
          </w:rPr>
          <w:t>. New York, NY: Continuum International Publishing</w:t>
        </w:r>
      </w:ins>
    </w:p>
    <w:p w14:paraId="56D8389C" w14:textId="77777777" w:rsidR="00366A21" w:rsidRDefault="00366A21" w:rsidP="00366A21">
      <w:pPr>
        <w:rPr>
          <w:ins w:id="448" w:author="ancarter" w:date="2024-05-13T12:33:00Z"/>
          <w:lang w:val="en-US"/>
        </w:rPr>
      </w:pPr>
      <w:ins w:id="449" w:author="ancarter" w:date="2024-05-13T12:33:00Z">
        <w:r w:rsidRPr="00366A21">
          <w:rPr>
            <w:lang w:val="en-US"/>
          </w:rPr>
          <w:t>Group .</w:t>
        </w:r>
      </w:ins>
    </w:p>
    <w:p w14:paraId="6CC99A1C" w14:textId="77777777" w:rsidR="00366A21" w:rsidRPr="00366A21" w:rsidRDefault="00366A21" w:rsidP="00366A21">
      <w:pPr>
        <w:rPr>
          <w:ins w:id="450" w:author="ancarter" w:date="2024-05-13T12:33:00Z"/>
          <w:lang w:val="en-US"/>
        </w:rPr>
      </w:pPr>
    </w:p>
    <w:p w14:paraId="4000AFA9" w14:textId="77777777" w:rsidR="00366A21" w:rsidRPr="00366A21" w:rsidRDefault="00366A21" w:rsidP="00366A21">
      <w:pPr>
        <w:rPr>
          <w:ins w:id="451" w:author="ancarter" w:date="2024-05-13T12:33:00Z"/>
          <w:lang w:val="en-US"/>
        </w:rPr>
      </w:pPr>
      <w:ins w:id="452" w:author="ancarter" w:date="2024-05-13T12:33:00Z">
        <w:r w:rsidRPr="00366A21">
          <w:rPr>
            <w:lang w:val="en-US"/>
          </w:rPr>
          <w:t xml:space="preserve">Freire, P. 1998. </w:t>
        </w:r>
        <w:r w:rsidRPr="00366A21">
          <w:rPr>
            <w:i/>
            <w:iCs/>
            <w:lang w:val="en-US"/>
            <w:rPrChange w:id="453" w:author="ancarter" w:date="2024-05-13T12:34:00Z">
              <w:rPr>
                <w:lang w:val="en-US"/>
              </w:rPr>
            </w:rPrChange>
          </w:rPr>
          <w:t>Pedagogy of Freedom: Ethics, Democracy, and Civil Courage</w:t>
        </w:r>
        <w:r w:rsidRPr="00366A21">
          <w:rPr>
            <w:lang w:val="en-US"/>
          </w:rPr>
          <w:t>. Oxford, England:</w:t>
        </w:r>
      </w:ins>
    </w:p>
    <w:p w14:paraId="64C077E4" w14:textId="755FAAF3" w:rsidR="00366A21" w:rsidRDefault="00366A21" w:rsidP="00366A21">
      <w:pPr>
        <w:rPr>
          <w:ins w:id="454" w:author="ancarter" w:date="2024-05-13T12:34:00Z"/>
          <w:lang w:val="en-US"/>
        </w:rPr>
      </w:pPr>
      <w:ins w:id="455" w:author="ancarter" w:date="2024-05-13T12:33:00Z">
        <w:r w:rsidRPr="00366A21">
          <w:rPr>
            <w:lang w:val="en-US"/>
          </w:rPr>
          <w:t>Rowman &amp; Littlefield Publishers.</w:t>
        </w:r>
      </w:ins>
    </w:p>
    <w:p w14:paraId="34451E7D" w14:textId="77777777" w:rsidR="00366A21" w:rsidRDefault="00366A21" w:rsidP="00366A21">
      <w:pPr>
        <w:rPr>
          <w:ins w:id="456" w:author="ancarter" w:date="2024-05-13T12:33:00Z"/>
          <w:lang w:val="en-US"/>
        </w:rPr>
      </w:pPr>
    </w:p>
    <w:p w14:paraId="20A852D0" w14:textId="77777777" w:rsidR="00366A21" w:rsidRPr="00366A21" w:rsidRDefault="00366A21" w:rsidP="00366A21">
      <w:pPr>
        <w:rPr>
          <w:ins w:id="457" w:author="ancarter" w:date="2024-05-13T12:33:00Z"/>
          <w:lang w:val="en-US"/>
        </w:rPr>
      </w:pPr>
      <w:ins w:id="458" w:author="ancarter" w:date="2024-05-13T12:33:00Z">
        <w:r w:rsidRPr="00366A21">
          <w:rPr>
            <w:lang w:val="en-US"/>
          </w:rPr>
          <w:t>Freudenburg, W. R. 2006. “Environmental Degradation, Disproportionality, and the Double</w:t>
        </w:r>
      </w:ins>
    </w:p>
    <w:p w14:paraId="747DB732" w14:textId="77777777" w:rsidR="00366A21" w:rsidRPr="00366A21" w:rsidRDefault="00366A21" w:rsidP="00366A21">
      <w:pPr>
        <w:rPr>
          <w:ins w:id="459" w:author="ancarter" w:date="2024-05-13T12:33:00Z"/>
          <w:lang w:val="en-US"/>
        </w:rPr>
      </w:pPr>
      <w:ins w:id="460" w:author="ancarter" w:date="2024-05-13T12:33:00Z">
        <w:r w:rsidRPr="00366A21">
          <w:rPr>
            <w:lang w:val="en-US"/>
          </w:rPr>
          <w:t xml:space="preserve">Diversion: Reaching Out, Reaching Ahead, and Reaching Beyond.” </w:t>
        </w:r>
        <w:r w:rsidRPr="00366A21">
          <w:rPr>
            <w:i/>
            <w:iCs/>
            <w:lang w:val="en-US"/>
            <w:rPrChange w:id="461" w:author="ancarter" w:date="2024-05-13T12:34:00Z">
              <w:rPr>
                <w:lang w:val="en-US"/>
              </w:rPr>
            </w:rPrChange>
          </w:rPr>
          <w:t>Rural Sociology</w:t>
        </w:r>
        <w:r w:rsidRPr="00366A21">
          <w:rPr>
            <w:lang w:val="en-US"/>
          </w:rPr>
          <w:t xml:space="preserve"> 71: 3–32.</w:t>
        </w:r>
      </w:ins>
    </w:p>
    <w:p w14:paraId="06F8A055" w14:textId="15E9FDDD" w:rsidR="00366A21" w:rsidRDefault="00366A21" w:rsidP="00366A21">
      <w:pPr>
        <w:rPr>
          <w:ins w:id="462" w:author="ancarter" w:date="2024-05-13T12:30:00Z"/>
          <w:lang w:val="en-US"/>
        </w:rPr>
      </w:pPr>
      <w:ins w:id="463" w:author="ancarter" w:date="2024-05-13T12:33:00Z">
        <w:r w:rsidRPr="00366A21">
          <w:rPr>
            <w:lang w:val="en-US"/>
          </w:rPr>
          <w:t>doi:10.1526/003601106777789792.</w:t>
        </w:r>
      </w:ins>
    </w:p>
    <w:p w14:paraId="799CB5A6" w14:textId="77777777" w:rsidR="00366A21" w:rsidRDefault="00366A21" w:rsidP="008A169F">
      <w:pPr>
        <w:rPr>
          <w:ins w:id="464" w:author="ancarter" w:date="2024-05-13T12:30:00Z"/>
          <w:lang w:val="en-US"/>
        </w:rPr>
      </w:pPr>
    </w:p>
    <w:p w14:paraId="514658F5" w14:textId="4B6E4CB1" w:rsidR="00366A21" w:rsidRDefault="00366A21" w:rsidP="008A169F">
      <w:pPr>
        <w:rPr>
          <w:ins w:id="465" w:author="ancarter" w:date="2024-05-13T12:31:00Z"/>
          <w:lang w:val="en-US"/>
        </w:rPr>
      </w:pPr>
      <w:ins w:id="466" w:author="ancarter" w:date="2024-05-13T12:30:00Z">
        <w:r>
          <w:rPr>
            <w:lang w:val="en-US"/>
          </w:rPr>
          <w:t xml:space="preserve">Green, D.S. and R.A. Wortham. 2018 The Sociological Insight of W.E.B. Du Bois. </w:t>
        </w:r>
        <w:r w:rsidRPr="00366A21">
          <w:rPr>
            <w:i/>
            <w:iCs/>
            <w:lang w:val="en-US"/>
            <w:rPrChange w:id="467" w:author="ancarter" w:date="2024-05-13T12:31:00Z">
              <w:rPr>
                <w:lang w:val="en-US"/>
              </w:rPr>
            </w:rPrChange>
          </w:rPr>
          <w:t>Sociological Inquiry</w:t>
        </w:r>
        <w:r>
          <w:rPr>
            <w:lang w:val="en-US"/>
          </w:rPr>
          <w:t xml:space="preserve"> 88(1): 56-78 DOI: 10.1111soin.12179</w:t>
        </w:r>
      </w:ins>
    </w:p>
    <w:p w14:paraId="666CB449" w14:textId="77777777" w:rsidR="00366A21" w:rsidRDefault="00366A21" w:rsidP="008A169F">
      <w:pPr>
        <w:rPr>
          <w:ins w:id="468" w:author="ancarter" w:date="2024-05-13T12:31:00Z"/>
          <w:lang w:val="en-US"/>
        </w:rPr>
      </w:pPr>
    </w:p>
    <w:p w14:paraId="78565346" w14:textId="355E270A" w:rsidR="00366A21" w:rsidRDefault="00366A21" w:rsidP="008A169F">
      <w:pPr>
        <w:rPr>
          <w:ins w:id="469" w:author="ancarter" w:date="2024-05-13T12:33:00Z"/>
          <w:rFonts w:ascii="Source Sans Pro" w:hAnsi="Source Sans Pro"/>
          <w:color w:val="4B4B4B"/>
          <w:sz w:val="21"/>
          <w:szCs w:val="21"/>
          <w:shd w:val="clear" w:color="auto" w:fill="F5F5F5"/>
        </w:rPr>
      </w:pPr>
      <w:ins w:id="470" w:author="ancarter" w:date="2024-05-13T12:31:00Z">
        <w:r>
          <w:rPr>
            <w:lang w:val="en-US"/>
          </w:rPr>
          <w:t xml:space="preserve">Jakubek, J. and S.D. Wood. 2018. Emancipatory Empiricism: The Rural Sociology of W.E.B. Du Bois. Sociology of Race and Ethnicity 4(10: 14-34. </w:t>
        </w:r>
      </w:ins>
      <w:ins w:id="471" w:author="ancarter" w:date="2024-05-13T12:33:00Z">
        <w:r>
          <w:rPr>
            <w:rFonts w:ascii="Source Sans Pro" w:hAnsi="Source Sans Pro"/>
            <w:color w:val="4B4B4B"/>
            <w:sz w:val="21"/>
            <w:szCs w:val="21"/>
            <w:shd w:val="clear" w:color="auto" w:fill="F5F5F5"/>
          </w:rPr>
          <w:fldChar w:fldCharType="begin"/>
        </w:r>
        <w:r>
          <w:rPr>
            <w:rFonts w:ascii="Source Sans Pro" w:hAnsi="Source Sans Pro"/>
            <w:color w:val="4B4B4B"/>
            <w:sz w:val="21"/>
            <w:szCs w:val="21"/>
            <w:shd w:val="clear" w:color="auto" w:fill="F5F5F5"/>
          </w:rPr>
          <w:instrText>HYPERLINK "</w:instrText>
        </w:r>
      </w:ins>
      <w:ins w:id="472" w:author="ancarter" w:date="2024-05-13T12:32:00Z">
        <w:r>
          <w:rPr>
            <w:rFonts w:ascii="Source Sans Pro" w:hAnsi="Source Sans Pro"/>
            <w:color w:val="4B4B4B"/>
            <w:sz w:val="21"/>
            <w:szCs w:val="21"/>
            <w:shd w:val="clear" w:color="auto" w:fill="F5F5F5"/>
          </w:rPr>
          <w:instrText>https://doi.org/10.1177/2332649217701750</w:instrText>
        </w:r>
      </w:ins>
      <w:ins w:id="473" w:author="ancarter" w:date="2024-05-13T12:33:00Z">
        <w:r>
          <w:rPr>
            <w:rFonts w:ascii="Source Sans Pro" w:hAnsi="Source Sans Pro"/>
            <w:color w:val="4B4B4B"/>
            <w:sz w:val="21"/>
            <w:szCs w:val="21"/>
            <w:shd w:val="clear" w:color="auto" w:fill="F5F5F5"/>
          </w:rPr>
          <w:instrText>"</w:instrText>
        </w:r>
        <w:r>
          <w:rPr>
            <w:rFonts w:ascii="Source Sans Pro" w:hAnsi="Source Sans Pro"/>
            <w:color w:val="4B4B4B"/>
            <w:sz w:val="21"/>
            <w:szCs w:val="21"/>
            <w:shd w:val="clear" w:color="auto" w:fill="F5F5F5"/>
          </w:rPr>
        </w:r>
        <w:r>
          <w:rPr>
            <w:rFonts w:ascii="Source Sans Pro" w:hAnsi="Source Sans Pro"/>
            <w:color w:val="4B4B4B"/>
            <w:sz w:val="21"/>
            <w:szCs w:val="21"/>
            <w:shd w:val="clear" w:color="auto" w:fill="F5F5F5"/>
          </w:rPr>
          <w:fldChar w:fldCharType="separate"/>
        </w:r>
      </w:ins>
      <w:ins w:id="474" w:author="ancarter" w:date="2024-05-13T12:32:00Z">
        <w:r w:rsidRPr="00C94416">
          <w:rPr>
            <w:rStyle w:val="Hyperlink"/>
            <w:rFonts w:ascii="Source Sans Pro" w:hAnsi="Source Sans Pro"/>
            <w:sz w:val="21"/>
            <w:szCs w:val="21"/>
            <w:shd w:val="clear" w:color="auto" w:fill="F5F5F5"/>
          </w:rPr>
          <w:t>https://doi.org/10.1177/2332649217701750</w:t>
        </w:r>
      </w:ins>
      <w:ins w:id="475" w:author="ancarter" w:date="2024-05-13T12:33:00Z">
        <w:r>
          <w:rPr>
            <w:rFonts w:ascii="Source Sans Pro" w:hAnsi="Source Sans Pro"/>
            <w:color w:val="4B4B4B"/>
            <w:sz w:val="21"/>
            <w:szCs w:val="21"/>
            <w:shd w:val="clear" w:color="auto" w:fill="F5F5F5"/>
          </w:rPr>
          <w:fldChar w:fldCharType="end"/>
        </w:r>
      </w:ins>
    </w:p>
    <w:p w14:paraId="5899FA0C" w14:textId="77777777" w:rsidR="00366A21" w:rsidRDefault="00366A21" w:rsidP="008A169F">
      <w:pPr>
        <w:rPr>
          <w:ins w:id="476" w:author="ancarter" w:date="2024-05-13T12:33:00Z"/>
          <w:rFonts w:ascii="Source Sans Pro" w:hAnsi="Source Sans Pro"/>
          <w:color w:val="4B4B4B"/>
          <w:sz w:val="21"/>
          <w:szCs w:val="21"/>
          <w:shd w:val="clear" w:color="auto" w:fill="F5F5F5"/>
        </w:rPr>
      </w:pPr>
    </w:p>
    <w:p w14:paraId="1036C742" w14:textId="77777777" w:rsidR="00366A21" w:rsidRPr="00366A21" w:rsidRDefault="00366A21" w:rsidP="00366A21">
      <w:pPr>
        <w:rPr>
          <w:ins w:id="477" w:author="ancarter" w:date="2024-05-13T12:33:00Z"/>
          <w:lang w:val="en-US"/>
        </w:rPr>
      </w:pPr>
      <w:ins w:id="478" w:author="ancarter" w:date="2024-05-13T12:33:00Z">
        <w:r w:rsidRPr="00366A21">
          <w:rPr>
            <w:lang w:val="en-US"/>
          </w:rPr>
          <w:t xml:space="preserve">Sachs, C. 2007. “Going Public: Networking Globally and Locally.” </w:t>
        </w:r>
        <w:r w:rsidRPr="00366A21">
          <w:rPr>
            <w:i/>
            <w:iCs/>
            <w:lang w:val="en-US"/>
            <w:rPrChange w:id="479" w:author="ancarter" w:date="2024-05-13T12:34:00Z">
              <w:rPr>
                <w:lang w:val="en-US"/>
              </w:rPr>
            </w:rPrChange>
          </w:rPr>
          <w:t>Rural Sociology</w:t>
        </w:r>
        <w:r w:rsidRPr="00366A21">
          <w:rPr>
            <w:lang w:val="en-US"/>
          </w:rPr>
          <w:t xml:space="preserve"> 72 (1): 2–24.</w:t>
        </w:r>
      </w:ins>
    </w:p>
    <w:p w14:paraId="106E8839" w14:textId="2086E59A" w:rsidR="00366A21" w:rsidRPr="008A169F" w:rsidRDefault="00366A21" w:rsidP="00366A21">
      <w:pPr>
        <w:rPr>
          <w:lang w:val="en-US"/>
        </w:rPr>
      </w:pPr>
      <w:ins w:id="480" w:author="ancarter" w:date="2024-05-13T12:33:00Z">
        <w:r w:rsidRPr="00366A21">
          <w:rPr>
            <w:lang w:val="en-US"/>
          </w:rPr>
          <w:t>doi:10.1526/003601107781147400.</w:t>
        </w:r>
      </w:ins>
    </w:p>
    <w:sectPr w:rsidR="00366A21" w:rsidRPr="008A169F">
      <w:headerReference w:type="default" r:id="rId14"/>
      <w:footerReference w:type="even" r:id="rId15"/>
      <w:footerReference w:type="default" r:id="rId1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ncarter" w:date="2024-05-10T14:40:00Z" w:initials="a">
    <w:p w14:paraId="679D5441" w14:textId="3DC18BF5" w:rsidR="00B7234D" w:rsidRDefault="00B7234D">
      <w:pPr>
        <w:pStyle w:val="CommentText"/>
      </w:pPr>
      <w:r>
        <w:rPr>
          <w:rStyle w:val="CommentReference"/>
        </w:rPr>
        <w:annotationRef/>
      </w:r>
      <w:r w:rsidR="00417CD2">
        <w:t xml:space="preserve">An important point in the intro/foundation that needs addressed: </w:t>
      </w:r>
      <w:r>
        <w:t>Need to define feminism</w:t>
      </w:r>
      <w:r w:rsidR="00417CD2">
        <w:t xml:space="preserve"> before can define data feminism – I tried to do this</w:t>
      </w:r>
    </w:p>
  </w:comment>
  <w:comment w:id="3" w:author="ancarter" w:date="2024-05-10T10:05:00Z" w:initials="a">
    <w:p w14:paraId="5FD1D290" w14:textId="2DF6287A" w:rsidR="00277712" w:rsidRDefault="00277712">
      <w:pPr>
        <w:pStyle w:val="CommentText"/>
      </w:pPr>
      <w:r>
        <w:rPr>
          <w:rStyle w:val="CommentReference"/>
        </w:rPr>
        <w:annotationRef/>
      </w:r>
      <w:r>
        <w:t>Can point to how much of agricultural research happens at land grants, where social inequalities have long been institutionalized</w:t>
      </w:r>
      <w:r w:rsidR="00417CD2">
        <w:t xml:space="preserve"> – I tried to piont to htis</w:t>
      </w:r>
    </w:p>
  </w:comment>
  <w:comment w:id="4" w:author="ancarter" w:date="2024-05-20T09:56:00Z" w:initials="a">
    <w:p w14:paraId="52AA887D" w14:textId="77777777" w:rsidR="00901A02" w:rsidRDefault="00901A02">
      <w:pPr>
        <w:pStyle w:val="CommentText"/>
      </w:pPr>
      <w:r>
        <w:rPr>
          <w:rStyle w:val="CommentReference"/>
        </w:rPr>
        <w:annotationRef/>
      </w:r>
      <w:r>
        <w:t xml:space="preserve">For citations in </w:t>
      </w:r>
      <w:r>
        <w:t>context of agriculture could site…</w:t>
      </w:r>
    </w:p>
    <w:p w14:paraId="1202DAD5" w14:textId="77777777" w:rsidR="00901A02" w:rsidRDefault="00901A02">
      <w:pPr>
        <w:pStyle w:val="CommentText"/>
      </w:pPr>
    </w:p>
    <w:p w14:paraId="18B1D8A1" w14:textId="5FB38337" w:rsidR="00901A02" w:rsidRDefault="00901A02">
      <w:pPr>
        <w:pStyle w:val="CommentText"/>
      </w:pPr>
      <w:r>
        <w:rPr>
          <w:lang w:val="en-US"/>
        </w:rPr>
        <w:t>Carter and Roesch-McNally 2024; Horst and Marion 2019; Thompson and Carter 2022</w:t>
      </w:r>
    </w:p>
  </w:comment>
  <w:comment w:id="11" w:author="ancarter" w:date="2024-05-20T10:14:00Z" w:initials="a">
    <w:p w14:paraId="45841582" w14:textId="59BD8370" w:rsidR="0020107B" w:rsidRDefault="0020107B">
      <w:pPr>
        <w:pStyle w:val="CommentText"/>
      </w:pPr>
      <w:r>
        <w:rPr>
          <w:rStyle w:val="CommentReference"/>
        </w:rPr>
        <w:annotationRef/>
      </w:r>
      <w:r>
        <w:rPr>
          <w:sz w:val="19"/>
          <w:szCs w:val="19"/>
        </w:rPr>
        <w:t>Bullard, R.D. 1993. ”Anatomy of Environmental Racism and the Environmental Justice Movement.” Chap. 1 in Confronting Environmental Racism: Voices from the Grassroots, edited by R.D. Bullard, 15-39. Cambradige: South End Press.</w:t>
      </w:r>
    </w:p>
  </w:comment>
  <w:comment w:id="14" w:author="ancarter" w:date="2024-05-20T10:16:00Z" w:initials="a">
    <w:p w14:paraId="4A070B48" w14:textId="1A341F15" w:rsidR="00EF50F0" w:rsidRDefault="00EF50F0">
      <w:pPr>
        <w:pStyle w:val="CommentText"/>
      </w:pPr>
      <w:r>
        <w:rPr>
          <w:rStyle w:val="CommentReference"/>
        </w:rPr>
        <w:annotationRef/>
      </w:r>
      <w:r>
        <w:t>Du Bois, W.E.B. 2007 [1903]. The Souls of Black Folk. New York, NY: Oxford University Press.</w:t>
      </w:r>
    </w:p>
  </w:comment>
  <w:comment w:id="19" w:author="ancarter" w:date="2024-05-20T10:16:00Z" w:initials="a">
    <w:p w14:paraId="1B7B8452" w14:textId="33EE39EC" w:rsidR="00EF50F0" w:rsidRDefault="00EF50F0">
      <w:pPr>
        <w:pStyle w:val="CommentText"/>
      </w:pPr>
      <w:r>
        <w:rPr>
          <w:rStyle w:val="CommentReference"/>
        </w:rPr>
        <w:annotationRef/>
      </w:r>
      <w:r>
        <w:t>Sachs, C. 2007. ”</w:t>
      </w:r>
      <w:r>
        <w:t>Going Public: Networking Globally and Locally.” Rural Sociology 72(1): 2-24.</w:t>
      </w:r>
      <w:r w:rsidRPr="00EF50F0">
        <w:rPr>
          <w:sz w:val="19"/>
          <w:szCs w:val="19"/>
        </w:rPr>
        <w:t xml:space="preserve"> </w:t>
      </w:r>
      <w:r>
        <w:rPr>
          <w:sz w:val="19"/>
          <w:szCs w:val="19"/>
        </w:rPr>
        <w:t>doi:</w:t>
      </w:r>
      <w:r>
        <w:rPr>
          <w:color w:val="00007F"/>
          <w:sz w:val="19"/>
          <w:szCs w:val="19"/>
        </w:rPr>
        <w:t>10.1526/003601107781147400</w:t>
      </w:r>
    </w:p>
  </w:comment>
  <w:comment w:id="34" w:author="ancarter" w:date="2024-05-20T09:57:00Z" w:initials="a">
    <w:p w14:paraId="0DE961AB" w14:textId="6DDAFBBE" w:rsidR="00901A02" w:rsidRDefault="00901A02">
      <w:pPr>
        <w:pStyle w:val="CommentText"/>
      </w:pPr>
      <w:r>
        <w:rPr>
          <w:rStyle w:val="CommentReference"/>
        </w:rPr>
        <w:annotationRef/>
      </w:r>
      <w:r>
        <w:t xml:space="preserve">First </w:t>
      </w:r>
      <w:r>
        <w:t>read of this sentence makes it seem this is new, but it is not. Researchers in biophysical and other areas of science may just now be realizing it but it’s always been there</w:t>
      </w:r>
    </w:p>
  </w:comment>
  <w:comment w:id="40" w:author="Virginia Nichols" w:date="2024-05-21T16:20:00Z" w:initials="VN">
    <w:p w14:paraId="3BD211C0" w14:textId="213041D2" w:rsidR="00F74EB8" w:rsidRDefault="00F74EB8">
      <w:pPr>
        <w:pStyle w:val="CommentText"/>
      </w:pPr>
      <w:r>
        <w:rPr>
          <w:rStyle w:val="CommentReference"/>
        </w:rPr>
        <w:annotationRef/>
      </w:r>
      <w:r>
        <w:t>Do I use this word too much?</w:t>
      </w:r>
    </w:p>
  </w:comment>
  <w:comment w:id="43" w:author="ancarter" w:date="2024-05-10T10:08:00Z" w:initials="a">
    <w:p w14:paraId="2043EA48" w14:textId="7BE2CB99" w:rsidR="00277712" w:rsidRDefault="00277712">
      <w:pPr>
        <w:pStyle w:val="CommentText"/>
      </w:pPr>
      <w:r>
        <w:rPr>
          <w:rStyle w:val="CommentReference"/>
        </w:rPr>
        <w:annotationRef/>
      </w:r>
      <w:r>
        <w:t>And this is by design!</w:t>
      </w:r>
      <w:r w:rsidR="00EF50F0">
        <w:t xml:space="preserve"> For example, land grants as a site of production of knowledge and yet they were est to serve white landowners and the larger settler colonial project, and the first wave of land grants (1862s) receive farm more federal dollars than the subsequent land grants (1890s, Black land grants or the 1994s, Native American and Tribal colleges…)</w:t>
      </w:r>
      <w:r w:rsidR="00CE13CE">
        <w:t xml:space="preserve"> but maybe something to get into later iwth a mention in another section</w:t>
      </w:r>
    </w:p>
  </w:comment>
  <w:comment w:id="45" w:author="ancarter" w:date="2024-05-10T10:09:00Z" w:initials="a">
    <w:p w14:paraId="55789E63" w14:textId="176E90A7" w:rsidR="00277712" w:rsidRDefault="00277712">
      <w:pPr>
        <w:pStyle w:val="CommentText"/>
      </w:pPr>
      <w:r>
        <w:rPr>
          <w:rStyle w:val="CommentReference"/>
        </w:rPr>
        <w:annotationRef/>
      </w:r>
      <w:r w:rsidR="00CE13CE">
        <w:t xml:space="preserve">These articles from Patricia Allen and Carolyn Sachs about sustainability and sustainable ag/food systems in US is a good citations too from 1991 and 1992 -- just helps to show how long some of these convos have been around and how slow change is! They call for the need to put into practice, not just analysis, the goals of sustainable ag  </w:t>
      </w:r>
      <w:r w:rsidR="00CE13CE">
        <w:br/>
      </w:r>
    </w:p>
    <w:p w14:paraId="4907525E" w14:textId="0A1A9660" w:rsidR="00CE13CE" w:rsidRDefault="00000000">
      <w:pPr>
        <w:pStyle w:val="CommentText"/>
      </w:pPr>
      <w:hyperlink r:id="rId1" w:history="1">
        <w:r w:rsidR="00CE13CE" w:rsidRPr="00C94416">
          <w:rPr>
            <w:rStyle w:val="Hyperlink"/>
          </w:rPr>
          <w:t>https://www.tandfonline.com/doi/pdf/10.1080/09505439109526328</w:t>
        </w:r>
      </w:hyperlink>
    </w:p>
    <w:p w14:paraId="0B0ED7BC" w14:textId="77777777" w:rsidR="00CE13CE" w:rsidRDefault="00CE13CE">
      <w:pPr>
        <w:pStyle w:val="CommentText"/>
      </w:pPr>
    </w:p>
    <w:p w14:paraId="0A8A0B28" w14:textId="77777777" w:rsidR="00CE13CE" w:rsidRDefault="00CE13CE">
      <w:pPr>
        <w:pStyle w:val="CommentText"/>
      </w:pPr>
    </w:p>
    <w:p w14:paraId="09024DBB" w14:textId="4B6A08AA" w:rsidR="00CE13CE" w:rsidRDefault="00000000" w:rsidP="00CE13CE">
      <w:pPr>
        <w:shd w:val="clear" w:color="auto" w:fill="FFFFFF"/>
        <w:rPr>
          <w:rFonts w:ascii="Open Sans" w:hAnsi="Open Sans" w:cs="Open Sans"/>
          <w:color w:val="333333"/>
          <w:sz w:val="24"/>
          <w:szCs w:val="24"/>
        </w:rPr>
      </w:pPr>
      <w:hyperlink r:id="rId2" w:history="1">
        <w:r w:rsidR="00CE13CE" w:rsidRPr="00C94416">
          <w:rPr>
            <w:rStyle w:val="Hyperlink"/>
            <w:rFonts w:ascii="Open Sans" w:eastAsiaTheme="majorEastAsia" w:hAnsi="Open Sans" w:cs="Open Sans"/>
            <w:kern w:val="2"/>
            <w:sz w:val="36"/>
            <w:szCs w:val="36"/>
          </w:rPr>
          <w:t>https://link.springer.com/article/10.1007/BF02217962</w:t>
        </w:r>
      </w:hyperlink>
      <w:r w:rsidR="00CE13CE">
        <w:rPr>
          <w:rFonts w:ascii="Open Sans" w:eastAsiaTheme="majorEastAsia" w:hAnsi="Open Sans" w:cs="Open Sans"/>
          <w:color w:val="555555"/>
          <w:kern w:val="2"/>
          <w:sz w:val="36"/>
          <w:szCs w:val="36"/>
        </w:rPr>
        <w:t xml:space="preserve"> </w:t>
      </w:r>
    </w:p>
    <w:p w14:paraId="1AE840DE" w14:textId="77777777" w:rsidR="00CE13CE" w:rsidRDefault="00CE13CE">
      <w:pPr>
        <w:pStyle w:val="CommentText"/>
      </w:pPr>
    </w:p>
    <w:p w14:paraId="6F33812F" w14:textId="3140D055" w:rsidR="00CE13CE" w:rsidRDefault="00EE0086">
      <w:pPr>
        <w:pStyle w:val="CommentText"/>
      </w:pPr>
      <w:r>
        <w:t xml:space="preserve">I think it important to point to how long scholars have been pointing to the need to put these ideas into practice through our research design and the research process not to just inform understandings/knowledge, but to change knowledge production itself </w:t>
      </w:r>
    </w:p>
    <w:p w14:paraId="2DF25C38" w14:textId="1DB1E6A6" w:rsidR="00CE13CE" w:rsidRDefault="00CE13CE">
      <w:pPr>
        <w:pStyle w:val="CommentText"/>
      </w:pPr>
    </w:p>
  </w:comment>
  <w:comment w:id="120" w:author="ancarter" w:date="2024-05-20T11:08:00Z" w:initials="a">
    <w:p w14:paraId="229553DF" w14:textId="77777777" w:rsidR="00B5193F" w:rsidRDefault="00B5193F" w:rsidP="00B5193F">
      <w:pPr>
        <w:pStyle w:val="CommentText"/>
      </w:pPr>
      <w:r>
        <w:rPr>
          <w:rStyle w:val="CommentReference"/>
        </w:rPr>
        <w:annotationRef/>
      </w:r>
      <w:r>
        <w:t xml:space="preserve">Hooks, </w:t>
      </w:r>
      <w:r>
        <w:t>bell (but both should NOT be capitalized and my word program is not allowing me to do that!) 2000. Feminism is For Everybody: Passionate Politics. Pluto Press.</w:t>
      </w:r>
    </w:p>
  </w:comment>
  <w:comment w:id="143" w:author="ancarter" w:date="2024-05-20T09:53:00Z" w:initials="a">
    <w:p w14:paraId="55BF4C4E" w14:textId="77777777" w:rsidR="00B5193F" w:rsidRDefault="00B5193F" w:rsidP="00B5193F">
      <w:pPr>
        <w:pStyle w:val="CommentText"/>
      </w:pPr>
      <w:r>
        <w:rPr>
          <w:rStyle w:val="CommentReference"/>
        </w:rPr>
        <w:annotationRef/>
      </w:r>
      <w:r>
        <w:rPr>
          <w:rFonts w:ascii="Merriweather Sans" w:hAnsi="Merriweather Sans"/>
          <w:color w:val="222222"/>
          <w:shd w:val="clear" w:color="auto" w:fill="FFFFFF"/>
        </w:rPr>
        <w:t xml:space="preserve">Horst, M., Marion, A. </w:t>
      </w:r>
      <w:r>
        <w:rPr>
          <w:rFonts w:ascii="Merriweather Sans" w:hAnsi="Merriweather Sans"/>
          <w:color w:val="222222"/>
          <w:shd w:val="clear" w:color="auto" w:fill="FFFFFF"/>
        </w:rPr>
        <w:t xml:space="preserve">Racial, ethnic and gender inequities in farmland ownership and farming in the </w:t>
      </w:r>
      <w:r>
        <w:rPr>
          <w:rFonts w:ascii="Merriweather Sans" w:hAnsi="Merriweather Sans"/>
          <w:color w:val="222222"/>
          <w:shd w:val="clear" w:color="auto" w:fill="FFFFFF"/>
        </w:rPr>
        <w:t>U.S.. </w:t>
      </w:r>
      <w:r>
        <w:rPr>
          <w:rFonts w:ascii="Merriweather Sans" w:hAnsi="Merriweather Sans"/>
          <w:i/>
          <w:iCs/>
          <w:color w:val="222222"/>
          <w:shd w:val="clear" w:color="auto" w:fill="FFFFFF"/>
        </w:rPr>
        <w:t>Agric Hum Values</w:t>
      </w:r>
      <w:r>
        <w:rPr>
          <w:rFonts w:ascii="Merriweather Sans" w:hAnsi="Merriweather Sans"/>
          <w:color w:val="222222"/>
          <w:shd w:val="clear" w:color="auto" w:fill="FFFFFF"/>
        </w:rPr>
        <w:t> </w:t>
      </w:r>
      <w:r>
        <w:rPr>
          <w:rFonts w:ascii="Merriweather Sans" w:hAnsi="Merriweather Sans"/>
          <w:b/>
          <w:bCs/>
          <w:color w:val="222222"/>
          <w:shd w:val="clear" w:color="auto" w:fill="FFFFFF"/>
        </w:rPr>
        <w:t>36</w:t>
      </w:r>
      <w:r>
        <w:rPr>
          <w:rFonts w:ascii="Merriweather Sans" w:hAnsi="Merriweather Sans"/>
          <w:color w:val="222222"/>
          <w:shd w:val="clear" w:color="auto" w:fill="FFFFFF"/>
        </w:rPr>
        <w:t>, 1–16 (2019). https://doi-org.services.lib.mtu.edu/10.1007/s10460-018-9883-3</w:t>
      </w:r>
    </w:p>
  </w:comment>
  <w:comment w:id="146" w:author="ancarter" w:date="2024-05-20T09:53:00Z" w:initials="a">
    <w:p w14:paraId="26DF3251" w14:textId="77777777" w:rsidR="00B5193F" w:rsidRDefault="00B5193F" w:rsidP="00B5193F">
      <w:pPr>
        <w:pStyle w:val="CommentText"/>
      </w:pPr>
      <w:r>
        <w:rPr>
          <w:rStyle w:val="CommentReference"/>
        </w:rPr>
        <w:annotationRef/>
      </w:r>
      <w:r>
        <w:rPr>
          <w:rFonts w:ascii="Merriweather" w:hAnsi="Merriweather"/>
          <w:color w:val="222222"/>
          <w:sz w:val="27"/>
          <w:szCs w:val="27"/>
          <w:shd w:val="clear" w:color="auto" w:fill="FFFFFF"/>
        </w:rPr>
        <w:t xml:space="preserve">Gilbert, J., S. Wood, and G. Sharp. 2002. </w:t>
      </w:r>
      <w:r>
        <w:rPr>
          <w:rFonts w:ascii="Merriweather" w:hAnsi="Merriweather"/>
          <w:color w:val="222222"/>
          <w:sz w:val="27"/>
          <w:szCs w:val="27"/>
          <w:shd w:val="clear" w:color="auto" w:fill="FFFFFF"/>
        </w:rPr>
        <w:t>Who Owns the Land? Agricultural Land Ownership by Race/Ethnicity. </w:t>
      </w:r>
      <w:r>
        <w:rPr>
          <w:rFonts w:ascii="Merriweather" w:hAnsi="Merriweather"/>
          <w:i/>
          <w:iCs/>
          <w:color w:val="222222"/>
          <w:sz w:val="27"/>
          <w:szCs w:val="27"/>
          <w:shd w:val="clear" w:color="auto" w:fill="FFFFFF"/>
        </w:rPr>
        <w:t>Rural America</w:t>
      </w:r>
      <w:r>
        <w:rPr>
          <w:rFonts w:ascii="Merriweather" w:hAnsi="Merriweather"/>
          <w:color w:val="222222"/>
          <w:sz w:val="27"/>
          <w:szCs w:val="27"/>
          <w:shd w:val="clear" w:color="auto" w:fill="FFFFFF"/>
        </w:rPr>
        <w:t> 17 (4): 55–62.</w:t>
      </w:r>
    </w:p>
  </w:comment>
  <w:comment w:id="149" w:author="ancarter" w:date="2024-05-20T11:32:00Z" w:initials="a">
    <w:p w14:paraId="5B9A0911" w14:textId="77777777" w:rsidR="00B5193F" w:rsidRDefault="00B5193F" w:rsidP="00B5193F">
      <w:pPr>
        <w:pStyle w:val="CommentText"/>
      </w:pPr>
      <w:r>
        <w:rPr>
          <w:rStyle w:val="CommentReference"/>
        </w:rPr>
        <w:annotationRef/>
      </w:r>
      <w:r>
        <w:t xml:space="preserve">See for </w:t>
      </w:r>
      <w:r>
        <w:t>example</w:t>
      </w:r>
    </w:p>
    <w:p w14:paraId="3F5AC17E" w14:textId="77777777" w:rsidR="00B5193F" w:rsidRDefault="00B5193F" w:rsidP="00B5193F">
      <w:pPr>
        <w:pStyle w:val="CommentText"/>
      </w:pPr>
    </w:p>
    <w:p w14:paraId="17BDE354" w14:textId="77777777" w:rsidR="00B5193F" w:rsidRDefault="00B5193F" w:rsidP="00B5193F">
      <w:pPr>
        <w:pStyle w:val="CommentText"/>
      </w:pPr>
      <w:r>
        <w:t>How the USDA changed the way farmers are counted in the census 2020</w:t>
      </w:r>
    </w:p>
    <w:p w14:paraId="6AC6DE36" w14:textId="77777777" w:rsidR="00B5193F" w:rsidRDefault="00B5193F" w:rsidP="00B5193F">
      <w:pPr>
        <w:pStyle w:val="CommentText"/>
      </w:pPr>
    </w:p>
    <w:p w14:paraId="6A47AF82" w14:textId="77777777" w:rsidR="00B5193F" w:rsidRDefault="00B5193F" w:rsidP="00B5193F">
      <w:pPr>
        <w:pStyle w:val="CommentText"/>
      </w:pPr>
      <w:r>
        <w:t>Queer farmers in the 2017 US Census of Ag</w:t>
      </w:r>
    </w:p>
  </w:comment>
  <w:comment w:id="166" w:author="Andrea Basche" w:date="2024-05-17T07:29:00Z" w:initials="AB">
    <w:p w14:paraId="565EAE0D" w14:textId="77777777" w:rsidR="000311E4" w:rsidRDefault="000311E4" w:rsidP="000311E4">
      <w:pPr>
        <w:pStyle w:val="CommentText"/>
      </w:pPr>
      <w:r>
        <w:rPr>
          <w:rStyle w:val="CommentReference"/>
        </w:rPr>
        <w:annotationRef/>
      </w:r>
      <w:r>
        <w:t>I think this is a great place to start!</w:t>
      </w:r>
    </w:p>
  </w:comment>
  <w:comment w:id="167" w:author="Andrea Basche" w:date="2024-05-17T07:29:00Z" w:initials="AB">
    <w:p w14:paraId="12186BB3" w14:textId="7B444999" w:rsidR="000311E4" w:rsidRDefault="000311E4" w:rsidP="000311E4">
      <w:pPr>
        <w:pStyle w:val="CommentText"/>
      </w:pPr>
      <w:r>
        <w:rPr>
          <w:rStyle w:val="CommentReference"/>
        </w:rPr>
        <w:annotationRef/>
      </w:r>
      <w:r>
        <w:t>Before even slavery do you think it would be worthwhile to make a statement about theft of native lands in the US and elsewhere? I realize you mention it below, which is great, but maybe a more general statement here too?</w:t>
      </w:r>
    </w:p>
  </w:comment>
  <w:comment w:id="185" w:author="ancarter" w:date="2024-05-10T10:19:00Z" w:initials="a">
    <w:p w14:paraId="343ECCCE" w14:textId="77777777" w:rsidR="006F70F9" w:rsidRDefault="006F70F9">
      <w:pPr>
        <w:pStyle w:val="CommentText"/>
      </w:pPr>
      <w:r>
        <w:rPr>
          <w:rStyle w:val="CommentReference"/>
        </w:rPr>
        <w:annotationRef/>
      </w:r>
      <w:r>
        <w:t>Keller MIlking in shadows</w:t>
      </w:r>
    </w:p>
    <w:p w14:paraId="0D478001" w14:textId="3C301ABC" w:rsidR="006F70F9" w:rsidRDefault="006F70F9">
      <w:pPr>
        <w:pStyle w:val="CommentText"/>
      </w:pPr>
      <w:r>
        <w:t>J Lindsay harrison 2006 political geography</w:t>
      </w:r>
    </w:p>
  </w:comment>
  <w:comment w:id="197" w:author="ancarter" w:date="2024-05-10T10:25:00Z" w:initials="a">
    <w:p w14:paraId="227E6390" w14:textId="3234F8DA" w:rsidR="00AF4A87" w:rsidRDefault="00AF4A87">
      <w:pPr>
        <w:pStyle w:val="CommentText"/>
        <w:rPr>
          <w:sz w:val="23"/>
          <w:szCs w:val="23"/>
        </w:rPr>
      </w:pPr>
      <w:r>
        <w:rPr>
          <w:rStyle w:val="CommentReference"/>
        </w:rPr>
        <w:annotationRef/>
      </w:r>
      <w:r w:rsidR="006B1C45">
        <w:rPr>
          <w:sz w:val="23"/>
          <w:szCs w:val="23"/>
        </w:rPr>
        <w:t xml:space="preserve">Some citations: </w:t>
      </w:r>
      <w:r>
        <w:rPr>
          <w:sz w:val="23"/>
          <w:szCs w:val="23"/>
        </w:rPr>
        <w:t>Brayboy and Tachine 2021; Lee and Ahtone 2020</w:t>
      </w:r>
      <w:r w:rsidR="006B1C45">
        <w:rPr>
          <w:sz w:val="23"/>
          <w:szCs w:val="23"/>
        </w:rPr>
        <w:t xml:space="preserve"> – all Native authors</w:t>
      </w:r>
    </w:p>
    <w:p w14:paraId="526A467F" w14:textId="77777777" w:rsidR="006B1C45" w:rsidRDefault="006B1C45">
      <w:pPr>
        <w:pStyle w:val="CommentText"/>
        <w:rPr>
          <w:sz w:val="23"/>
          <w:szCs w:val="23"/>
        </w:rPr>
      </w:pPr>
    </w:p>
    <w:p w14:paraId="16ADB719" w14:textId="1CF680D0" w:rsidR="006B1C45" w:rsidRDefault="006B1C45">
      <w:pPr>
        <w:pStyle w:val="CommentText"/>
        <w:rPr>
          <w:sz w:val="23"/>
          <w:szCs w:val="23"/>
        </w:rPr>
      </w:pPr>
      <w:r>
        <w:rPr>
          <w:sz w:val="23"/>
          <w:szCs w:val="23"/>
        </w:rPr>
        <w:t xml:space="preserve">The Lee and Ahtone is not a scholarly article but wow what a project can cite it directly </w:t>
      </w:r>
      <w:r w:rsidRPr="006B1C45">
        <w:rPr>
          <w:sz w:val="23"/>
          <w:szCs w:val="23"/>
        </w:rPr>
        <w:t>https://www.hcn.org/issues/52-4/indigenous-affairs-education-land-grab-universities/</w:t>
      </w:r>
    </w:p>
    <w:p w14:paraId="53BFC066" w14:textId="77777777" w:rsidR="00AF4A87" w:rsidRDefault="00AF4A87">
      <w:pPr>
        <w:pStyle w:val="CommentText"/>
        <w:rPr>
          <w:sz w:val="23"/>
          <w:szCs w:val="23"/>
        </w:rPr>
      </w:pPr>
    </w:p>
    <w:p w14:paraId="19D4799C" w14:textId="77777777" w:rsidR="00AF4A87" w:rsidRDefault="00AF4A87">
      <w:pPr>
        <w:pStyle w:val="CommentText"/>
        <w:rPr>
          <w:sz w:val="23"/>
          <w:szCs w:val="23"/>
        </w:rPr>
      </w:pPr>
      <w:r>
        <w:rPr>
          <w:sz w:val="23"/>
          <w:szCs w:val="23"/>
        </w:rPr>
        <w:t>And continue to profit from these land grants today</w:t>
      </w:r>
    </w:p>
    <w:p w14:paraId="2DDB2A13" w14:textId="77777777" w:rsidR="006B1C45" w:rsidRDefault="006B1C45">
      <w:pPr>
        <w:pStyle w:val="CommentText"/>
        <w:rPr>
          <w:sz w:val="23"/>
          <w:szCs w:val="23"/>
        </w:rPr>
      </w:pPr>
    </w:p>
    <w:p w14:paraId="7249BC78" w14:textId="73F315BA" w:rsidR="006B1C45" w:rsidRDefault="006B1C45">
      <w:pPr>
        <w:pStyle w:val="CommentText"/>
      </w:pPr>
      <w:r>
        <w:rPr>
          <w:sz w:val="23"/>
          <w:szCs w:val="23"/>
        </w:rPr>
        <w:t>People like to cite Robin Wall Kimmerer on multiplicity ofknowledges but this is getting a bit white washed and Winona LaDuke has had a lot of drama with the harassment that was allowed within Honor the Earth – Native students and colleagues with whom I work are encouraging folks to cite beyond these favorites of white folks</w:t>
      </w:r>
    </w:p>
  </w:comment>
  <w:comment w:id="195" w:author="ancarter" w:date="2024-05-21T10:21:00Z" w:initials="a">
    <w:p w14:paraId="2338B59A" w14:textId="3FD6C8BF" w:rsidR="005E610D" w:rsidRDefault="005E610D">
      <w:pPr>
        <w:pStyle w:val="CommentText"/>
      </w:pPr>
      <w:r>
        <w:rPr>
          <w:rStyle w:val="CommentReference"/>
        </w:rPr>
        <w:annotationRef/>
      </w:r>
      <w:r>
        <w:t>You could cut these citations and just use the Brayboy and Tachine/Lee and Ahtone if you just want to lean on Native scholars</w:t>
      </w:r>
    </w:p>
  </w:comment>
  <w:comment w:id="209" w:author="ancarter" w:date="2024-05-10T10:27:00Z" w:initials="a">
    <w:p w14:paraId="68AE1637" w14:textId="77777777" w:rsidR="00AF4A87" w:rsidRDefault="00AF4A87">
      <w:pPr>
        <w:pStyle w:val="CommentText"/>
      </w:pPr>
      <w:r>
        <w:rPr>
          <w:rStyle w:val="CommentReference"/>
        </w:rPr>
        <w:annotationRef/>
      </w:r>
      <w:r>
        <w:t>Horst and Marion</w:t>
      </w:r>
      <w:r w:rsidR="006B1C45">
        <w:t xml:space="preserve"> and </w:t>
      </w:r>
      <w:r w:rsidR="006B1C45">
        <w:t>others</w:t>
      </w:r>
    </w:p>
    <w:p w14:paraId="36A060F0" w14:textId="2BAF68DE" w:rsidR="006B1C45" w:rsidRDefault="006B1C45">
      <w:pPr>
        <w:pStyle w:val="CommentText"/>
      </w:pPr>
      <w:r>
        <w:t>Gabrielle and I cite a lot of different lit in our chapter you could pull some citations there</w:t>
      </w:r>
    </w:p>
  </w:comment>
  <w:comment w:id="216" w:author="ancarter" w:date="2024-05-20T11:46:00Z" w:initials="a">
    <w:p w14:paraId="4D3E06BE" w14:textId="047ADFF9" w:rsidR="006B1C45" w:rsidRDefault="006B1C45">
      <w:pPr>
        <w:pStyle w:val="CommentText"/>
      </w:pPr>
      <w:r>
        <w:rPr>
          <w:rStyle w:val="CommentReference"/>
        </w:rPr>
        <w:annotationRef/>
      </w:r>
      <w:r>
        <w:t xml:space="preserve">Here I </w:t>
      </w:r>
      <w:r>
        <w:t>think we can just focus on intersectionality’s matrix of domination – like, if people just used that tool, we’d be pretty good!</w:t>
      </w:r>
    </w:p>
  </w:comment>
  <w:comment w:id="225" w:author="ancarter" w:date="2024-05-20T11:49:00Z" w:initials="a">
    <w:p w14:paraId="30D6B890" w14:textId="42162F87" w:rsidR="006B1C45" w:rsidRDefault="006B1C45">
      <w:pPr>
        <w:pStyle w:val="CommentText"/>
      </w:pPr>
      <w:r>
        <w:rPr>
          <w:rStyle w:val="CommentReference"/>
        </w:rPr>
        <w:annotationRef/>
      </w:r>
      <w:r>
        <w:t xml:space="preserve">I </w:t>
      </w:r>
      <w:r>
        <w:t xml:space="preserve">like </w:t>
      </w:r>
      <w:r>
        <w:t>keeping this table and these good examples and more applied discussion to ag science here, but having some initial intro to this in the overview of power above in the lit review</w:t>
      </w:r>
    </w:p>
  </w:comment>
  <w:comment w:id="235" w:author="ancarter" w:date="2024-05-10T10:31:00Z" w:initials="a">
    <w:p w14:paraId="55C1FDAC" w14:textId="77777777" w:rsidR="00AF4A87" w:rsidRDefault="00AF4A87">
      <w:pPr>
        <w:pStyle w:val="CommentText"/>
      </w:pPr>
      <w:r>
        <w:rPr>
          <w:rStyle w:val="CommentReference"/>
        </w:rPr>
        <w:annotationRef/>
      </w:r>
      <w:r>
        <w:t xml:space="preserve">Food and </w:t>
      </w:r>
      <w:r>
        <w:t>water watch report on scientific funding from industry</w:t>
      </w:r>
    </w:p>
    <w:p w14:paraId="42BF67DB" w14:textId="77777777" w:rsidR="00AF4A87" w:rsidRDefault="00AF4A87">
      <w:pPr>
        <w:pStyle w:val="CommentText"/>
      </w:pPr>
    </w:p>
    <w:p w14:paraId="1EE39A0F" w14:textId="4DD7D95B" w:rsidR="00AF4A87" w:rsidRDefault="00AF4A87">
      <w:pPr>
        <w:pStyle w:val="CommentText"/>
      </w:pPr>
      <w:r w:rsidRPr="00AF4A87">
        <w:t>https://foodandwaterwatch.org/wp-content/uploads/2021/03/Public-Research-Private-Gain-Report-April-2012.pdf</w:t>
      </w:r>
    </w:p>
    <w:p w14:paraId="05A373B0" w14:textId="77777777" w:rsidR="00AF4A87" w:rsidRDefault="00AF4A87">
      <w:pPr>
        <w:pStyle w:val="CommentText"/>
      </w:pPr>
    </w:p>
    <w:p w14:paraId="775C9FA1" w14:textId="5279A84D" w:rsidR="00AF4A87" w:rsidRDefault="00AF4A87">
      <w:pPr>
        <w:pStyle w:val="CommentText"/>
      </w:pPr>
      <w:r w:rsidRPr="00AF4A87">
        <w:t>https://foe.org/resources/food-industry-shapes-story-food/</w:t>
      </w:r>
    </w:p>
  </w:comment>
  <w:comment w:id="257" w:author="ancarter" w:date="2024-05-10T10:43:00Z" w:initials="a">
    <w:p w14:paraId="560357D3" w14:textId="26E3F1D7" w:rsidR="00A43B55" w:rsidRDefault="00A43B55">
      <w:pPr>
        <w:pStyle w:val="CommentText"/>
      </w:pPr>
      <w:r>
        <w:rPr>
          <w:rStyle w:val="CommentReference"/>
        </w:rPr>
        <w:annotationRef/>
      </w:r>
      <w:r>
        <w:t xml:space="preserve">and all </w:t>
      </w:r>
      <w:r>
        <w:t>these same characteristics are also what make ag scientists messengers/co-opters/distributers of power imbalances too – they are easily used to weaponize science and knowledge by the power holders</w:t>
      </w:r>
    </w:p>
  </w:comment>
  <w:comment w:id="258" w:author="Stefan Gailans" w:date="2024-05-14T15:27:00Z" w:initials="SG">
    <w:p w14:paraId="73F4782A" w14:textId="77777777" w:rsidR="00F109E1" w:rsidRDefault="00F109E1" w:rsidP="00F109E1">
      <w:pPr>
        <w:pStyle w:val="CommentText"/>
      </w:pPr>
      <w:r>
        <w:rPr>
          <w:rStyle w:val="CommentReference"/>
        </w:rPr>
        <w:annotationRef/>
      </w:r>
      <w:r>
        <w:t>This paragraph is really good. Especially the sentence in the middle addressing mechanization, farm size, etc. I often chafe at the research projects that require the farmer to have special, advanced equipment (guidance, cameras, etc.). Though, obviously that tech can be super useful for gathering data.</w:t>
      </w:r>
    </w:p>
  </w:comment>
  <w:comment w:id="272" w:author="ancarter" w:date="2024-05-10T10:45:00Z" w:initials="a">
    <w:p w14:paraId="70058036" w14:textId="71C28CD8" w:rsidR="00F035CD" w:rsidRDefault="00F035CD">
      <w:pPr>
        <w:pStyle w:val="CommentText"/>
      </w:pPr>
      <w:r>
        <w:rPr>
          <w:rStyle w:val="CommentReference"/>
        </w:rPr>
        <w:annotationRef/>
      </w:r>
      <w:r>
        <w:t>horst and marion</w:t>
      </w:r>
    </w:p>
  </w:comment>
  <w:comment w:id="277" w:author="ancarter" w:date="2024-05-21T10:47:00Z" w:initials="a">
    <w:p w14:paraId="41C7CD0C" w14:textId="585E281A" w:rsidR="0030150D" w:rsidRDefault="0030150D">
      <w:pPr>
        <w:pStyle w:val="CommentText"/>
      </w:pPr>
      <w:r>
        <w:rPr>
          <w:rStyle w:val="CommentReference"/>
        </w:rPr>
        <w:annotationRef/>
      </w:r>
      <w:r>
        <w:t xml:space="preserve">I </w:t>
      </w:r>
      <w:r>
        <w:t xml:space="preserve">know this is not what you mean; but sounds like a good way for people to co-opt knowledge form margins to get rich, which is what often happens! ”regenerative ag” being a good case in point, so I tried to revise it </w:t>
      </w:r>
    </w:p>
  </w:comment>
  <w:comment w:id="278" w:author="Andrea Basche" w:date="2024-05-17T07:31:00Z" w:initials="AB">
    <w:p w14:paraId="3F182332" w14:textId="77777777" w:rsidR="000311E4" w:rsidRDefault="000311E4" w:rsidP="000311E4">
      <w:pPr>
        <w:pStyle w:val="CommentText"/>
      </w:pPr>
      <w:r>
        <w:rPr>
          <w:rStyle w:val="CommentReference"/>
        </w:rPr>
        <w:annotationRef/>
      </w:r>
      <w:r>
        <w:t>Maybe there is other PFI writing /blogs about Dick Thompson that could be referenced here?</w:t>
      </w:r>
    </w:p>
  </w:comment>
  <w:comment w:id="285" w:author="ancarter" w:date="2024-05-10T10:46:00Z" w:initials="a">
    <w:p w14:paraId="4BE1759A" w14:textId="77777777" w:rsidR="00F035CD" w:rsidRDefault="00F035CD">
      <w:pPr>
        <w:pStyle w:val="CommentText"/>
      </w:pPr>
      <w:r>
        <w:rPr>
          <w:rStyle w:val="CommentReference"/>
        </w:rPr>
        <w:annotationRef/>
      </w:r>
      <w:r>
        <w:t>I can flesh this out more</w:t>
      </w:r>
    </w:p>
    <w:p w14:paraId="21A0461A" w14:textId="77777777" w:rsidR="000231CE" w:rsidRDefault="000231CE">
      <w:pPr>
        <w:pStyle w:val="CommentText"/>
      </w:pPr>
    </w:p>
    <w:p w14:paraId="0B59BFA1" w14:textId="77777777" w:rsidR="000231CE" w:rsidRDefault="000231CE">
      <w:pPr>
        <w:pStyle w:val="CommentText"/>
      </w:pPr>
      <w:r>
        <w:t>Something too about how it is non-profits (WFAN, PFI) embracing the reciprocal learning, peer to peer, more so than land grant, who then co-opts it – can quote Sachs and the women farmer book</w:t>
      </w:r>
    </w:p>
    <w:p w14:paraId="1EB9ECBC" w14:textId="77777777" w:rsidR="00515A6A" w:rsidRDefault="00515A6A">
      <w:pPr>
        <w:pStyle w:val="CommentText"/>
      </w:pPr>
    </w:p>
    <w:p w14:paraId="49A6A026" w14:textId="2C717BA6" w:rsidR="00515A6A" w:rsidRDefault="00515A6A">
      <w:pPr>
        <w:pStyle w:val="CommentText"/>
      </w:pPr>
      <w:r>
        <w:t xml:space="preserve">SO I DIDN’T GET TO THIS! If you want, I can work on this specific part (a few paragraphs) when back online on Wednesday! </w:t>
      </w:r>
    </w:p>
  </w:comment>
  <w:comment w:id="297" w:author="ancarter" w:date="2024-05-21T10:52:00Z" w:initials="a">
    <w:p w14:paraId="3E5BC2A1" w14:textId="77777777" w:rsidR="00457403" w:rsidRDefault="00457403">
      <w:pPr>
        <w:pStyle w:val="CommentText"/>
      </w:pPr>
      <w:r>
        <w:rPr>
          <w:rStyle w:val="CommentReference"/>
        </w:rPr>
        <w:annotationRef/>
      </w:r>
      <w:r>
        <w:t xml:space="preserve">Can </w:t>
      </w:r>
      <w:r>
        <w:t>we not cite Zhang? Their studies are sort of bad and reductive, as if women think differently</w:t>
      </w:r>
    </w:p>
    <w:p w14:paraId="7C9576ED" w14:textId="77777777" w:rsidR="00457403" w:rsidRDefault="00457403">
      <w:pPr>
        <w:pStyle w:val="CommentText"/>
      </w:pPr>
    </w:p>
    <w:p w14:paraId="033896A4" w14:textId="77777777" w:rsidR="00457403" w:rsidRDefault="00457403">
      <w:pPr>
        <w:pStyle w:val="CommentText"/>
      </w:pPr>
      <w:r>
        <w:t>I’d rather cite wells and eells as a practice of feminist citation!</w:t>
      </w:r>
      <w:r>
        <w:br/>
      </w:r>
    </w:p>
    <w:p w14:paraId="1C2C04E3" w14:textId="77777777" w:rsidR="00457403" w:rsidRDefault="00000000" w:rsidP="00457403">
      <w:pPr>
        <w:rPr>
          <w:rFonts w:ascii="Times New Roman" w:hAnsi="Times New Roman" w:cs="Times New Roman"/>
        </w:rPr>
      </w:pPr>
      <w:hyperlink r:id="rId3" w:history="1">
        <w:r w:rsidR="00457403">
          <w:rPr>
            <w:rStyle w:val="Hyperlink"/>
            <w:rFonts w:ascii="Arial" w:hAnsi="Arial" w:cs="Arial"/>
            <w:color w:val="1A0DAB"/>
            <w:shd w:val="clear" w:color="auto" w:fill="FFFFFF"/>
          </w:rPr>
          <w:t>One size does not fit all: Customizing conservation to a changing demographic</w:t>
        </w:r>
      </w:hyperlink>
    </w:p>
    <w:p w14:paraId="5FC43947" w14:textId="77777777" w:rsidR="00457403" w:rsidRDefault="00457403" w:rsidP="00457403">
      <w:pPr>
        <w:shd w:val="clear" w:color="auto" w:fill="FFFFFF"/>
        <w:rPr>
          <w:rFonts w:ascii="Arial" w:hAnsi="Arial" w:cs="Arial"/>
          <w:color w:val="777777"/>
          <w:sz w:val="20"/>
          <w:szCs w:val="20"/>
        </w:rPr>
      </w:pPr>
      <w:r>
        <w:rPr>
          <w:rFonts w:ascii="Arial" w:hAnsi="Arial" w:cs="Arial"/>
          <w:color w:val="777777"/>
          <w:sz w:val="20"/>
          <w:szCs w:val="20"/>
        </w:rPr>
        <w:t>B Wells, J Eells</w:t>
      </w:r>
    </w:p>
    <w:p w14:paraId="05D63735" w14:textId="77777777" w:rsidR="00457403" w:rsidRDefault="00457403" w:rsidP="00457403">
      <w:pPr>
        <w:shd w:val="clear" w:color="auto" w:fill="FFFFFF"/>
        <w:rPr>
          <w:rFonts w:ascii="Arial" w:hAnsi="Arial" w:cs="Arial"/>
          <w:color w:val="777777"/>
          <w:sz w:val="20"/>
          <w:szCs w:val="20"/>
        </w:rPr>
      </w:pPr>
      <w:r>
        <w:rPr>
          <w:rFonts w:ascii="Arial" w:hAnsi="Arial" w:cs="Arial"/>
          <w:color w:val="777777"/>
          <w:sz w:val="20"/>
          <w:szCs w:val="20"/>
        </w:rPr>
        <w:t>Journal of Soil and Water Conservation 66 (5), 136A-139A</w:t>
      </w:r>
    </w:p>
    <w:p w14:paraId="7BE37E57" w14:textId="577F8D83" w:rsidR="00457403" w:rsidRDefault="00457403" w:rsidP="00457403">
      <w:pPr>
        <w:shd w:val="clear" w:color="auto" w:fill="FFFFFF"/>
        <w:rPr>
          <w:rFonts w:ascii="Arial" w:hAnsi="Arial" w:cs="Arial"/>
          <w:color w:val="777777"/>
          <w:sz w:val="20"/>
          <w:szCs w:val="20"/>
        </w:rPr>
      </w:pPr>
      <w:r>
        <w:rPr>
          <w:rFonts w:ascii="Arial" w:hAnsi="Arial" w:cs="Arial"/>
          <w:color w:val="777777"/>
          <w:sz w:val="20"/>
          <w:szCs w:val="20"/>
        </w:rPr>
        <w:t>2011</w:t>
      </w:r>
    </w:p>
    <w:p w14:paraId="2B025D4E" w14:textId="397123B9" w:rsidR="00457403" w:rsidRDefault="00457403" w:rsidP="00457403">
      <w:pPr>
        <w:shd w:val="clear" w:color="auto" w:fill="FFFFFF"/>
        <w:rPr>
          <w:rFonts w:ascii="Arial" w:hAnsi="Arial" w:cs="Arial"/>
          <w:color w:val="777777"/>
          <w:sz w:val="20"/>
          <w:szCs w:val="20"/>
        </w:rPr>
      </w:pPr>
      <w:r>
        <w:rPr>
          <w:rFonts w:ascii="Helvetica Neue" w:hAnsi="Helvetica Neue"/>
          <w:color w:val="50595C"/>
          <w:sz w:val="18"/>
          <w:szCs w:val="18"/>
          <w:shd w:val="clear" w:color="auto" w:fill="FFFFFF"/>
        </w:rPr>
        <w:t>DOI: https://doi.org/10.2489/jswc.66.5.136A</w:t>
      </w:r>
    </w:p>
    <w:p w14:paraId="0ACC811A" w14:textId="77777777" w:rsidR="00457403" w:rsidRDefault="00457403" w:rsidP="00457403">
      <w:pPr>
        <w:shd w:val="clear" w:color="auto" w:fill="FFFFFF"/>
        <w:rPr>
          <w:rFonts w:ascii="Arial" w:hAnsi="Arial" w:cs="Arial"/>
          <w:color w:val="777777"/>
          <w:sz w:val="20"/>
          <w:szCs w:val="20"/>
        </w:rPr>
      </w:pPr>
    </w:p>
    <w:p w14:paraId="1D30BDEA" w14:textId="4AFDA450" w:rsidR="00457403" w:rsidRDefault="00457403" w:rsidP="00457403">
      <w:pPr>
        <w:shd w:val="clear" w:color="auto" w:fill="FFFFFF"/>
        <w:rPr>
          <w:rFonts w:ascii="Arial" w:hAnsi="Arial" w:cs="Arial"/>
          <w:color w:val="777777"/>
          <w:sz w:val="20"/>
          <w:szCs w:val="20"/>
        </w:rPr>
      </w:pPr>
      <w:r>
        <w:rPr>
          <w:rFonts w:ascii="Arial" w:hAnsi="Arial" w:cs="Arial"/>
          <w:color w:val="777777"/>
          <w:sz w:val="20"/>
          <w:szCs w:val="20"/>
        </w:rPr>
        <w:t>Sorry I don’t know how to make the link not go through my library at my university! But you should be able to find it with DOI</w:t>
      </w:r>
    </w:p>
    <w:p w14:paraId="747653A8" w14:textId="77777777" w:rsidR="00457403" w:rsidRDefault="00457403" w:rsidP="00457403">
      <w:pPr>
        <w:shd w:val="clear" w:color="auto" w:fill="FFFFFF"/>
        <w:rPr>
          <w:rFonts w:ascii="Arial" w:hAnsi="Arial" w:cs="Arial"/>
          <w:color w:val="777777"/>
          <w:sz w:val="20"/>
          <w:szCs w:val="20"/>
        </w:rPr>
      </w:pPr>
    </w:p>
    <w:p w14:paraId="202F337E" w14:textId="7DBC30C1" w:rsidR="00457403" w:rsidRDefault="00457403" w:rsidP="00457403">
      <w:pPr>
        <w:shd w:val="clear" w:color="auto" w:fill="FFFFFF"/>
        <w:rPr>
          <w:rFonts w:ascii="Arial" w:hAnsi="Arial" w:cs="Arial"/>
          <w:color w:val="777777"/>
          <w:sz w:val="20"/>
          <w:szCs w:val="20"/>
        </w:rPr>
      </w:pPr>
      <w:r>
        <w:rPr>
          <w:rFonts w:ascii="Arial" w:hAnsi="Arial" w:cs="Arial"/>
          <w:color w:val="777777"/>
          <w:sz w:val="20"/>
          <w:szCs w:val="20"/>
        </w:rPr>
        <w:t>You could also cite my study I did too</w:t>
      </w:r>
    </w:p>
    <w:p w14:paraId="0C691BC8" w14:textId="77777777" w:rsidR="00457403" w:rsidRDefault="00457403" w:rsidP="00457403">
      <w:pPr>
        <w:shd w:val="clear" w:color="auto" w:fill="FFFFFF"/>
        <w:rPr>
          <w:rFonts w:ascii="Arial" w:hAnsi="Arial" w:cs="Arial"/>
          <w:color w:val="777777"/>
          <w:sz w:val="20"/>
          <w:szCs w:val="20"/>
        </w:rPr>
      </w:pPr>
    </w:p>
    <w:p w14:paraId="3C3E6CDB" w14:textId="77777777" w:rsidR="00457403" w:rsidRDefault="00457403" w:rsidP="00457403">
      <w:pPr>
        <w:pStyle w:val="Heading1"/>
        <w:shd w:val="clear" w:color="auto" w:fill="FFFFFF"/>
        <w:spacing w:before="0" w:after="300" w:line="293" w:lineRule="atLeast"/>
        <w:textAlignment w:val="baseline"/>
        <w:rPr>
          <w:rFonts w:ascii="Georgia" w:hAnsi="Georgia" w:cs="Times New Roman"/>
          <w:color w:val="2C3133"/>
          <w:spacing w:val="-7"/>
          <w:sz w:val="51"/>
          <w:szCs w:val="51"/>
        </w:rPr>
      </w:pPr>
      <w:r>
        <w:rPr>
          <w:rFonts w:ascii="Georgia" w:hAnsi="Georgia"/>
          <w:b/>
          <w:bCs/>
          <w:color w:val="2C3133"/>
          <w:spacing w:val="-7"/>
          <w:sz w:val="51"/>
          <w:szCs w:val="51"/>
        </w:rPr>
        <w:t>Social networks as conservation practice: Targeting wetland conservation for women landowners</w:t>
      </w:r>
    </w:p>
    <w:p w14:paraId="41E2E7B3" w14:textId="77777777" w:rsidR="00457403" w:rsidRDefault="00457403" w:rsidP="00457403">
      <w:pPr>
        <w:shd w:val="clear" w:color="auto" w:fill="FFFFFF"/>
        <w:spacing w:line="319" w:lineRule="atLeast"/>
        <w:textAlignment w:val="baseline"/>
        <w:rPr>
          <w:rFonts w:ascii="Helvetica Neue" w:hAnsi="Helvetica Neue"/>
          <w:color w:val="50595C"/>
          <w:sz w:val="21"/>
          <w:szCs w:val="21"/>
        </w:rPr>
      </w:pPr>
      <w:r>
        <w:rPr>
          <w:rStyle w:val="highwire-citation-author"/>
          <w:rFonts w:ascii="Helvetica Neue" w:hAnsi="Helvetica Neue"/>
          <w:color w:val="50595C"/>
          <w:sz w:val="21"/>
          <w:szCs w:val="21"/>
          <w:bdr w:val="none" w:sz="0" w:space="0" w:color="auto" w:frame="1"/>
        </w:rPr>
        <w:t>Angie Carter</w:t>
      </w:r>
      <w:r>
        <w:rPr>
          <w:rStyle w:val="highwire-citation-authors"/>
          <w:rFonts w:ascii="Helvetica Neue" w:hAnsi="Helvetica Neue"/>
          <w:color w:val="50595C"/>
          <w:sz w:val="21"/>
          <w:szCs w:val="21"/>
          <w:bdr w:val="none" w:sz="0" w:space="0" w:color="auto" w:frame="1"/>
        </w:rPr>
        <w:t> and </w:t>
      </w:r>
      <w:r>
        <w:rPr>
          <w:rStyle w:val="highwire-citation-author"/>
          <w:rFonts w:ascii="Helvetica Neue" w:hAnsi="Helvetica Neue"/>
          <w:color w:val="50595C"/>
          <w:sz w:val="21"/>
          <w:szCs w:val="21"/>
          <w:bdr w:val="none" w:sz="0" w:space="0" w:color="auto" w:frame="1"/>
        </w:rPr>
        <w:t>Rebecca Christoffel</w:t>
      </w:r>
    </w:p>
    <w:p w14:paraId="38DF8536" w14:textId="77777777" w:rsidR="00457403" w:rsidRDefault="00457403" w:rsidP="00457403">
      <w:pPr>
        <w:shd w:val="clear" w:color="auto" w:fill="FFFFFF"/>
        <w:spacing w:line="319" w:lineRule="atLeast"/>
        <w:textAlignment w:val="baseline"/>
        <w:rPr>
          <w:rFonts w:ascii="Helvetica Neue" w:hAnsi="Helvetica Neue"/>
          <w:color w:val="50595C"/>
          <w:sz w:val="21"/>
          <w:szCs w:val="21"/>
        </w:rPr>
      </w:pPr>
      <w:r>
        <w:rPr>
          <w:rStyle w:val="highwire-cite-metadata-journal"/>
          <w:rFonts w:ascii="Helvetica Neue" w:hAnsi="Helvetica Neue"/>
          <w:color w:val="50595C"/>
          <w:sz w:val="21"/>
          <w:szCs w:val="21"/>
          <w:bdr w:val="none" w:sz="0" w:space="0" w:color="auto" w:frame="1"/>
        </w:rPr>
        <w:t>Journal of Soil and Water Conservation </w:t>
      </w:r>
      <w:r>
        <w:rPr>
          <w:rStyle w:val="highwire-cite-metadata-date"/>
          <w:rFonts w:ascii="Helvetica Neue" w:hAnsi="Helvetica Neue"/>
          <w:color w:val="50595C"/>
          <w:sz w:val="21"/>
          <w:szCs w:val="21"/>
          <w:bdr w:val="none" w:sz="0" w:space="0" w:color="auto" w:frame="1"/>
        </w:rPr>
        <w:t>September 2022, </w:t>
      </w:r>
      <w:r>
        <w:rPr>
          <w:rStyle w:val="highwire-cite-metadata-volume"/>
          <w:rFonts w:ascii="Helvetica Neue" w:hAnsi="Helvetica Neue"/>
          <w:color w:val="50595C"/>
          <w:sz w:val="21"/>
          <w:szCs w:val="21"/>
          <w:bdr w:val="none" w:sz="0" w:space="0" w:color="auto" w:frame="1"/>
        </w:rPr>
        <w:t>77 </w:t>
      </w:r>
      <w:r>
        <w:rPr>
          <w:rStyle w:val="highwire-cite-metadata-issue"/>
          <w:rFonts w:ascii="Helvetica Neue" w:hAnsi="Helvetica Neue"/>
          <w:color w:val="50595C"/>
          <w:sz w:val="21"/>
          <w:szCs w:val="21"/>
          <w:bdr w:val="none" w:sz="0" w:space="0" w:color="auto" w:frame="1"/>
        </w:rPr>
        <w:t>(5) </w:t>
      </w:r>
      <w:r>
        <w:rPr>
          <w:rStyle w:val="highwire-cite-metadata-pages"/>
          <w:rFonts w:ascii="Helvetica Neue" w:hAnsi="Helvetica Neue"/>
          <w:color w:val="50595C"/>
          <w:sz w:val="21"/>
          <w:szCs w:val="21"/>
          <w:bdr w:val="none" w:sz="0" w:space="0" w:color="auto" w:frame="1"/>
        </w:rPr>
        <w:t>69A-74A; </w:t>
      </w:r>
      <w:r>
        <w:rPr>
          <w:rStyle w:val="highwire-cite-metadata-doi"/>
          <w:rFonts w:ascii="Helvetica Neue" w:hAnsi="Helvetica Neue"/>
          <w:color w:val="50595C"/>
          <w:sz w:val="21"/>
          <w:szCs w:val="21"/>
          <w:bdr w:val="none" w:sz="0" w:space="0" w:color="auto" w:frame="1"/>
        </w:rPr>
        <w:t>DOI: https://doi.org/10.2489/jswc.2022.0614A</w:t>
      </w:r>
    </w:p>
    <w:p w14:paraId="4A8A04CB" w14:textId="77777777" w:rsidR="00457403" w:rsidRDefault="00457403" w:rsidP="00457403">
      <w:pPr>
        <w:shd w:val="clear" w:color="auto" w:fill="FFFFFF"/>
        <w:rPr>
          <w:rFonts w:ascii="Arial" w:hAnsi="Arial" w:cs="Arial"/>
          <w:color w:val="777777"/>
          <w:sz w:val="20"/>
          <w:szCs w:val="20"/>
        </w:rPr>
      </w:pPr>
    </w:p>
    <w:p w14:paraId="6145F7DD" w14:textId="27E431E4" w:rsidR="00457403" w:rsidRDefault="00457403">
      <w:pPr>
        <w:pStyle w:val="CommentText"/>
      </w:pPr>
    </w:p>
  </w:comment>
  <w:comment w:id="296" w:author="Andrea Basche" w:date="2024-05-17T07:33:00Z" w:initials="AB">
    <w:p w14:paraId="17AF69E7" w14:textId="77777777" w:rsidR="000311E4" w:rsidRDefault="000311E4" w:rsidP="000311E4">
      <w:pPr>
        <w:pStyle w:val="CommentText"/>
      </w:pPr>
      <w:r>
        <w:rPr>
          <w:rStyle w:val="CommentReference"/>
        </w:rPr>
        <w:annotationRef/>
      </w:r>
      <w:r>
        <w:t xml:space="preserve">You can also cite Angie and I here ☺️ </w:t>
      </w:r>
      <w:r>
        <w:rPr>
          <w:color w:val="222222"/>
          <w:highlight w:val="white"/>
        </w:rPr>
        <w:t>Basche, A. and Carter, A., 2021. Training future agriculture professionals in landowner–tenant conservation decision‐making. </w:t>
      </w:r>
      <w:r>
        <w:rPr>
          <w:i/>
          <w:iCs/>
          <w:color w:val="222222"/>
          <w:highlight w:val="white"/>
        </w:rPr>
        <w:t>Natural Sciences Education</w:t>
      </w:r>
      <w:r>
        <w:rPr>
          <w:color w:val="222222"/>
          <w:highlight w:val="white"/>
        </w:rPr>
        <w:t>, </w:t>
      </w:r>
      <w:r>
        <w:rPr>
          <w:i/>
          <w:iCs/>
          <w:color w:val="222222"/>
          <w:highlight w:val="white"/>
        </w:rPr>
        <w:t>50</w:t>
      </w:r>
      <w:r>
        <w:rPr>
          <w:color w:val="222222"/>
          <w:highlight w:val="white"/>
        </w:rPr>
        <w:t>(1), p.e20035.</w:t>
      </w:r>
      <w:r>
        <w:t xml:space="preserve"> </w:t>
      </w:r>
    </w:p>
  </w:comment>
  <w:comment w:id="298" w:author="Stefan Gailans" w:date="2024-05-14T15:35:00Z" w:initials="SG">
    <w:p w14:paraId="03C5F3D1" w14:textId="77777777" w:rsidR="00967B5B" w:rsidRDefault="00A02CE8" w:rsidP="00967B5B">
      <w:pPr>
        <w:pStyle w:val="CommentText"/>
      </w:pPr>
      <w:r>
        <w:rPr>
          <w:rStyle w:val="CommentReference"/>
        </w:rPr>
        <w:annotationRef/>
      </w:r>
      <w:r w:rsidR="00967B5B">
        <w:t>I can’t find anything that we’ve reported publicly. Program is still young. Not sure if you could glean anything from here other than we’re creating opportunities for Latinos to network and access our programming:</w:t>
      </w:r>
    </w:p>
    <w:p w14:paraId="665D8621" w14:textId="77777777" w:rsidR="00967B5B" w:rsidRDefault="00000000" w:rsidP="00967B5B">
      <w:pPr>
        <w:pStyle w:val="CommentText"/>
      </w:pPr>
      <w:hyperlink r:id="rId4" w:history="1">
        <w:r w:rsidR="00967B5B" w:rsidRPr="00BF13BB">
          <w:rPr>
            <w:rStyle w:val="Hyperlink"/>
          </w:rPr>
          <w:t>https://practicalfarmers.org/programs/agricultores-latinos/</w:t>
        </w:r>
      </w:hyperlink>
    </w:p>
  </w:comment>
  <w:comment w:id="301" w:author="Andrea Basche" w:date="2024-05-17T07:34:00Z" w:initials="AB">
    <w:p w14:paraId="7F710149" w14:textId="77777777" w:rsidR="000311E4" w:rsidRDefault="000311E4" w:rsidP="000311E4">
      <w:pPr>
        <w:pStyle w:val="CommentText"/>
      </w:pPr>
      <w:r>
        <w:rPr>
          <w:rStyle w:val="CommentReference"/>
        </w:rPr>
        <w:annotationRef/>
      </w:r>
      <w:r>
        <w:t>Their “Toward Thick Legitimacy” article would be a good one here!</w:t>
      </w:r>
    </w:p>
  </w:comment>
  <w:comment w:id="302" w:author="ancarter" w:date="2024-05-10T14:40:00Z" w:initials="a">
    <w:p w14:paraId="398F28A9" w14:textId="77777777" w:rsidR="00B7234D" w:rsidRDefault="00B7234D">
      <w:pPr>
        <w:pStyle w:val="CommentText"/>
      </w:pPr>
      <w:r>
        <w:rPr>
          <w:rStyle w:val="CommentReference"/>
        </w:rPr>
        <w:annotationRef/>
      </w:r>
      <w:r>
        <w:t>Place based knowledge – WFAN – respecting women’s own experiences</w:t>
      </w:r>
    </w:p>
    <w:p w14:paraId="77F53F14" w14:textId="31F4D3A8" w:rsidR="00B7234D" w:rsidRDefault="00B7234D">
      <w:pPr>
        <w:pStyle w:val="CommentText"/>
      </w:pPr>
    </w:p>
  </w:comment>
  <w:comment w:id="304" w:author="ancarter" w:date="2024-05-10T14:18:00Z" w:initials="a">
    <w:p w14:paraId="5B5E4BA6" w14:textId="6F286826" w:rsidR="003C3909" w:rsidRDefault="003C3909">
      <w:pPr>
        <w:pStyle w:val="CommentText"/>
      </w:pPr>
      <w:r>
        <w:rPr>
          <w:rStyle w:val="CommentReference"/>
        </w:rPr>
        <w:annotationRef/>
      </w:r>
      <w:r>
        <w:t xml:space="preserve">Is </w:t>
      </w:r>
      <w:r>
        <w:t>really Indigenous knowledge</w:t>
      </w:r>
    </w:p>
  </w:comment>
  <w:comment w:id="329" w:author="Andrea Basche" w:date="2024-05-17T07:34:00Z" w:initials="AB">
    <w:p w14:paraId="74CF6472" w14:textId="7AAC582A" w:rsidR="000311E4" w:rsidRDefault="000311E4" w:rsidP="000311E4">
      <w:pPr>
        <w:pStyle w:val="CommentText"/>
      </w:pPr>
      <w:r>
        <w:rPr>
          <w:rStyle w:val="CommentReference"/>
        </w:rPr>
        <w:annotationRef/>
      </w:r>
      <w:r>
        <w:t>Unknowingly ? Ignorantly?</w:t>
      </w:r>
    </w:p>
  </w:comment>
  <w:comment w:id="338" w:author="ancarter" w:date="2024-05-10T14:22:00Z" w:initials="a">
    <w:p w14:paraId="4B90EF4B" w14:textId="50828557" w:rsidR="003C3909" w:rsidRDefault="003C3909">
      <w:pPr>
        <w:pStyle w:val="CommentText"/>
      </w:pPr>
      <w:r>
        <w:rPr>
          <w:rStyle w:val="CommentReference"/>
        </w:rPr>
        <w:annotationRef/>
      </w:r>
      <w:r>
        <w:t xml:space="preserve">TEK </w:t>
      </w:r>
      <w:r w:rsidR="00515A6A">
        <w:t xml:space="preserve">(Traditional Ecological Knowledge) </w:t>
      </w:r>
      <w:r>
        <w:t>also uses systematic observation</w:t>
      </w:r>
    </w:p>
  </w:comment>
  <w:comment w:id="344" w:author="ancarter" w:date="2024-05-21T11:11:00Z" w:initials="a">
    <w:p w14:paraId="17D86385" w14:textId="3EAC97E6" w:rsidR="000158B6" w:rsidRDefault="000158B6">
      <w:pPr>
        <w:pStyle w:val="CommentText"/>
      </w:pPr>
      <w:r>
        <w:rPr>
          <w:rStyle w:val="CommentReference"/>
        </w:rPr>
        <w:annotationRef/>
      </w:r>
      <w:r>
        <w:rPr>
          <w:color w:val="222222"/>
          <w:shd w:val="clear" w:color="auto" w:fill="FFFFFF"/>
        </w:rPr>
        <w:t xml:space="preserve">Peltier, Cindy. "An application of two-eyed seeing: Indigenous research methods with participatory action research." </w:t>
      </w:r>
      <w:r>
        <w:rPr>
          <w:i/>
          <w:iCs/>
          <w:color w:val="222222"/>
          <w:shd w:val="clear" w:color="auto" w:fill="FFFFFF"/>
        </w:rPr>
        <w:t>International Journal of Qualitative Methods</w:t>
      </w:r>
      <w:r>
        <w:rPr>
          <w:color w:val="222222"/>
          <w:shd w:val="clear" w:color="auto" w:fill="FFFFFF"/>
        </w:rPr>
        <w:t xml:space="preserve"> 17, no. 1 (2018): 1609406918812346</w:t>
      </w:r>
    </w:p>
  </w:comment>
  <w:comment w:id="350" w:author="ancarter" w:date="2024-05-21T11:21:00Z" w:initials="a">
    <w:p w14:paraId="07881951" w14:textId="1C6B3C0B" w:rsidR="00B240F1" w:rsidRDefault="00B240F1">
      <w:pPr>
        <w:pStyle w:val="CommentText"/>
      </w:pPr>
      <w:r>
        <w:rPr>
          <w:rStyle w:val="CommentReference"/>
        </w:rPr>
        <w:annotationRef/>
      </w:r>
      <w:r>
        <w:rPr>
          <w:color w:val="222222"/>
          <w:shd w:val="clear" w:color="auto" w:fill="FFFFFF"/>
        </w:rPr>
        <w:t xml:space="preserve">Peltier, Cindy. "An application of two-eyed seeing: Indigenous research methods with participatory action research." </w:t>
      </w:r>
      <w:r>
        <w:rPr>
          <w:i/>
          <w:iCs/>
          <w:color w:val="222222"/>
          <w:shd w:val="clear" w:color="auto" w:fill="FFFFFF"/>
        </w:rPr>
        <w:t>International Journal of Qualitative Methods</w:t>
      </w:r>
      <w:r>
        <w:rPr>
          <w:color w:val="222222"/>
          <w:shd w:val="clear" w:color="auto" w:fill="FFFFFF"/>
        </w:rPr>
        <w:t xml:space="preserve"> 17, no. 1 (2018): 1609406918812346</w:t>
      </w:r>
      <w:r w:rsidRPr="00A15848">
        <w:rPr>
          <w:lang w:val="en-US"/>
        </w:rPr>
        <w:t>.</w:t>
      </w:r>
    </w:p>
  </w:comment>
  <w:comment w:id="354" w:author="Stefan Gailans" w:date="2024-05-14T15:37:00Z" w:initials="SG">
    <w:p w14:paraId="7E0F2755" w14:textId="68ED5122" w:rsidR="00A02CE8" w:rsidRDefault="00A02CE8" w:rsidP="00A02CE8">
      <w:pPr>
        <w:pStyle w:val="CommentText"/>
      </w:pPr>
      <w:r>
        <w:rPr>
          <w:rStyle w:val="CommentReference"/>
        </w:rPr>
        <w:annotationRef/>
      </w:r>
      <w:r>
        <w:t>Damn, this is good! And I will definitely draw from this paragraph in the future when talking/writing about this project. You do an exceptional job of setting the stage for the project. Kudos!</w:t>
      </w:r>
    </w:p>
  </w:comment>
  <w:comment w:id="358" w:author="Stefan Gailans" w:date="2024-05-14T15:38:00Z" w:initials="SG">
    <w:p w14:paraId="36814182" w14:textId="77777777" w:rsidR="00A02CE8" w:rsidRDefault="00A02CE8" w:rsidP="00A02CE8">
      <w:pPr>
        <w:pStyle w:val="CommentText"/>
      </w:pPr>
      <w:r>
        <w:rPr>
          <w:rStyle w:val="CommentReference"/>
        </w:rPr>
        <w:annotationRef/>
      </w:r>
      <w:r>
        <w:t>See this article in the most recent issue of the Practical Farmer Magazine:</w:t>
      </w:r>
    </w:p>
    <w:p w14:paraId="17BAD96B" w14:textId="77777777" w:rsidR="00A02CE8" w:rsidRDefault="00A02CE8" w:rsidP="00A02CE8">
      <w:pPr>
        <w:pStyle w:val="CommentText"/>
      </w:pPr>
      <w:r>
        <w:t xml:space="preserve">Article: </w:t>
      </w:r>
      <w:hyperlink r:id="rId5" w:history="1">
        <w:r w:rsidRPr="002342C8">
          <w:rPr>
            <w:rStyle w:val="Hyperlink"/>
          </w:rPr>
          <w:t>https://practicalfarmers.org/2024/04/putting-soil-to-the-test/</w:t>
        </w:r>
      </w:hyperlink>
    </w:p>
    <w:p w14:paraId="76339265" w14:textId="77777777" w:rsidR="00A02CE8" w:rsidRDefault="00A02CE8" w:rsidP="00A02CE8">
      <w:pPr>
        <w:pStyle w:val="CommentText"/>
      </w:pPr>
    </w:p>
    <w:p w14:paraId="1E230FDC" w14:textId="77777777" w:rsidR="00A02CE8" w:rsidRDefault="00A02CE8" w:rsidP="00A02CE8">
      <w:pPr>
        <w:pStyle w:val="CommentText"/>
      </w:pPr>
      <w:r>
        <w:t xml:space="preserve">Issue: </w:t>
      </w:r>
      <w:hyperlink r:id="rId6" w:history="1">
        <w:r w:rsidRPr="002342C8">
          <w:rPr>
            <w:rStyle w:val="Hyperlink"/>
          </w:rPr>
          <w:t>https://practicalfarmers.org/2024/04/the-practical-farmer-spring-2024/</w:t>
        </w:r>
      </w:hyperlink>
    </w:p>
  </w:comment>
  <w:comment w:id="365" w:author="Stefan Gailans" w:date="2024-05-14T15:41:00Z" w:initials="SG">
    <w:p w14:paraId="7B7BE029" w14:textId="77777777" w:rsidR="00A02CE8" w:rsidRDefault="00A02CE8" w:rsidP="00A02CE8">
      <w:pPr>
        <w:pStyle w:val="CommentText"/>
      </w:pPr>
      <w:r>
        <w:rPr>
          <w:rStyle w:val="CommentReference"/>
        </w:rPr>
        <w:annotationRef/>
      </w:r>
      <w:r>
        <w:t>For as long as I can remember, the Cooperators’ Meeting is comped to participants. 2-day  meeting, 3 meals, 1 night of lodging at no cost to the attendees. We get grant funds to do this.</w:t>
      </w:r>
    </w:p>
    <w:p w14:paraId="5A537F1A" w14:textId="77777777" w:rsidR="00A02CE8" w:rsidRDefault="00A02CE8" w:rsidP="00A02CE8">
      <w:pPr>
        <w:pStyle w:val="CommentText"/>
      </w:pPr>
      <w:r>
        <w:t xml:space="preserve">All for the purposes of sharing, learning, generating new research ideas. </w:t>
      </w:r>
    </w:p>
    <w:p w14:paraId="503FEC2D" w14:textId="77777777" w:rsidR="00A02CE8" w:rsidRDefault="00A02CE8" w:rsidP="00A02CE8">
      <w:pPr>
        <w:pStyle w:val="CommentText"/>
      </w:pPr>
      <w:r>
        <w:t>Could be considered an indirect monetary reward/compensation for participating?</w:t>
      </w:r>
    </w:p>
    <w:p w14:paraId="71900B22" w14:textId="77777777" w:rsidR="00A02CE8" w:rsidRDefault="00A02CE8" w:rsidP="00A02CE8">
      <w:pPr>
        <w:pStyle w:val="CommentText"/>
      </w:pPr>
      <w:r>
        <w:t>Just a thought, take it or leave it. This paragraph is already quite strong.</w:t>
      </w:r>
    </w:p>
  </w:comment>
  <w:comment w:id="369" w:author="Stefan Gailans" w:date="2024-05-14T15:49:00Z" w:initials="SG">
    <w:p w14:paraId="3BEABCDC" w14:textId="77777777" w:rsidR="00B2392A" w:rsidRDefault="00B2392A" w:rsidP="00B2392A">
      <w:pPr>
        <w:pStyle w:val="CommentText"/>
      </w:pPr>
      <w:r>
        <w:rPr>
          <w:rStyle w:val="CommentReference"/>
        </w:rPr>
        <w:annotationRef/>
      </w:r>
      <w:r>
        <w:t>SARE does ask in applications how the work will involve/affect farmers. But I don’t think they explicitly suggest or ask about compensation for farmers involved.</w:t>
      </w:r>
    </w:p>
    <w:p w14:paraId="375C1179" w14:textId="77777777" w:rsidR="00B2392A" w:rsidRDefault="00B2392A" w:rsidP="00B2392A">
      <w:pPr>
        <w:pStyle w:val="CommentText"/>
      </w:pPr>
      <w:r>
        <w:t>See “Farmer Rancher Involvement” section on p. 8 of the sample you can download here:</w:t>
      </w:r>
    </w:p>
    <w:p w14:paraId="51942193" w14:textId="77777777" w:rsidR="00B2392A" w:rsidRDefault="00000000" w:rsidP="00B2392A">
      <w:pPr>
        <w:pStyle w:val="CommentText"/>
      </w:pPr>
      <w:hyperlink r:id="rId7" w:history="1">
        <w:r w:rsidR="00B2392A" w:rsidRPr="00D964A6">
          <w:rPr>
            <w:rStyle w:val="Hyperlink"/>
          </w:rPr>
          <w:t>https://northcentral.sare.org/grants/apply-for-a-grant/research-and-education-grant/</w:t>
        </w:r>
      </w:hyperlink>
    </w:p>
  </w:comment>
  <w:comment w:id="374" w:author="ancarter" w:date="2024-05-20T11:54:00Z" w:initials="a">
    <w:p w14:paraId="2E912185" w14:textId="3715F95A" w:rsidR="00515A6A" w:rsidRDefault="00515A6A">
      <w:pPr>
        <w:pStyle w:val="CommentText"/>
      </w:pPr>
      <w:r>
        <w:rPr>
          <w:rStyle w:val="CommentReference"/>
        </w:rPr>
        <w:annotationRef/>
      </w:r>
      <w:r>
        <w:t>Could look here too to the recommendations from the chapter I wrote with Gabrielle</w:t>
      </w:r>
    </w:p>
  </w:comment>
  <w:comment w:id="373" w:author="Andrea Basche" w:date="2024-05-17T07:36:00Z" w:initials="AB">
    <w:p w14:paraId="52904E41" w14:textId="77777777" w:rsidR="000311E4" w:rsidRDefault="000311E4" w:rsidP="000311E4">
      <w:pPr>
        <w:pStyle w:val="CommentText"/>
      </w:pPr>
      <w:r>
        <w:rPr>
          <w:rStyle w:val="CommentReference"/>
        </w:rPr>
        <w:annotationRef/>
      </w:r>
      <w:r>
        <w:t>I really like these Gina!</w:t>
      </w:r>
    </w:p>
  </w:comment>
  <w:comment w:id="375" w:author="ancarter" w:date="2024-05-10T14:31:00Z" w:initials="a">
    <w:p w14:paraId="189420EA" w14:textId="4504AEA8" w:rsidR="006D0F51" w:rsidRDefault="006D0F51">
      <w:pPr>
        <w:pStyle w:val="CommentText"/>
      </w:pPr>
      <w:r>
        <w:rPr>
          <w:rStyle w:val="CommentReference"/>
        </w:rPr>
        <w:annotationRef/>
      </w:r>
      <w:r>
        <w:t>Love this figure, Gina!</w:t>
      </w:r>
    </w:p>
  </w:comment>
  <w:comment w:id="377" w:author="Stefan Gailans" w:date="2024-05-14T15:51:00Z" w:initials="SG">
    <w:p w14:paraId="0250127B" w14:textId="77777777" w:rsidR="00B2392A" w:rsidRDefault="00B2392A" w:rsidP="00B2392A">
      <w:pPr>
        <w:pStyle w:val="CommentText"/>
      </w:pPr>
      <w:r>
        <w:rPr>
          <w:rStyle w:val="CommentReference"/>
        </w:rPr>
        <w:annotationRef/>
      </w:r>
      <w:r>
        <w:t>You can site from p. 5 of this 2022 Cooperators’ Program Report (most recent available):</w:t>
      </w:r>
    </w:p>
    <w:p w14:paraId="54E1B526" w14:textId="77777777" w:rsidR="00B2392A" w:rsidRDefault="00000000" w:rsidP="00B2392A">
      <w:pPr>
        <w:pStyle w:val="CommentText"/>
      </w:pPr>
      <w:hyperlink r:id="rId8" w:history="1">
        <w:r w:rsidR="00B2392A" w:rsidRPr="00A97A39">
          <w:rPr>
            <w:rStyle w:val="Hyperlink"/>
          </w:rPr>
          <w:t>https://practicalfarmers.b-cdn.net/wp-content/uploads/2023/07/PFI2022_CooperatorsProgram_Report_FINAL_ForWeb.pdf</w:t>
        </w:r>
      </w:hyperlink>
    </w:p>
    <w:p w14:paraId="71EF630C" w14:textId="77777777" w:rsidR="00B2392A" w:rsidRDefault="00B2392A" w:rsidP="00B2392A">
      <w:pPr>
        <w:pStyle w:val="CommentText"/>
      </w:pPr>
    </w:p>
    <w:p w14:paraId="710FC727" w14:textId="77777777" w:rsidR="00B2392A" w:rsidRDefault="00B2392A" w:rsidP="00B2392A">
      <w:pPr>
        <w:pStyle w:val="CommentText"/>
      </w:pPr>
      <w:r>
        <w:t xml:space="preserve">Or pp. 10-11 of the 2023 PFI annual report: </w:t>
      </w:r>
      <w:hyperlink r:id="rId9" w:history="1">
        <w:r w:rsidRPr="00A97A39">
          <w:rPr>
            <w:rStyle w:val="Hyperlink"/>
          </w:rPr>
          <w:t>https://practicalfarmers.org/wp-content/uploads/2024/03/PFI2023_AnnualReport_FINAL_forWeb.pdf</w:t>
        </w:r>
      </w:hyperlink>
    </w:p>
  </w:comment>
  <w:comment w:id="378" w:author="Stefan Gailans" w:date="2024-05-14T15:54:00Z" w:initials="SG">
    <w:p w14:paraId="73CA72B5" w14:textId="77777777" w:rsidR="00C10AAB" w:rsidRDefault="00C10AAB" w:rsidP="00C10AAB">
      <w:pPr>
        <w:pStyle w:val="CommentText"/>
      </w:pPr>
      <w:r>
        <w:rPr>
          <w:rStyle w:val="CommentReference"/>
        </w:rPr>
        <w:annotationRef/>
      </w:r>
      <w:r>
        <w:t>Here’s a link to the Reflection survey we’ve been sending to cooperators the past few years:</w:t>
      </w:r>
    </w:p>
    <w:p w14:paraId="625DC56C" w14:textId="77777777" w:rsidR="00C10AAB" w:rsidRDefault="00000000" w:rsidP="00C10AAB">
      <w:pPr>
        <w:pStyle w:val="CommentText"/>
      </w:pPr>
      <w:hyperlink r:id="rId10" w:history="1">
        <w:r w:rsidR="00C10AAB" w:rsidRPr="00966448">
          <w:rPr>
            <w:rStyle w:val="Hyperlink"/>
          </w:rPr>
          <w:t>https://practicalfarmers.sjc1.qualtrics.com/jfe/form/SV_5hDH70vGo25TiqW</w:t>
        </w:r>
      </w:hyperlink>
      <w:r w:rsidR="00C10AAB">
        <w:t xml:space="preserve"> </w:t>
      </w:r>
    </w:p>
  </w:comment>
  <w:comment w:id="390" w:author="Stefan Gailans" w:date="2024-05-14T16:00:00Z" w:initials="SG">
    <w:p w14:paraId="54BB2D49" w14:textId="77777777" w:rsidR="00624B16" w:rsidRDefault="00624B16" w:rsidP="00624B16">
      <w:pPr>
        <w:pStyle w:val="CommentText"/>
      </w:pPr>
      <w:r>
        <w:rPr>
          <w:rStyle w:val="CommentReference"/>
        </w:rPr>
        <w:annotationRef/>
      </w:r>
      <w:r>
        <w:t>It could be worth mentioning if it doesn’t result in too much of diversion. Andrea might have something to add here as she has put a lot of thought/effort into how she runs her lab and manages her students.</w:t>
      </w:r>
    </w:p>
  </w:comment>
  <w:comment w:id="393" w:author="ancarter" w:date="2024-05-10T14:43:00Z" w:initials="a">
    <w:p w14:paraId="7A5ED0A8" w14:textId="1D7A3C26" w:rsidR="00B7234D" w:rsidRDefault="00B7234D">
      <w:pPr>
        <w:pStyle w:val="CommentText"/>
      </w:pPr>
      <w:r>
        <w:rPr>
          <w:rStyle w:val="CommentReference"/>
        </w:rPr>
        <w:annotationRef/>
      </w:r>
      <w:r>
        <w:t>Harraway</w:t>
      </w:r>
    </w:p>
  </w:comment>
  <w:comment w:id="408" w:author="Stefan Gailans" w:date="2024-05-14T16:03:00Z" w:initials="SG">
    <w:p w14:paraId="34CF4C66" w14:textId="77777777" w:rsidR="00624B16" w:rsidRDefault="00624B16" w:rsidP="00624B16">
      <w:pPr>
        <w:pStyle w:val="CommentText"/>
      </w:pPr>
      <w:r>
        <w:rPr>
          <w:rStyle w:val="CommentReference"/>
        </w:rPr>
        <w:annotationRef/>
      </w:r>
      <w:r>
        <w:t>I reread this sentence over and over because I found it so interesting and especially well put. Great writing.</w:t>
      </w:r>
    </w:p>
  </w:comment>
  <w:comment w:id="417" w:author="ancarter" w:date="2024-05-10T14:44:00Z" w:initials="a">
    <w:p w14:paraId="3AFCD29B" w14:textId="360E265D" w:rsidR="00515A6A" w:rsidRDefault="00B7234D">
      <w:pPr>
        <w:pStyle w:val="CommentText"/>
      </w:pPr>
      <w:r>
        <w:rPr>
          <w:rStyle w:val="CommentReference"/>
        </w:rPr>
        <w:annotationRef/>
      </w:r>
      <w:r w:rsidR="00515A6A">
        <w:t>I know minoritized and marginalized or underrepresented are how the USDA and other talk about these folks</w:t>
      </w:r>
    </w:p>
    <w:p w14:paraId="026620EA" w14:textId="77777777" w:rsidR="00515A6A" w:rsidRDefault="00515A6A">
      <w:pPr>
        <w:pStyle w:val="CommentText"/>
      </w:pPr>
    </w:p>
    <w:p w14:paraId="5D3574A3" w14:textId="76FE62DB" w:rsidR="00B7234D" w:rsidRDefault="00515A6A">
      <w:pPr>
        <w:pStyle w:val="CommentText"/>
      </w:pPr>
      <w:r>
        <w:t>However, I like ”i</w:t>
      </w:r>
      <w:r w:rsidR="00B7234D">
        <w:t>nstitutionally excluded</w:t>
      </w:r>
      <w:r>
        <w:t>” too (not my invention) because it puts the onus on the institution that is doing the harm! Names the actor, sort of like calling domestic partner violence ”domestic partner violence” instead of ”battered woman syndrome”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9D5441" w15:done="0"/>
  <w15:commentEx w15:paraId="5FD1D290" w15:done="0"/>
  <w15:commentEx w15:paraId="18B1D8A1" w15:done="0"/>
  <w15:commentEx w15:paraId="45841582" w15:done="0"/>
  <w15:commentEx w15:paraId="4A070B48" w15:done="0"/>
  <w15:commentEx w15:paraId="1B7B8452" w15:done="0"/>
  <w15:commentEx w15:paraId="0DE961AB" w15:done="0"/>
  <w15:commentEx w15:paraId="3BD211C0" w15:done="0"/>
  <w15:commentEx w15:paraId="2043EA48" w15:done="0"/>
  <w15:commentEx w15:paraId="2DF25C38" w15:done="0"/>
  <w15:commentEx w15:paraId="229553DF" w15:done="0"/>
  <w15:commentEx w15:paraId="55BF4C4E" w15:done="0"/>
  <w15:commentEx w15:paraId="26DF3251" w15:done="0"/>
  <w15:commentEx w15:paraId="6A47AF82" w15:done="0"/>
  <w15:commentEx w15:paraId="565EAE0D" w15:done="0"/>
  <w15:commentEx w15:paraId="12186BB3" w15:done="0"/>
  <w15:commentEx w15:paraId="0D478001" w15:done="0"/>
  <w15:commentEx w15:paraId="7249BC78" w15:done="0"/>
  <w15:commentEx w15:paraId="2338B59A" w15:done="0"/>
  <w15:commentEx w15:paraId="36A060F0" w15:done="0"/>
  <w15:commentEx w15:paraId="4D3E06BE" w15:done="0"/>
  <w15:commentEx w15:paraId="30D6B890" w15:done="0"/>
  <w15:commentEx w15:paraId="775C9FA1" w15:done="0"/>
  <w15:commentEx w15:paraId="560357D3" w15:done="0"/>
  <w15:commentEx w15:paraId="73F4782A" w15:done="0"/>
  <w15:commentEx w15:paraId="70058036" w15:done="0"/>
  <w15:commentEx w15:paraId="41C7CD0C" w15:done="0"/>
  <w15:commentEx w15:paraId="3F182332" w15:done="0"/>
  <w15:commentEx w15:paraId="49A6A026" w15:done="0"/>
  <w15:commentEx w15:paraId="6145F7DD" w15:done="0"/>
  <w15:commentEx w15:paraId="17AF69E7" w15:done="0"/>
  <w15:commentEx w15:paraId="665D8621" w15:done="0"/>
  <w15:commentEx w15:paraId="7F710149" w15:done="0"/>
  <w15:commentEx w15:paraId="77F53F14" w15:done="0"/>
  <w15:commentEx w15:paraId="5B5E4BA6" w15:done="0"/>
  <w15:commentEx w15:paraId="74CF6472" w15:done="0"/>
  <w15:commentEx w15:paraId="4B90EF4B" w15:done="0"/>
  <w15:commentEx w15:paraId="17D86385" w15:done="0"/>
  <w15:commentEx w15:paraId="07881951" w15:done="0"/>
  <w15:commentEx w15:paraId="7E0F2755" w15:done="0"/>
  <w15:commentEx w15:paraId="1E230FDC" w15:done="0"/>
  <w15:commentEx w15:paraId="71900B22" w15:done="0"/>
  <w15:commentEx w15:paraId="51942193" w15:done="0"/>
  <w15:commentEx w15:paraId="2E912185" w15:done="0"/>
  <w15:commentEx w15:paraId="52904E41" w15:done="0"/>
  <w15:commentEx w15:paraId="189420EA" w15:done="0"/>
  <w15:commentEx w15:paraId="710FC727" w15:done="0"/>
  <w15:commentEx w15:paraId="625DC56C" w15:done="0"/>
  <w15:commentEx w15:paraId="54BB2D49" w15:done="0"/>
  <w15:commentEx w15:paraId="7A5ED0A8" w15:done="0"/>
  <w15:commentEx w15:paraId="34CF4C66" w15:done="0"/>
  <w15:commentEx w15:paraId="5D3574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A821CEA" w16cex:dateUtc="2024-05-10T18:40:00Z"/>
  <w16cex:commentExtensible w16cex:durableId="661A3663" w16cex:dateUtc="2024-05-10T14:05:00Z"/>
  <w16cex:commentExtensible w16cex:durableId="0660BEF0" w16cex:dateUtc="2024-05-20T13:56:00Z"/>
  <w16cex:commentExtensible w16cex:durableId="75C62AD0" w16cex:dateUtc="2024-05-20T14:14:00Z"/>
  <w16cex:commentExtensible w16cex:durableId="5EFA68F8" w16cex:dateUtc="2024-05-20T14:16:00Z"/>
  <w16cex:commentExtensible w16cex:durableId="6B97F36A" w16cex:dateUtc="2024-05-20T14:16:00Z"/>
  <w16cex:commentExtensible w16cex:durableId="557FFD77" w16cex:dateUtc="2024-05-20T13:57:00Z"/>
  <w16cex:commentExtensible w16cex:durableId="5CDD3495" w16cex:dateUtc="2024-05-21T14:20:00Z"/>
  <w16cex:commentExtensible w16cex:durableId="06BE8EA6" w16cex:dateUtc="2024-05-10T14:08:00Z"/>
  <w16cex:commentExtensible w16cex:durableId="708BE714" w16cex:dateUtc="2024-05-10T14:09:00Z"/>
  <w16cex:commentExtensible w16cex:durableId="4E2BD2CC" w16cex:dateUtc="2024-05-20T15:08:00Z"/>
  <w16cex:commentExtensible w16cex:durableId="7E9E74BF" w16cex:dateUtc="2024-05-20T13:53:00Z"/>
  <w16cex:commentExtensible w16cex:durableId="628CB2E3" w16cex:dateUtc="2024-05-20T13:53:00Z"/>
  <w16cex:commentExtensible w16cex:durableId="0613D027" w16cex:dateUtc="2024-05-20T15:32:00Z"/>
  <w16cex:commentExtensible w16cex:durableId="1F17B47D" w16cex:dateUtc="2024-05-17T12:29:00Z"/>
  <w16cex:commentExtensible w16cex:durableId="174991CE" w16cex:dateUtc="2024-05-17T12:29:00Z"/>
  <w16cex:commentExtensible w16cex:durableId="13956128" w16cex:dateUtc="2024-05-10T14:19:00Z"/>
  <w16cex:commentExtensible w16cex:durableId="539821F4" w16cex:dateUtc="2024-05-10T14:25:00Z"/>
  <w16cex:commentExtensible w16cex:durableId="23576B05" w16cex:dateUtc="2024-05-21T14:21:00Z"/>
  <w16cex:commentExtensible w16cex:durableId="3E641EAE" w16cex:dateUtc="2024-05-10T14:27:00Z"/>
  <w16cex:commentExtensible w16cex:durableId="2C051940" w16cex:dateUtc="2024-05-20T15:46:00Z"/>
  <w16cex:commentExtensible w16cex:durableId="2C68BD08" w16cex:dateUtc="2024-05-20T15:49:00Z"/>
  <w16cex:commentExtensible w16cex:durableId="4A9AEE65" w16cex:dateUtc="2024-05-10T14:31:00Z"/>
  <w16cex:commentExtensible w16cex:durableId="2D1F8A4E" w16cex:dateUtc="2024-05-10T14:43:00Z"/>
  <w16cex:commentExtensible w16cex:durableId="694AA0F4" w16cex:dateUtc="2024-05-14T20:27:00Z"/>
  <w16cex:commentExtensible w16cex:durableId="039B250E" w16cex:dateUtc="2024-05-10T14:45:00Z"/>
  <w16cex:commentExtensible w16cex:durableId="58CDB763" w16cex:dateUtc="2024-05-21T14:47:00Z"/>
  <w16cex:commentExtensible w16cex:durableId="01A98F25" w16cex:dateUtc="2024-05-17T12:31:00Z"/>
  <w16cex:commentExtensible w16cex:durableId="5296552F" w16cex:dateUtc="2024-05-10T14:46:00Z"/>
  <w16cex:commentExtensible w16cex:durableId="0DDCEF8F" w16cex:dateUtc="2024-05-21T14:52:00Z"/>
  <w16cex:commentExtensible w16cex:durableId="1229F9AB" w16cex:dateUtc="2024-05-17T12:33:00Z"/>
  <w16cex:commentExtensible w16cex:durableId="6733C03C" w16cex:dateUtc="2024-05-14T20:35:00Z"/>
  <w16cex:commentExtensible w16cex:durableId="05E267F3" w16cex:dateUtc="2024-05-17T12:34:00Z"/>
  <w16cex:commentExtensible w16cex:durableId="07A9A7DE" w16cex:dateUtc="2024-05-10T18:40:00Z"/>
  <w16cex:commentExtensible w16cex:durableId="656F9953" w16cex:dateUtc="2024-05-10T18:18:00Z"/>
  <w16cex:commentExtensible w16cex:durableId="25FB0DE4" w16cex:dateUtc="2024-05-17T12:34:00Z"/>
  <w16cex:commentExtensible w16cex:durableId="6DA20B95" w16cex:dateUtc="2024-05-10T18:22:00Z"/>
  <w16cex:commentExtensible w16cex:durableId="00AE8396" w16cex:dateUtc="2024-05-21T15:11:00Z"/>
  <w16cex:commentExtensible w16cex:durableId="2FBAC908" w16cex:dateUtc="2024-05-21T15:21:00Z"/>
  <w16cex:commentExtensible w16cex:durableId="36A9BB34" w16cex:dateUtc="2024-05-14T20:37:00Z"/>
  <w16cex:commentExtensible w16cex:durableId="5F3AC488" w16cex:dateUtc="2024-05-14T20:38:00Z"/>
  <w16cex:commentExtensible w16cex:durableId="1DE9856D" w16cex:dateUtc="2024-05-14T20:41:00Z"/>
  <w16cex:commentExtensible w16cex:durableId="109F4B28" w16cex:dateUtc="2024-05-14T20:49:00Z"/>
  <w16cex:commentExtensible w16cex:durableId="0B394A97" w16cex:dateUtc="2024-05-20T15:54:00Z"/>
  <w16cex:commentExtensible w16cex:durableId="5302BC0E" w16cex:dateUtc="2024-05-17T12:36:00Z"/>
  <w16cex:commentExtensible w16cex:durableId="6F7A9F05" w16cex:dateUtc="2024-05-10T18:31:00Z"/>
  <w16cex:commentExtensible w16cex:durableId="4B44D828" w16cex:dateUtc="2024-05-14T20:51:00Z"/>
  <w16cex:commentExtensible w16cex:durableId="6AB83BF0" w16cex:dateUtc="2024-05-14T20:54:00Z"/>
  <w16cex:commentExtensible w16cex:durableId="35D1BA80" w16cex:dateUtc="2024-05-14T21:00:00Z"/>
  <w16cex:commentExtensible w16cex:durableId="6382CC5B" w16cex:dateUtc="2024-05-10T18:43:00Z"/>
  <w16cex:commentExtensible w16cex:durableId="1263ED64" w16cex:dateUtc="2024-05-14T21:03:00Z"/>
  <w16cex:commentExtensible w16cex:durableId="37192667" w16cex:dateUtc="2024-05-10T18: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9D5441" w16cid:durableId="2A821CEA"/>
  <w16cid:commentId w16cid:paraId="5FD1D290" w16cid:durableId="661A3663"/>
  <w16cid:commentId w16cid:paraId="18B1D8A1" w16cid:durableId="0660BEF0"/>
  <w16cid:commentId w16cid:paraId="45841582" w16cid:durableId="75C62AD0"/>
  <w16cid:commentId w16cid:paraId="4A070B48" w16cid:durableId="5EFA68F8"/>
  <w16cid:commentId w16cid:paraId="1B7B8452" w16cid:durableId="6B97F36A"/>
  <w16cid:commentId w16cid:paraId="0DE961AB" w16cid:durableId="557FFD77"/>
  <w16cid:commentId w16cid:paraId="3BD211C0" w16cid:durableId="5CDD3495"/>
  <w16cid:commentId w16cid:paraId="2043EA48" w16cid:durableId="06BE8EA6"/>
  <w16cid:commentId w16cid:paraId="2DF25C38" w16cid:durableId="708BE714"/>
  <w16cid:commentId w16cid:paraId="229553DF" w16cid:durableId="4E2BD2CC"/>
  <w16cid:commentId w16cid:paraId="55BF4C4E" w16cid:durableId="7E9E74BF"/>
  <w16cid:commentId w16cid:paraId="26DF3251" w16cid:durableId="628CB2E3"/>
  <w16cid:commentId w16cid:paraId="6A47AF82" w16cid:durableId="0613D027"/>
  <w16cid:commentId w16cid:paraId="565EAE0D" w16cid:durableId="1F17B47D"/>
  <w16cid:commentId w16cid:paraId="12186BB3" w16cid:durableId="174991CE"/>
  <w16cid:commentId w16cid:paraId="0D478001" w16cid:durableId="13956128"/>
  <w16cid:commentId w16cid:paraId="7249BC78" w16cid:durableId="539821F4"/>
  <w16cid:commentId w16cid:paraId="2338B59A" w16cid:durableId="23576B05"/>
  <w16cid:commentId w16cid:paraId="36A060F0" w16cid:durableId="3E641EAE"/>
  <w16cid:commentId w16cid:paraId="4D3E06BE" w16cid:durableId="2C051940"/>
  <w16cid:commentId w16cid:paraId="30D6B890" w16cid:durableId="2C68BD08"/>
  <w16cid:commentId w16cid:paraId="775C9FA1" w16cid:durableId="4A9AEE65"/>
  <w16cid:commentId w16cid:paraId="560357D3" w16cid:durableId="2D1F8A4E"/>
  <w16cid:commentId w16cid:paraId="73F4782A" w16cid:durableId="694AA0F4"/>
  <w16cid:commentId w16cid:paraId="70058036" w16cid:durableId="039B250E"/>
  <w16cid:commentId w16cid:paraId="41C7CD0C" w16cid:durableId="58CDB763"/>
  <w16cid:commentId w16cid:paraId="3F182332" w16cid:durableId="01A98F25"/>
  <w16cid:commentId w16cid:paraId="49A6A026" w16cid:durableId="5296552F"/>
  <w16cid:commentId w16cid:paraId="6145F7DD" w16cid:durableId="0DDCEF8F"/>
  <w16cid:commentId w16cid:paraId="17AF69E7" w16cid:durableId="1229F9AB"/>
  <w16cid:commentId w16cid:paraId="665D8621" w16cid:durableId="6733C03C"/>
  <w16cid:commentId w16cid:paraId="7F710149" w16cid:durableId="05E267F3"/>
  <w16cid:commentId w16cid:paraId="77F53F14" w16cid:durableId="07A9A7DE"/>
  <w16cid:commentId w16cid:paraId="5B5E4BA6" w16cid:durableId="656F9953"/>
  <w16cid:commentId w16cid:paraId="74CF6472" w16cid:durableId="25FB0DE4"/>
  <w16cid:commentId w16cid:paraId="4B90EF4B" w16cid:durableId="6DA20B95"/>
  <w16cid:commentId w16cid:paraId="17D86385" w16cid:durableId="00AE8396"/>
  <w16cid:commentId w16cid:paraId="07881951" w16cid:durableId="2FBAC908"/>
  <w16cid:commentId w16cid:paraId="7E0F2755" w16cid:durableId="36A9BB34"/>
  <w16cid:commentId w16cid:paraId="1E230FDC" w16cid:durableId="5F3AC488"/>
  <w16cid:commentId w16cid:paraId="71900B22" w16cid:durableId="1DE9856D"/>
  <w16cid:commentId w16cid:paraId="51942193" w16cid:durableId="109F4B28"/>
  <w16cid:commentId w16cid:paraId="2E912185" w16cid:durableId="0B394A97"/>
  <w16cid:commentId w16cid:paraId="52904E41" w16cid:durableId="5302BC0E"/>
  <w16cid:commentId w16cid:paraId="189420EA" w16cid:durableId="6F7A9F05"/>
  <w16cid:commentId w16cid:paraId="710FC727" w16cid:durableId="4B44D828"/>
  <w16cid:commentId w16cid:paraId="625DC56C" w16cid:durableId="6AB83BF0"/>
  <w16cid:commentId w16cid:paraId="54BB2D49" w16cid:durableId="35D1BA80"/>
  <w16cid:commentId w16cid:paraId="7A5ED0A8" w16cid:durableId="6382CC5B"/>
  <w16cid:commentId w16cid:paraId="34CF4C66" w16cid:durableId="1263ED64"/>
  <w16cid:commentId w16cid:paraId="5D3574A3" w16cid:durableId="371926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7335F5" w14:textId="77777777" w:rsidR="00675D03" w:rsidRDefault="00675D03" w:rsidP="00B7234D">
      <w:r>
        <w:separator/>
      </w:r>
    </w:p>
  </w:endnote>
  <w:endnote w:type="continuationSeparator" w:id="0">
    <w:p w14:paraId="50EA1D59" w14:textId="77777777" w:rsidR="00675D03" w:rsidRDefault="00675D03" w:rsidP="00B7234D">
      <w:r>
        <w:continuationSeparator/>
      </w:r>
    </w:p>
  </w:endnote>
  <w:endnote w:type="continuationNotice" w:id="1">
    <w:p w14:paraId="57E54AAF" w14:textId="77777777" w:rsidR="00675D03" w:rsidRDefault="00675D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Merriweather Sans">
    <w:charset w:val="00"/>
    <w:family w:val="auto"/>
    <w:pitch w:val="variable"/>
    <w:sig w:usb0="A00004FF" w:usb1="4000207B" w:usb2="00000000" w:usb3="00000000" w:csb0="00000193" w:csb1="00000000"/>
  </w:font>
  <w:font w:name="Merriweather">
    <w:panose1 w:val="02060503050406030704"/>
    <w:charset w:val="00"/>
    <w:family w:val="roman"/>
    <w:pitch w:val="variable"/>
    <w:sig w:usb0="800000A7" w:usb1="50000000" w:usb2="00000000" w:usb3="00000000" w:csb0="00000001" w:csb1="00000000"/>
  </w:font>
  <w:font w:name="Helvetica Neue">
    <w:altName w:val="Sylfaen"/>
    <w:charset w:val="00"/>
    <w:family w:val="auto"/>
    <w:pitch w:val="variable"/>
    <w:sig w:usb0="E50002FF" w:usb1="500079DB" w:usb2="0000001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481" w:author="ancarter" w:date="2024-05-10T14:44:00Z"/>
  <w:sdt>
    <w:sdtPr>
      <w:rPr>
        <w:rStyle w:val="PageNumber"/>
      </w:rPr>
      <w:id w:val="-106974548"/>
      <w:docPartObj>
        <w:docPartGallery w:val="Page Numbers (Bottom of Page)"/>
        <w:docPartUnique/>
      </w:docPartObj>
    </w:sdtPr>
    <w:sdtContent>
      <w:customXmlInsRangeEnd w:id="481"/>
      <w:p w14:paraId="709DC906" w14:textId="60741642" w:rsidR="00B7234D" w:rsidRDefault="00B7234D" w:rsidP="00C94416">
        <w:pPr>
          <w:pStyle w:val="Footer"/>
          <w:framePr w:wrap="none" w:vAnchor="text" w:hAnchor="margin" w:xAlign="right" w:y="1"/>
          <w:rPr>
            <w:ins w:id="482" w:author="ancarter" w:date="2024-05-10T14:44:00Z"/>
            <w:rStyle w:val="PageNumber"/>
          </w:rPr>
        </w:pPr>
        <w:ins w:id="483" w:author="ancarter" w:date="2024-05-10T14:44:00Z">
          <w:r>
            <w:rPr>
              <w:rStyle w:val="PageNumber"/>
            </w:rPr>
            <w:fldChar w:fldCharType="begin"/>
          </w:r>
          <w:r>
            <w:rPr>
              <w:rStyle w:val="PageNumber"/>
            </w:rPr>
            <w:instrText xml:space="preserve"> PAGE </w:instrText>
          </w:r>
          <w:r>
            <w:rPr>
              <w:rStyle w:val="PageNumber"/>
            </w:rPr>
            <w:fldChar w:fldCharType="end"/>
          </w:r>
        </w:ins>
      </w:p>
      <w:customXmlInsRangeStart w:id="484" w:author="ancarter" w:date="2024-05-10T14:44:00Z"/>
    </w:sdtContent>
  </w:sdt>
  <w:customXmlInsRangeEnd w:id="484"/>
  <w:p w14:paraId="09CFFE91" w14:textId="77777777" w:rsidR="00B7234D" w:rsidRDefault="00B7234D">
    <w:pPr>
      <w:pStyle w:val="Footer"/>
      <w:ind w:right="360"/>
      <w:pPrChange w:id="485" w:author="ancarter" w:date="2024-05-22T20:16: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486" w:author="ancarter" w:date="2024-05-10T14:44:00Z"/>
  <w:sdt>
    <w:sdtPr>
      <w:rPr>
        <w:rStyle w:val="PageNumber"/>
      </w:rPr>
      <w:id w:val="-404913699"/>
      <w:docPartObj>
        <w:docPartGallery w:val="Page Numbers (Bottom of Page)"/>
        <w:docPartUnique/>
      </w:docPartObj>
    </w:sdtPr>
    <w:sdtContent>
      <w:customXmlInsRangeEnd w:id="486"/>
      <w:p w14:paraId="6FF6E2A3" w14:textId="10C40BD9" w:rsidR="00B7234D" w:rsidRDefault="00B7234D" w:rsidP="00C94416">
        <w:pPr>
          <w:pStyle w:val="Footer"/>
          <w:framePr w:wrap="none" w:vAnchor="text" w:hAnchor="margin" w:xAlign="right" w:y="1"/>
          <w:rPr>
            <w:ins w:id="487" w:author="ancarter" w:date="2024-05-10T14:44:00Z"/>
            <w:rStyle w:val="PageNumber"/>
          </w:rPr>
        </w:pPr>
        <w:ins w:id="488" w:author="ancarter" w:date="2024-05-10T14:44:00Z">
          <w:r>
            <w:rPr>
              <w:rStyle w:val="PageNumber"/>
            </w:rPr>
            <w:fldChar w:fldCharType="begin"/>
          </w:r>
          <w:r>
            <w:rPr>
              <w:rStyle w:val="PageNumber"/>
            </w:rPr>
            <w:instrText xml:space="preserve"> PAGE </w:instrText>
          </w:r>
        </w:ins>
        <w:r>
          <w:rPr>
            <w:rStyle w:val="PageNumber"/>
          </w:rPr>
          <w:fldChar w:fldCharType="separate"/>
        </w:r>
        <w:r>
          <w:rPr>
            <w:rStyle w:val="PageNumber"/>
            <w:noProof/>
          </w:rPr>
          <w:t>12</w:t>
        </w:r>
        <w:ins w:id="489" w:author="ancarter" w:date="2024-05-10T14:44:00Z">
          <w:r>
            <w:rPr>
              <w:rStyle w:val="PageNumber"/>
            </w:rPr>
            <w:fldChar w:fldCharType="end"/>
          </w:r>
        </w:ins>
      </w:p>
      <w:customXmlInsRangeStart w:id="490" w:author="ancarter" w:date="2024-05-10T14:44:00Z"/>
    </w:sdtContent>
  </w:sdt>
  <w:customXmlInsRangeEnd w:id="490"/>
  <w:p w14:paraId="55AF0581" w14:textId="77777777" w:rsidR="00B7234D" w:rsidRDefault="00B7234D">
    <w:pPr>
      <w:pStyle w:val="Footer"/>
      <w:ind w:right="360"/>
      <w:pPrChange w:id="491" w:author="ancarter" w:date="2024-05-22T20:16: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E4D32" w14:textId="77777777" w:rsidR="00675D03" w:rsidRDefault="00675D03" w:rsidP="00B7234D">
      <w:r>
        <w:separator/>
      </w:r>
    </w:p>
  </w:footnote>
  <w:footnote w:type="continuationSeparator" w:id="0">
    <w:p w14:paraId="38B6F223" w14:textId="77777777" w:rsidR="00675D03" w:rsidRDefault="00675D03" w:rsidP="00B7234D">
      <w:r>
        <w:continuationSeparator/>
      </w:r>
    </w:p>
  </w:footnote>
  <w:footnote w:type="continuationNotice" w:id="1">
    <w:p w14:paraId="47536A98" w14:textId="77777777" w:rsidR="00675D03" w:rsidRDefault="00675D0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7D4D4" w14:textId="77777777" w:rsidR="007A5FA6" w:rsidRDefault="007A5F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821C1"/>
    <w:multiLevelType w:val="hybridMultilevel"/>
    <w:tmpl w:val="E1A405A6"/>
    <w:lvl w:ilvl="0" w:tplc="04060019">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E7712E5"/>
    <w:multiLevelType w:val="multilevel"/>
    <w:tmpl w:val="2F789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64296"/>
    <w:multiLevelType w:val="hybridMultilevel"/>
    <w:tmpl w:val="EB129A38"/>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 w15:restartNumberingAfterBreak="0">
    <w:nsid w:val="13E55F6D"/>
    <w:multiLevelType w:val="multilevel"/>
    <w:tmpl w:val="49EC7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B47E37"/>
    <w:multiLevelType w:val="hybridMultilevel"/>
    <w:tmpl w:val="73FCF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BB70F4"/>
    <w:multiLevelType w:val="hybridMultilevel"/>
    <w:tmpl w:val="73FCFD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0632BD4"/>
    <w:multiLevelType w:val="multilevel"/>
    <w:tmpl w:val="26FA9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693D7B"/>
    <w:multiLevelType w:val="multilevel"/>
    <w:tmpl w:val="AD669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F8425A"/>
    <w:multiLevelType w:val="hybridMultilevel"/>
    <w:tmpl w:val="7F54391E"/>
    <w:lvl w:ilvl="0" w:tplc="0406000F">
      <w:start w:val="1"/>
      <w:numFmt w:val="decimal"/>
      <w:lvlText w:val="%1."/>
      <w:lvlJc w:val="left"/>
      <w:pPr>
        <w:ind w:left="1080" w:hanging="360"/>
      </w:pPr>
      <w:rPr>
        <w:rFonts w:hint="default"/>
      </w:rPr>
    </w:lvl>
    <w:lvl w:ilvl="1" w:tplc="04060019">
      <w:start w:val="1"/>
      <w:numFmt w:val="lowerLetter"/>
      <w:lvlText w:val="%2."/>
      <w:lvlJc w:val="left"/>
      <w:pPr>
        <w:ind w:left="1800" w:hanging="360"/>
      </w:pPr>
    </w:lvl>
    <w:lvl w:ilvl="2" w:tplc="0406001B">
      <w:start w:val="1"/>
      <w:numFmt w:val="lowerRoman"/>
      <w:lvlText w:val="%3."/>
      <w:lvlJc w:val="right"/>
      <w:pPr>
        <w:ind w:left="2520" w:hanging="180"/>
      </w:pPr>
    </w:lvl>
    <w:lvl w:ilvl="3" w:tplc="0406000F">
      <w:start w:val="1"/>
      <w:numFmt w:val="decimal"/>
      <w:lvlText w:val="%4."/>
      <w:lvlJc w:val="left"/>
      <w:pPr>
        <w:ind w:left="3240" w:hanging="360"/>
      </w:pPr>
    </w:lvl>
    <w:lvl w:ilvl="4" w:tplc="04060019">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9" w15:restartNumberingAfterBreak="0">
    <w:nsid w:val="31901CE7"/>
    <w:multiLevelType w:val="hybridMultilevel"/>
    <w:tmpl w:val="EB129A38"/>
    <w:lvl w:ilvl="0" w:tplc="04060019">
      <w:start w:val="1"/>
      <w:numFmt w:val="lowerLetter"/>
      <w:lvlText w:val="%1."/>
      <w:lvlJc w:val="left"/>
      <w:pPr>
        <w:ind w:left="1800" w:hanging="360"/>
      </w:pPr>
    </w:lvl>
    <w:lvl w:ilvl="1" w:tplc="04060019" w:tentative="1">
      <w:start w:val="1"/>
      <w:numFmt w:val="lowerLetter"/>
      <w:lvlText w:val="%2."/>
      <w:lvlJc w:val="left"/>
      <w:pPr>
        <w:ind w:left="2520" w:hanging="360"/>
      </w:pPr>
    </w:lvl>
    <w:lvl w:ilvl="2" w:tplc="0406001B" w:tentative="1">
      <w:start w:val="1"/>
      <w:numFmt w:val="lowerRoman"/>
      <w:lvlText w:val="%3."/>
      <w:lvlJc w:val="right"/>
      <w:pPr>
        <w:ind w:left="3240" w:hanging="180"/>
      </w:pPr>
    </w:lvl>
    <w:lvl w:ilvl="3" w:tplc="0406000F" w:tentative="1">
      <w:start w:val="1"/>
      <w:numFmt w:val="decimal"/>
      <w:lvlText w:val="%4."/>
      <w:lvlJc w:val="left"/>
      <w:pPr>
        <w:ind w:left="3960" w:hanging="360"/>
      </w:pPr>
    </w:lvl>
    <w:lvl w:ilvl="4" w:tplc="04060019" w:tentative="1">
      <w:start w:val="1"/>
      <w:numFmt w:val="lowerLetter"/>
      <w:lvlText w:val="%5."/>
      <w:lvlJc w:val="left"/>
      <w:pPr>
        <w:ind w:left="4680" w:hanging="360"/>
      </w:pPr>
    </w:lvl>
    <w:lvl w:ilvl="5" w:tplc="0406001B" w:tentative="1">
      <w:start w:val="1"/>
      <w:numFmt w:val="lowerRoman"/>
      <w:lvlText w:val="%6."/>
      <w:lvlJc w:val="right"/>
      <w:pPr>
        <w:ind w:left="5400" w:hanging="180"/>
      </w:pPr>
    </w:lvl>
    <w:lvl w:ilvl="6" w:tplc="0406000F" w:tentative="1">
      <w:start w:val="1"/>
      <w:numFmt w:val="decimal"/>
      <w:lvlText w:val="%7."/>
      <w:lvlJc w:val="left"/>
      <w:pPr>
        <w:ind w:left="6120" w:hanging="360"/>
      </w:pPr>
    </w:lvl>
    <w:lvl w:ilvl="7" w:tplc="04060019" w:tentative="1">
      <w:start w:val="1"/>
      <w:numFmt w:val="lowerLetter"/>
      <w:lvlText w:val="%8."/>
      <w:lvlJc w:val="left"/>
      <w:pPr>
        <w:ind w:left="6840" w:hanging="360"/>
      </w:pPr>
    </w:lvl>
    <w:lvl w:ilvl="8" w:tplc="0406001B" w:tentative="1">
      <w:start w:val="1"/>
      <w:numFmt w:val="lowerRoman"/>
      <w:lvlText w:val="%9."/>
      <w:lvlJc w:val="right"/>
      <w:pPr>
        <w:ind w:left="7560" w:hanging="180"/>
      </w:pPr>
    </w:lvl>
  </w:abstractNum>
  <w:abstractNum w:abstractNumId="10" w15:restartNumberingAfterBreak="0">
    <w:nsid w:val="37031E36"/>
    <w:multiLevelType w:val="multilevel"/>
    <w:tmpl w:val="5B787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205848"/>
    <w:multiLevelType w:val="hybridMultilevel"/>
    <w:tmpl w:val="2BF0F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025678"/>
    <w:multiLevelType w:val="hybridMultilevel"/>
    <w:tmpl w:val="7F54391E"/>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126041064">
    <w:abstractNumId w:val="8"/>
  </w:num>
  <w:num w:numId="2" w16cid:durableId="1973247952">
    <w:abstractNumId w:val="12"/>
  </w:num>
  <w:num w:numId="3" w16cid:durableId="403113598">
    <w:abstractNumId w:val="9"/>
  </w:num>
  <w:num w:numId="4" w16cid:durableId="904026108">
    <w:abstractNumId w:val="2"/>
  </w:num>
  <w:num w:numId="5" w16cid:durableId="567149860">
    <w:abstractNumId w:val="0"/>
  </w:num>
  <w:num w:numId="6" w16cid:durableId="1147165096">
    <w:abstractNumId w:val="1"/>
  </w:num>
  <w:num w:numId="7" w16cid:durableId="1156340078">
    <w:abstractNumId w:val="3"/>
  </w:num>
  <w:num w:numId="8" w16cid:durableId="871958497">
    <w:abstractNumId w:val="6"/>
  </w:num>
  <w:num w:numId="9" w16cid:durableId="781727128">
    <w:abstractNumId w:val="10"/>
  </w:num>
  <w:num w:numId="10" w16cid:durableId="1955944344">
    <w:abstractNumId w:val="4"/>
  </w:num>
  <w:num w:numId="11" w16cid:durableId="169876749">
    <w:abstractNumId w:val="7"/>
  </w:num>
  <w:num w:numId="12" w16cid:durableId="265964276">
    <w:abstractNumId w:val="5"/>
  </w:num>
  <w:num w:numId="13" w16cid:durableId="35547176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irginia Nichols">
    <w15:presenceInfo w15:providerId="Windows Live" w15:userId="8939d6601b0fb281"/>
  </w15:person>
  <w15:person w15:author="ancarter">
    <w15:presenceInfo w15:providerId="None" w15:userId="ancarter"/>
  </w15:person>
  <w15:person w15:author="Andrea Basche">
    <w15:presenceInfo w15:providerId="AD" w15:userId="S::abasche2@unl.edu::fa56282e-1468-488a-8523-3187bb5bdf23"/>
  </w15:person>
  <w15:person w15:author="Stefan Gailans">
    <w15:presenceInfo w15:providerId="AD" w15:userId="S::stefan.gailans@practicalfarmers.org::b5648ffc-c51d-4567-9018-03d073167f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23C"/>
    <w:rsid w:val="000041E4"/>
    <w:rsid w:val="0000722A"/>
    <w:rsid w:val="000158B6"/>
    <w:rsid w:val="00015B5D"/>
    <w:rsid w:val="000179DC"/>
    <w:rsid w:val="00017ECD"/>
    <w:rsid w:val="000208F6"/>
    <w:rsid w:val="000231CE"/>
    <w:rsid w:val="00027EB8"/>
    <w:rsid w:val="000311E4"/>
    <w:rsid w:val="000369A3"/>
    <w:rsid w:val="000513B4"/>
    <w:rsid w:val="0005346B"/>
    <w:rsid w:val="000572BC"/>
    <w:rsid w:val="00061D65"/>
    <w:rsid w:val="00063703"/>
    <w:rsid w:val="000732A2"/>
    <w:rsid w:val="000732A5"/>
    <w:rsid w:val="00074D39"/>
    <w:rsid w:val="000768E7"/>
    <w:rsid w:val="00080530"/>
    <w:rsid w:val="000816CA"/>
    <w:rsid w:val="00081F09"/>
    <w:rsid w:val="00083C0B"/>
    <w:rsid w:val="0008451B"/>
    <w:rsid w:val="0008605E"/>
    <w:rsid w:val="00086D8C"/>
    <w:rsid w:val="00093453"/>
    <w:rsid w:val="000949BF"/>
    <w:rsid w:val="0009688D"/>
    <w:rsid w:val="000A15F4"/>
    <w:rsid w:val="000A1EBD"/>
    <w:rsid w:val="000A3A2A"/>
    <w:rsid w:val="000A4743"/>
    <w:rsid w:val="000A4D89"/>
    <w:rsid w:val="000C7806"/>
    <w:rsid w:val="000D30DE"/>
    <w:rsid w:val="000E1579"/>
    <w:rsid w:val="000E7DB5"/>
    <w:rsid w:val="000F1805"/>
    <w:rsid w:val="000F2417"/>
    <w:rsid w:val="000F4919"/>
    <w:rsid w:val="00101CF6"/>
    <w:rsid w:val="00121249"/>
    <w:rsid w:val="00123E1A"/>
    <w:rsid w:val="0012423C"/>
    <w:rsid w:val="00133B7A"/>
    <w:rsid w:val="00146F9D"/>
    <w:rsid w:val="001529B6"/>
    <w:rsid w:val="00155AF9"/>
    <w:rsid w:val="0015695F"/>
    <w:rsid w:val="00165DE4"/>
    <w:rsid w:val="00172B03"/>
    <w:rsid w:val="0018440F"/>
    <w:rsid w:val="001856E3"/>
    <w:rsid w:val="0019163D"/>
    <w:rsid w:val="00192AA2"/>
    <w:rsid w:val="0019711C"/>
    <w:rsid w:val="00197361"/>
    <w:rsid w:val="001A0C93"/>
    <w:rsid w:val="001B131C"/>
    <w:rsid w:val="001B77E8"/>
    <w:rsid w:val="001B78AE"/>
    <w:rsid w:val="001C3EE8"/>
    <w:rsid w:val="001C4A98"/>
    <w:rsid w:val="001C668F"/>
    <w:rsid w:val="001C6E5A"/>
    <w:rsid w:val="001C7591"/>
    <w:rsid w:val="001C7929"/>
    <w:rsid w:val="001D63CE"/>
    <w:rsid w:val="001D7C5C"/>
    <w:rsid w:val="001E6DEB"/>
    <w:rsid w:val="001E6F70"/>
    <w:rsid w:val="001F0B4C"/>
    <w:rsid w:val="001F5FFE"/>
    <w:rsid w:val="001F647D"/>
    <w:rsid w:val="00200D9D"/>
    <w:rsid w:val="0020107B"/>
    <w:rsid w:val="00203CB5"/>
    <w:rsid w:val="0020544A"/>
    <w:rsid w:val="00205B7A"/>
    <w:rsid w:val="002133D9"/>
    <w:rsid w:val="00216162"/>
    <w:rsid w:val="00222C4B"/>
    <w:rsid w:val="002254CD"/>
    <w:rsid w:val="00227166"/>
    <w:rsid w:val="0023034C"/>
    <w:rsid w:val="00230595"/>
    <w:rsid w:val="002469FE"/>
    <w:rsid w:val="002540FF"/>
    <w:rsid w:val="002554C6"/>
    <w:rsid w:val="002554D1"/>
    <w:rsid w:val="00263F2A"/>
    <w:rsid w:val="00265940"/>
    <w:rsid w:val="00270076"/>
    <w:rsid w:val="0027177D"/>
    <w:rsid w:val="0027207A"/>
    <w:rsid w:val="00276DDA"/>
    <w:rsid w:val="00277712"/>
    <w:rsid w:val="002779F1"/>
    <w:rsid w:val="00277E2B"/>
    <w:rsid w:val="00280960"/>
    <w:rsid w:val="002817B7"/>
    <w:rsid w:val="00281E10"/>
    <w:rsid w:val="0029011A"/>
    <w:rsid w:val="0029406B"/>
    <w:rsid w:val="002A34FD"/>
    <w:rsid w:val="002B0BB2"/>
    <w:rsid w:val="002B15C0"/>
    <w:rsid w:val="002B2B97"/>
    <w:rsid w:val="002B6C9F"/>
    <w:rsid w:val="002B6E1B"/>
    <w:rsid w:val="002C0234"/>
    <w:rsid w:val="002C07B7"/>
    <w:rsid w:val="002C1FBB"/>
    <w:rsid w:val="002C20E9"/>
    <w:rsid w:val="002C7496"/>
    <w:rsid w:val="002C7563"/>
    <w:rsid w:val="002D2290"/>
    <w:rsid w:val="002D5221"/>
    <w:rsid w:val="002D5B69"/>
    <w:rsid w:val="002E104F"/>
    <w:rsid w:val="002E15CC"/>
    <w:rsid w:val="002E2C68"/>
    <w:rsid w:val="002F2F63"/>
    <w:rsid w:val="00300F8A"/>
    <w:rsid w:val="003013EE"/>
    <w:rsid w:val="0030150D"/>
    <w:rsid w:val="003019ED"/>
    <w:rsid w:val="00304B6E"/>
    <w:rsid w:val="00311C47"/>
    <w:rsid w:val="00317CF0"/>
    <w:rsid w:val="00322756"/>
    <w:rsid w:val="00324BBB"/>
    <w:rsid w:val="00330877"/>
    <w:rsid w:val="003319F6"/>
    <w:rsid w:val="00331DD2"/>
    <w:rsid w:val="0033786C"/>
    <w:rsid w:val="00341278"/>
    <w:rsid w:val="0034283F"/>
    <w:rsid w:val="003501C7"/>
    <w:rsid w:val="00353ABB"/>
    <w:rsid w:val="00357D37"/>
    <w:rsid w:val="00364BEC"/>
    <w:rsid w:val="00365424"/>
    <w:rsid w:val="003658BF"/>
    <w:rsid w:val="00366A21"/>
    <w:rsid w:val="00367CF8"/>
    <w:rsid w:val="003739B1"/>
    <w:rsid w:val="00377972"/>
    <w:rsid w:val="0038243C"/>
    <w:rsid w:val="0038432A"/>
    <w:rsid w:val="003852A9"/>
    <w:rsid w:val="00390894"/>
    <w:rsid w:val="00392410"/>
    <w:rsid w:val="00394978"/>
    <w:rsid w:val="003970CF"/>
    <w:rsid w:val="003B028F"/>
    <w:rsid w:val="003B21F9"/>
    <w:rsid w:val="003B4A09"/>
    <w:rsid w:val="003B6E42"/>
    <w:rsid w:val="003C03BB"/>
    <w:rsid w:val="003C3909"/>
    <w:rsid w:val="003C5BB1"/>
    <w:rsid w:val="003D1C2B"/>
    <w:rsid w:val="003D4DD4"/>
    <w:rsid w:val="003E304E"/>
    <w:rsid w:val="003F22D7"/>
    <w:rsid w:val="003F2AD7"/>
    <w:rsid w:val="003F2EAF"/>
    <w:rsid w:val="00400119"/>
    <w:rsid w:val="00410950"/>
    <w:rsid w:val="00414ABC"/>
    <w:rsid w:val="00417CD2"/>
    <w:rsid w:val="00424324"/>
    <w:rsid w:val="004260D3"/>
    <w:rsid w:val="00445D45"/>
    <w:rsid w:val="00447075"/>
    <w:rsid w:val="0045034F"/>
    <w:rsid w:val="00457403"/>
    <w:rsid w:val="00464BD1"/>
    <w:rsid w:val="00474EA2"/>
    <w:rsid w:val="004757D1"/>
    <w:rsid w:val="0047685D"/>
    <w:rsid w:val="00476B73"/>
    <w:rsid w:val="00480DEA"/>
    <w:rsid w:val="00481653"/>
    <w:rsid w:val="0049009F"/>
    <w:rsid w:val="00492609"/>
    <w:rsid w:val="00493163"/>
    <w:rsid w:val="004A02F2"/>
    <w:rsid w:val="004A756B"/>
    <w:rsid w:val="004B2CA9"/>
    <w:rsid w:val="004B348C"/>
    <w:rsid w:val="004B3A0C"/>
    <w:rsid w:val="004B48DF"/>
    <w:rsid w:val="004D3EAD"/>
    <w:rsid w:val="004D5302"/>
    <w:rsid w:val="004E2394"/>
    <w:rsid w:val="004E2C6B"/>
    <w:rsid w:val="004F5CC1"/>
    <w:rsid w:val="004F74BE"/>
    <w:rsid w:val="005005CA"/>
    <w:rsid w:val="00500890"/>
    <w:rsid w:val="00502975"/>
    <w:rsid w:val="00511C53"/>
    <w:rsid w:val="00515A6A"/>
    <w:rsid w:val="005218F8"/>
    <w:rsid w:val="00523207"/>
    <w:rsid w:val="00526DFC"/>
    <w:rsid w:val="0052735F"/>
    <w:rsid w:val="005303F9"/>
    <w:rsid w:val="005370FC"/>
    <w:rsid w:val="00537C38"/>
    <w:rsid w:val="00546D13"/>
    <w:rsid w:val="00551E8C"/>
    <w:rsid w:val="005522EC"/>
    <w:rsid w:val="00555110"/>
    <w:rsid w:val="005553D6"/>
    <w:rsid w:val="00555F99"/>
    <w:rsid w:val="005578A7"/>
    <w:rsid w:val="0056662F"/>
    <w:rsid w:val="005672A8"/>
    <w:rsid w:val="00575652"/>
    <w:rsid w:val="00583BA0"/>
    <w:rsid w:val="0059083B"/>
    <w:rsid w:val="005A00E0"/>
    <w:rsid w:val="005A16B1"/>
    <w:rsid w:val="005A6FD4"/>
    <w:rsid w:val="005B3407"/>
    <w:rsid w:val="005B492B"/>
    <w:rsid w:val="005B6AC3"/>
    <w:rsid w:val="005D0548"/>
    <w:rsid w:val="005D0AB4"/>
    <w:rsid w:val="005E1D20"/>
    <w:rsid w:val="005E610D"/>
    <w:rsid w:val="005E7AAE"/>
    <w:rsid w:val="005F0202"/>
    <w:rsid w:val="005F23AB"/>
    <w:rsid w:val="006002FF"/>
    <w:rsid w:val="00600A72"/>
    <w:rsid w:val="006035D7"/>
    <w:rsid w:val="0060586C"/>
    <w:rsid w:val="006075B5"/>
    <w:rsid w:val="00611C62"/>
    <w:rsid w:val="0061375A"/>
    <w:rsid w:val="006212E1"/>
    <w:rsid w:val="006213E5"/>
    <w:rsid w:val="00624B16"/>
    <w:rsid w:val="00632727"/>
    <w:rsid w:val="00632DA9"/>
    <w:rsid w:val="00632E00"/>
    <w:rsid w:val="006355F8"/>
    <w:rsid w:val="00635710"/>
    <w:rsid w:val="006377AD"/>
    <w:rsid w:val="006426D8"/>
    <w:rsid w:val="00647412"/>
    <w:rsid w:val="00650D5D"/>
    <w:rsid w:val="00652FA1"/>
    <w:rsid w:val="00653D0F"/>
    <w:rsid w:val="00654727"/>
    <w:rsid w:val="0066073B"/>
    <w:rsid w:val="006653A5"/>
    <w:rsid w:val="00675D03"/>
    <w:rsid w:val="00676709"/>
    <w:rsid w:val="006777C1"/>
    <w:rsid w:val="006818C7"/>
    <w:rsid w:val="006876E3"/>
    <w:rsid w:val="00692F29"/>
    <w:rsid w:val="006931DB"/>
    <w:rsid w:val="006A29CE"/>
    <w:rsid w:val="006A3B7E"/>
    <w:rsid w:val="006B1C45"/>
    <w:rsid w:val="006B4724"/>
    <w:rsid w:val="006B5691"/>
    <w:rsid w:val="006C190F"/>
    <w:rsid w:val="006C5FE3"/>
    <w:rsid w:val="006D0F51"/>
    <w:rsid w:val="006D1C64"/>
    <w:rsid w:val="006D6BA1"/>
    <w:rsid w:val="006D7072"/>
    <w:rsid w:val="006E0DB7"/>
    <w:rsid w:val="006E3048"/>
    <w:rsid w:val="006E637E"/>
    <w:rsid w:val="006E71CD"/>
    <w:rsid w:val="006F4235"/>
    <w:rsid w:val="006F5955"/>
    <w:rsid w:val="006F70F9"/>
    <w:rsid w:val="007012C8"/>
    <w:rsid w:val="00706C0A"/>
    <w:rsid w:val="00707990"/>
    <w:rsid w:val="00710000"/>
    <w:rsid w:val="00711DDD"/>
    <w:rsid w:val="00713AF0"/>
    <w:rsid w:val="00724B6E"/>
    <w:rsid w:val="007258F3"/>
    <w:rsid w:val="00725DC3"/>
    <w:rsid w:val="00725FDB"/>
    <w:rsid w:val="00730860"/>
    <w:rsid w:val="0073106B"/>
    <w:rsid w:val="00732201"/>
    <w:rsid w:val="00732F00"/>
    <w:rsid w:val="00734E6F"/>
    <w:rsid w:val="00742E34"/>
    <w:rsid w:val="00750AC7"/>
    <w:rsid w:val="0075515B"/>
    <w:rsid w:val="00764B96"/>
    <w:rsid w:val="00766CF5"/>
    <w:rsid w:val="00767AF2"/>
    <w:rsid w:val="00782351"/>
    <w:rsid w:val="007832C7"/>
    <w:rsid w:val="00787942"/>
    <w:rsid w:val="00792BE4"/>
    <w:rsid w:val="00793686"/>
    <w:rsid w:val="00794063"/>
    <w:rsid w:val="00794B08"/>
    <w:rsid w:val="007A1F5A"/>
    <w:rsid w:val="007A5FA6"/>
    <w:rsid w:val="007B36AC"/>
    <w:rsid w:val="007B505D"/>
    <w:rsid w:val="007B5D82"/>
    <w:rsid w:val="007B6D82"/>
    <w:rsid w:val="007C4855"/>
    <w:rsid w:val="007C6517"/>
    <w:rsid w:val="007C69A9"/>
    <w:rsid w:val="007C6F93"/>
    <w:rsid w:val="007D002F"/>
    <w:rsid w:val="007D03A3"/>
    <w:rsid w:val="007D1CDD"/>
    <w:rsid w:val="007D2199"/>
    <w:rsid w:val="007D2CD8"/>
    <w:rsid w:val="007D2F62"/>
    <w:rsid w:val="007D347A"/>
    <w:rsid w:val="007E0B12"/>
    <w:rsid w:val="007E4954"/>
    <w:rsid w:val="007F2DD8"/>
    <w:rsid w:val="0080198F"/>
    <w:rsid w:val="0080203E"/>
    <w:rsid w:val="00803795"/>
    <w:rsid w:val="00804663"/>
    <w:rsid w:val="008063AB"/>
    <w:rsid w:val="00814DDD"/>
    <w:rsid w:val="00821D8B"/>
    <w:rsid w:val="0083017C"/>
    <w:rsid w:val="008328EA"/>
    <w:rsid w:val="00836245"/>
    <w:rsid w:val="008370B8"/>
    <w:rsid w:val="008458AB"/>
    <w:rsid w:val="008458FD"/>
    <w:rsid w:val="00847492"/>
    <w:rsid w:val="0085121A"/>
    <w:rsid w:val="008526F6"/>
    <w:rsid w:val="00855D26"/>
    <w:rsid w:val="00856997"/>
    <w:rsid w:val="008673DD"/>
    <w:rsid w:val="00872F1F"/>
    <w:rsid w:val="00873FDC"/>
    <w:rsid w:val="0089148D"/>
    <w:rsid w:val="00897AE7"/>
    <w:rsid w:val="008A169F"/>
    <w:rsid w:val="008B47B9"/>
    <w:rsid w:val="008B5808"/>
    <w:rsid w:val="008C1B0E"/>
    <w:rsid w:val="008D2ECE"/>
    <w:rsid w:val="008D4591"/>
    <w:rsid w:val="008D5296"/>
    <w:rsid w:val="008D5CBD"/>
    <w:rsid w:val="008E3006"/>
    <w:rsid w:val="00901A02"/>
    <w:rsid w:val="0090571F"/>
    <w:rsid w:val="009163D7"/>
    <w:rsid w:val="00920104"/>
    <w:rsid w:val="009237C8"/>
    <w:rsid w:val="00935583"/>
    <w:rsid w:val="009442EB"/>
    <w:rsid w:val="00953531"/>
    <w:rsid w:val="00953B32"/>
    <w:rsid w:val="00954393"/>
    <w:rsid w:val="00955CAF"/>
    <w:rsid w:val="00956590"/>
    <w:rsid w:val="00961F1F"/>
    <w:rsid w:val="00967B5B"/>
    <w:rsid w:val="009724E3"/>
    <w:rsid w:val="0097277A"/>
    <w:rsid w:val="00980B84"/>
    <w:rsid w:val="00982FF3"/>
    <w:rsid w:val="00983565"/>
    <w:rsid w:val="009942D5"/>
    <w:rsid w:val="009A0D1A"/>
    <w:rsid w:val="009A141C"/>
    <w:rsid w:val="009A267D"/>
    <w:rsid w:val="009A6B1E"/>
    <w:rsid w:val="009B5DF7"/>
    <w:rsid w:val="009C1104"/>
    <w:rsid w:val="009C1E3E"/>
    <w:rsid w:val="009C33CD"/>
    <w:rsid w:val="009C3BDE"/>
    <w:rsid w:val="009C4921"/>
    <w:rsid w:val="009C7B86"/>
    <w:rsid w:val="009C7EA9"/>
    <w:rsid w:val="009D37A4"/>
    <w:rsid w:val="009D766B"/>
    <w:rsid w:val="009E5B92"/>
    <w:rsid w:val="009E7155"/>
    <w:rsid w:val="009F2F68"/>
    <w:rsid w:val="009F6626"/>
    <w:rsid w:val="00A017E3"/>
    <w:rsid w:val="00A02CE8"/>
    <w:rsid w:val="00A06BCD"/>
    <w:rsid w:val="00A15848"/>
    <w:rsid w:val="00A20A15"/>
    <w:rsid w:val="00A24B62"/>
    <w:rsid w:val="00A264BD"/>
    <w:rsid w:val="00A30416"/>
    <w:rsid w:val="00A30660"/>
    <w:rsid w:val="00A34416"/>
    <w:rsid w:val="00A419C7"/>
    <w:rsid w:val="00A42909"/>
    <w:rsid w:val="00A42FCE"/>
    <w:rsid w:val="00A43B55"/>
    <w:rsid w:val="00A4510A"/>
    <w:rsid w:val="00A56E52"/>
    <w:rsid w:val="00A71213"/>
    <w:rsid w:val="00A81003"/>
    <w:rsid w:val="00A818B4"/>
    <w:rsid w:val="00A86F8F"/>
    <w:rsid w:val="00A933CA"/>
    <w:rsid w:val="00A97355"/>
    <w:rsid w:val="00AA48A9"/>
    <w:rsid w:val="00AA78D4"/>
    <w:rsid w:val="00AB2A8B"/>
    <w:rsid w:val="00AB7F3D"/>
    <w:rsid w:val="00AD0519"/>
    <w:rsid w:val="00AD2530"/>
    <w:rsid w:val="00AD588B"/>
    <w:rsid w:val="00AD6ED0"/>
    <w:rsid w:val="00AF4925"/>
    <w:rsid w:val="00AF4A87"/>
    <w:rsid w:val="00AF69AB"/>
    <w:rsid w:val="00B04EE2"/>
    <w:rsid w:val="00B067E5"/>
    <w:rsid w:val="00B075EE"/>
    <w:rsid w:val="00B11261"/>
    <w:rsid w:val="00B1388B"/>
    <w:rsid w:val="00B156BE"/>
    <w:rsid w:val="00B16AFD"/>
    <w:rsid w:val="00B22D46"/>
    <w:rsid w:val="00B2392A"/>
    <w:rsid w:val="00B240F1"/>
    <w:rsid w:val="00B25BC5"/>
    <w:rsid w:val="00B302F8"/>
    <w:rsid w:val="00B3633F"/>
    <w:rsid w:val="00B429F1"/>
    <w:rsid w:val="00B43D1F"/>
    <w:rsid w:val="00B4788C"/>
    <w:rsid w:val="00B5193F"/>
    <w:rsid w:val="00B543A3"/>
    <w:rsid w:val="00B55CD4"/>
    <w:rsid w:val="00B61769"/>
    <w:rsid w:val="00B61AB0"/>
    <w:rsid w:val="00B61CF4"/>
    <w:rsid w:val="00B64839"/>
    <w:rsid w:val="00B7234D"/>
    <w:rsid w:val="00B7371F"/>
    <w:rsid w:val="00B76E57"/>
    <w:rsid w:val="00B8062A"/>
    <w:rsid w:val="00B87081"/>
    <w:rsid w:val="00BA117B"/>
    <w:rsid w:val="00BA1A76"/>
    <w:rsid w:val="00BA40EE"/>
    <w:rsid w:val="00BA5668"/>
    <w:rsid w:val="00BA6E69"/>
    <w:rsid w:val="00BC0161"/>
    <w:rsid w:val="00BC0B3E"/>
    <w:rsid w:val="00BC43D6"/>
    <w:rsid w:val="00BD321A"/>
    <w:rsid w:val="00BE05C4"/>
    <w:rsid w:val="00BE0E49"/>
    <w:rsid w:val="00BE2EB1"/>
    <w:rsid w:val="00BF15E7"/>
    <w:rsid w:val="00BF2CA1"/>
    <w:rsid w:val="00BF3C5E"/>
    <w:rsid w:val="00BF71EF"/>
    <w:rsid w:val="00C03364"/>
    <w:rsid w:val="00C04C9C"/>
    <w:rsid w:val="00C06BF0"/>
    <w:rsid w:val="00C07160"/>
    <w:rsid w:val="00C07E8A"/>
    <w:rsid w:val="00C1010C"/>
    <w:rsid w:val="00C104F0"/>
    <w:rsid w:val="00C10AAB"/>
    <w:rsid w:val="00C10C7D"/>
    <w:rsid w:val="00C13479"/>
    <w:rsid w:val="00C1355B"/>
    <w:rsid w:val="00C153A3"/>
    <w:rsid w:val="00C17676"/>
    <w:rsid w:val="00C20510"/>
    <w:rsid w:val="00C21060"/>
    <w:rsid w:val="00C22426"/>
    <w:rsid w:val="00C273F5"/>
    <w:rsid w:val="00C31A82"/>
    <w:rsid w:val="00C3253A"/>
    <w:rsid w:val="00C40A06"/>
    <w:rsid w:val="00C534E2"/>
    <w:rsid w:val="00C54397"/>
    <w:rsid w:val="00C54AAB"/>
    <w:rsid w:val="00C5624E"/>
    <w:rsid w:val="00C65676"/>
    <w:rsid w:val="00C74757"/>
    <w:rsid w:val="00C74DB4"/>
    <w:rsid w:val="00C83D16"/>
    <w:rsid w:val="00C91CD8"/>
    <w:rsid w:val="00C9253A"/>
    <w:rsid w:val="00C964CB"/>
    <w:rsid w:val="00CA0DCE"/>
    <w:rsid w:val="00CA17CE"/>
    <w:rsid w:val="00CA2C6E"/>
    <w:rsid w:val="00CA3135"/>
    <w:rsid w:val="00CA747F"/>
    <w:rsid w:val="00CB074B"/>
    <w:rsid w:val="00CB26B6"/>
    <w:rsid w:val="00CB3E56"/>
    <w:rsid w:val="00CB44D5"/>
    <w:rsid w:val="00CB461D"/>
    <w:rsid w:val="00CC38CF"/>
    <w:rsid w:val="00CE13CE"/>
    <w:rsid w:val="00CF0BBF"/>
    <w:rsid w:val="00CF6782"/>
    <w:rsid w:val="00D03902"/>
    <w:rsid w:val="00D04BE5"/>
    <w:rsid w:val="00D05CC6"/>
    <w:rsid w:val="00D10D16"/>
    <w:rsid w:val="00D1122F"/>
    <w:rsid w:val="00D1227D"/>
    <w:rsid w:val="00D13909"/>
    <w:rsid w:val="00D13DF3"/>
    <w:rsid w:val="00D16F57"/>
    <w:rsid w:val="00D20C63"/>
    <w:rsid w:val="00D21C70"/>
    <w:rsid w:val="00D33F53"/>
    <w:rsid w:val="00D34951"/>
    <w:rsid w:val="00D401B6"/>
    <w:rsid w:val="00D41E28"/>
    <w:rsid w:val="00D46EFB"/>
    <w:rsid w:val="00D50F2E"/>
    <w:rsid w:val="00D5119E"/>
    <w:rsid w:val="00D56A66"/>
    <w:rsid w:val="00D57AD9"/>
    <w:rsid w:val="00D6561E"/>
    <w:rsid w:val="00D65D64"/>
    <w:rsid w:val="00D71182"/>
    <w:rsid w:val="00D71F6C"/>
    <w:rsid w:val="00D808F4"/>
    <w:rsid w:val="00D86C79"/>
    <w:rsid w:val="00D90450"/>
    <w:rsid w:val="00DB466D"/>
    <w:rsid w:val="00DC4F67"/>
    <w:rsid w:val="00DC6E86"/>
    <w:rsid w:val="00DE285C"/>
    <w:rsid w:val="00DE355E"/>
    <w:rsid w:val="00DF1F38"/>
    <w:rsid w:val="00DF6316"/>
    <w:rsid w:val="00E043CF"/>
    <w:rsid w:val="00E04D16"/>
    <w:rsid w:val="00E0695D"/>
    <w:rsid w:val="00E07DEA"/>
    <w:rsid w:val="00E12168"/>
    <w:rsid w:val="00E146F0"/>
    <w:rsid w:val="00E238BF"/>
    <w:rsid w:val="00E24957"/>
    <w:rsid w:val="00E263B8"/>
    <w:rsid w:val="00E311F8"/>
    <w:rsid w:val="00E41F04"/>
    <w:rsid w:val="00E4568A"/>
    <w:rsid w:val="00E4596A"/>
    <w:rsid w:val="00E65BFE"/>
    <w:rsid w:val="00E719B5"/>
    <w:rsid w:val="00E77D87"/>
    <w:rsid w:val="00E838D0"/>
    <w:rsid w:val="00E92560"/>
    <w:rsid w:val="00E934D2"/>
    <w:rsid w:val="00E96628"/>
    <w:rsid w:val="00EA2A4B"/>
    <w:rsid w:val="00EA42EA"/>
    <w:rsid w:val="00EA67BB"/>
    <w:rsid w:val="00EB106A"/>
    <w:rsid w:val="00EB123F"/>
    <w:rsid w:val="00EB34AA"/>
    <w:rsid w:val="00EC20B0"/>
    <w:rsid w:val="00EC46BD"/>
    <w:rsid w:val="00EC4A93"/>
    <w:rsid w:val="00ED4B10"/>
    <w:rsid w:val="00ED4E6D"/>
    <w:rsid w:val="00ED6A3B"/>
    <w:rsid w:val="00EE0086"/>
    <w:rsid w:val="00EE2BCE"/>
    <w:rsid w:val="00EF21E3"/>
    <w:rsid w:val="00EF2F59"/>
    <w:rsid w:val="00EF50F0"/>
    <w:rsid w:val="00EF5550"/>
    <w:rsid w:val="00F00ECC"/>
    <w:rsid w:val="00F014B5"/>
    <w:rsid w:val="00F035CD"/>
    <w:rsid w:val="00F039E4"/>
    <w:rsid w:val="00F109E1"/>
    <w:rsid w:val="00F16104"/>
    <w:rsid w:val="00F17C35"/>
    <w:rsid w:val="00F23D40"/>
    <w:rsid w:val="00F278BF"/>
    <w:rsid w:val="00F34564"/>
    <w:rsid w:val="00F358C6"/>
    <w:rsid w:val="00F367C5"/>
    <w:rsid w:val="00F36EEC"/>
    <w:rsid w:val="00F45E9F"/>
    <w:rsid w:val="00F46315"/>
    <w:rsid w:val="00F57CCD"/>
    <w:rsid w:val="00F62C5B"/>
    <w:rsid w:val="00F67DEF"/>
    <w:rsid w:val="00F74EB8"/>
    <w:rsid w:val="00F75FB2"/>
    <w:rsid w:val="00F77422"/>
    <w:rsid w:val="00F8312C"/>
    <w:rsid w:val="00F83DA2"/>
    <w:rsid w:val="00F855FD"/>
    <w:rsid w:val="00F918E8"/>
    <w:rsid w:val="00F91AFA"/>
    <w:rsid w:val="00F966FB"/>
    <w:rsid w:val="00F96E71"/>
    <w:rsid w:val="00F97EE1"/>
    <w:rsid w:val="00FA6328"/>
    <w:rsid w:val="00FA6610"/>
    <w:rsid w:val="00FB15D5"/>
    <w:rsid w:val="00FB1DC6"/>
    <w:rsid w:val="00FB3950"/>
    <w:rsid w:val="00FB3F65"/>
    <w:rsid w:val="00FC3C54"/>
    <w:rsid w:val="00FC3C55"/>
    <w:rsid w:val="00FC3C88"/>
    <w:rsid w:val="00FE1B8B"/>
    <w:rsid w:val="00FE27E4"/>
    <w:rsid w:val="00FE28BD"/>
    <w:rsid w:val="00FF043E"/>
    <w:rsid w:val="00FF6E8C"/>
    <w:rsid w:val="00FF710E"/>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3E1C8"/>
  <w15:chartTrackingRefBased/>
  <w15:docId w15:val="{EB1F14EA-1D8E-4EEC-B227-B4F31E523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23C"/>
    <w:pPr>
      <w:spacing w:after="0" w:line="240" w:lineRule="auto"/>
    </w:pPr>
    <w:rPr>
      <w:rFonts w:ascii="Calibri" w:hAnsi="Calibri" w:cs="Calibri"/>
      <w:kern w:val="0"/>
    </w:rPr>
  </w:style>
  <w:style w:type="paragraph" w:styleId="Heading1">
    <w:name w:val="heading 1"/>
    <w:basedOn w:val="Normal"/>
    <w:next w:val="Normal"/>
    <w:link w:val="Heading1Char"/>
    <w:uiPriority w:val="9"/>
    <w:qFormat/>
    <w:rsid w:val="0012423C"/>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rPr>
  </w:style>
  <w:style w:type="paragraph" w:styleId="Heading2">
    <w:name w:val="heading 2"/>
    <w:basedOn w:val="Normal"/>
    <w:next w:val="Normal"/>
    <w:link w:val="Heading2Char"/>
    <w:uiPriority w:val="9"/>
    <w:unhideWhenUsed/>
    <w:qFormat/>
    <w:rsid w:val="0012423C"/>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rPr>
  </w:style>
  <w:style w:type="paragraph" w:styleId="Heading3">
    <w:name w:val="heading 3"/>
    <w:basedOn w:val="Normal"/>
    <w:next w:val="Normal"/>
    <w:link w:val="Heading3Char"/>
    <w:uiPriority w:val="9"/>
    <w:unhideWhenUsed/>
    <w:qFormat/>
    <w:rsid w:val="0012423C"/>
    <w:pPr>
      <w:keepNext/>
      <w:keepLines/>
      <w:spacing w:before="160" w:after="80" w:line="259" w:lineRule="auto"/>
      <w:outlineLvl w:val="2"/>
    </w:pPr>
    <w:rPr>
      <w:rFonts w:asciiTheme="minorHAnsi" w:eastAsiaTheme="majorEastAsia" w:hAnsiTheme="minorHAnsi" w:cstheme="majorBidi"/>
      <w:color w:val="0F4761" w:themeColor="accent1" w:themeShade="BF"/>
      <w:kern w:val="2"/>
      <w:sz w:val="28"/>
      <w:szCs w:val="28"/>
    </w:rPr>
  </w:style>
  <w:style w:type="paragraph" w:styleId="Heading4">
    <w:name w:val="heading 4"/>
    <w:basedOn w:val="Normal"/>
    <w:next w:val="Normal"/>
    <w:link w:val="Heading4Char"/>
    <w:uiPriority w:val="9"/>
    <w:semiHidden/>
    <w:unhideWhenUsed/>
    <w:qFormat/>
    <w:rsid w:val="0012423C"/>
    <w:pPr>
      <w:keepNext/>
      <w:keepLines/>
      <w:spacing w:before="80" w:after="40" w:line="259" w:lineRule="auto"/>
      <w:outlineLvl w:val="3"/>
    </w:pPr>
    <w:rPr>
      <w:rFonts w:asciiTheme="minorHAnsi" w:eastAsiaTheme="majorEastAsia" w:hAnsiTheme="minorHAnsi" w:cstheme="majorBidi"/>
      <w:i/>
      <w:iCs/>
      <w:color w:val="0F4761" w:themeColor="accent1" w:themeShade="BF"/>
      <w:kern w:val="2"/>
    </w:rPr>
  </w:style>
  <w:style w:type="paragraph" w:styleId="Heading5">
    <w:name w:val="heading 5"/>
    <w:basedOn w:val="Normal"/>
    <w:next w:val="Normal"/>
    <w:link w:val="Heading5Char"/>
    <w:uiPriority w:val="9"/>
    <w:semiHidden/>
    <w:unhideWhenUsed/>
    <w:qFormat/>
    <w:rsid w:val="0012423C"/>
    <w:pPr>
      <w:keepNext/>
      <w:keepLines/>
      <w:spacing w:before="80" w:after="40" w:line="259" w:lineRule="auto"/>
      <w:outlineLvl w:val="4"/>
    </w:pPr>
    <w:rPr>
      <w:rFonts w:asciiTheme="minorHAnsi" w:eastAsiaTheme="majorEastAsia" w:hAnsiTheme="minorHAnsi" w:cstheme="majorBidi"/>
      <w:color w:val="0F4761" w:themeColor="accent1" w:themeShade="BF"/>
      <w:kern w:val="2"/>
    </w:rPr>
  </w:style>
  <w:style w:type="paragraph" w:styleId="Heading6">
    <w:name w:val="heading 6"/>
    <w:basedOn w:val="Normal"/>
    <w:next w:val="Normal"/>
    <w:link w:val="Heading6Char"/>
    <w:uiPriority w:val="9"/>
    <w:semiHidden/>
    <w:unhideWhenUsed/>
    <w:qFormat/>
    <w:rsid w:val="0012423C"/>
    <w:pPr>
      <w:keepNext/>
      <w:keepLines/>
      <w:spacing w:before="40" w:line="259" w:lineRule="auto"/>
      <w:outlineLvl w:val="5"/>
    </w:pPr>
    <w:rPr>
      <w:rFonts w:asciiTheme="minorHAnsi" w:eastAsiaTheme="majorEastAsia" w:hAnsiTheme="minorHAnsi" w:cstheme="majorBidi"/>
      <w:i/>
      <w:iCs/>
      <w:color w:val="595959" w:themeColor="text1" w:themeTint="A6"/>
      <w:kern w:val="2"/>
    </w:rPr>
  </w:style>
  <w:style w:type="paragraph" w:styleId="Heading7">
    <w:name w:val="heading 7"/>
    <w:basedOn w:val="Normal"/>
    <w:next w:val="Normal"/>
    <w:link w:val="Heading7Char"/>
    <w:uiPriority w:val="9"/>
    <w:semiHidden/>
    <w:unhideWhenUsed/>
    <w:qFormat/>
    <w:rsid w:val="0012423C"/>
    <w:pPr>
      <w:keepNext/>
      <w:keepLines/>
      <w:spacing w:before="40" w:line="259" w:lineRule="auto"/>
      <w:outlineLvl w:val="6"/>
    </w:pPr>
    <w:rPr>
      <w:rFonts w:asciiTheme="minorHAnsi" w:eastAsiaTheme="majorEastAsia" w:hAnsiTheme="minorHAnsi" w:cstheme="majorBidi"/>
      <w:color w:val="595959" w:themeColor="text1" w:themeTint="A6"/>
      <w:kern w:val="2"/>
    </w:rPr>
  </w:style>
  <w:style w:type="paragraph" w:styleId="Heading8">
    <w:name w:val="heading 8"/>
    <w:basedOn w:val="Normal"/>
    <w:next w:val="Normal"/>
    <w:link w:val="Heading8Char"/>
    <w:uiPriority w:val="9"/>
    <w:semiHidden/>
    <w:unhideWhenUsed/>
    <w:qFormat/>
    <w:rsid w:val="0012423C"/>
    <w:pPr>
      <w:keepNext/>
      <w:keepLines/>
      <w:spacing w:line="259" w:lineRule="auto"/>
      <w:outlineLvl w:val="7"/>
    </w:pPr>
    <w:rPr>
      <w:rFonts w:asciiTheme="minorHAnsi" w:eastAsiaTheme="majorEastAsia" w:hAnsiTheme="minorHAnsi" w:cstheme="majorBidi"/>
      <w:i/>
      <w:iCs/>
      <w:color w:val="272727" w:themeColor="text1" w:themeTint="D8"/>
      <w:kern w:val="2"/>
    </w:rPr>
  </w:style>
  <w:style w:type="paragraph" w:styleId="Heading9">
    <w:name w:val="heading 9"/>
    <w:basedOn w:val="Normal"/>
    <w:next w:val="Normal"/>
    <w:link w:val="Heading9Char"/>
    <w:uiPriority w:val="9"/>
    <w:semiHidden/>
    <w:unhideWhenUsed/>
    <w:qFormat/>
    <w:rsid w:val="0012423C"/>
    <w:pPr>
      <w:keepNext/>
      <w:keepLines/>
      <w:spacing w:line="259" w:lineRule="auto"/>
      <w:outlineLvl w:val="8"/>
    </w:pPr>
    <w:rPr>
      <w:rFonts w:asciiTheme="minorHAnsi" w:eastAsiaTheme="majorEastAsia" w:hAnsiTheme="minorHAnsi" w:cstheme="majorBidi"/>
      <w:color w:val="272727" w:themeColor="text1" w:themeTint="D8"/>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2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242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242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42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42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42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42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42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423C"/>
    <w:rPr>
      <w:rFonts w:eastAsiaTheme="majorEastAsia" w:cstheme="majorBidi"/>
      <w:color w:val="272727" w:themeColor="text1" w:themeTint="D8"/>
    </w:rPr>
  </w:style>
  <w:style w:type="paragraph" w:styleId="Title">
    <w:name w:val="Title"/>
    <w:basedOn w:val="Normal"/>
    <w:next w:val="Normal"/>
    <w:link w:val="TitleChar"/>
    <w:uiPriority w:val="10"/>
    <w:qFormat/>
    <w:rsid w:val="0012423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42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423C"/>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rPr>
  </w:style>
  <w:style w:type="character" w:customStyle="1" w:styleId="SubtitleChar">
    <w:name w:val="Subtitle Char"/>
    <w:basedOn w:val="DefaultParagraphFont"/>
    <w:link w:val="Subtitle"/>
    <w:uiPriority w:val="11"/>
    <w:rsid w:val="001242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423C"/>
    <w:pPr>
      <w:spacing w:before="160" w:after="160" w:line="259" w:lineRule="auto"/>
      <w:jc w:val="center"/>
    </w:pPr>
    <w:rPr>
      <w:rFonts w:asciiTheme="minorHAnsi" w:hAnsiTheme="minorHAnsi" w:cstheme="minorBidi"/>
      <w:i/>
      <w:iCs/>
      <w:color w:val="404040" w:themeColor="text1" w:themeTint="BF"/>
      <w:kern w:val="2"/>
    </w:rPr>
  </w:style>
  <w:style w:type="character" w:customStyle="1" w:styleId="QuoteChar">
    <w:name w:val="Quote Char"/>
    <w:basedOn w:val="DefaultParagraphFont"/>
    <w:link w:val="Quote"/>
    <w:uiPriority w:val="29"/>
    <w:rsid w:val="0012423C"/>
    <w:rPr>
      <w:i/>
      <w:iCs/>
      <w:color w:val="404040" w:themeColor="text1" w:themeTint="BF"/>
    </w:rPr>
  </w:style>
  <w:style w:type="paragraph" w:styleId="ListParagraph">
    <w:name w:val="List Paragraph"/>
    <w:basedOn w:val="Normal"/>
    <w:uiPriority w:val="34"/>
    <w:qFormat/>
    <w:rsid w:val="0012423C"/>
    <w:pPr>
      <w:spacing w:after="160" w:line="259" w:lineRule="auto"/>
      <w:ind w:left="720"/>
      <w:contextualSpacing/>
    </w:pPr>
    <w:rPr>
      <w:rFonts w:asciiTheme="minorHAnsi" w:hAnsiTheme="minorHAnsi" w:cstheme="minorBidi"/>
      <w:kern w:val="2"/>
    </w:rPr>
  </w:style>
  <w:style w:type="character" w:styleId="IntenseEmphasis">
    <w:name w:val="Intense Emphasis"/>
    <w:basedOn w:val="DefaultParagraphFont"/>
    <w:uiPriority w:val="21"/>
    <w:qFormat/>
    <w:rsid w:val="0012423C"/>
    <w:rPr>
      <w:i/>
      <w:iCs/>
      <w:color w:val="0F4761" w:themeColor="accent1" w:themeShade="BF"/>
    </w:rPr>
  </w:style>
  <w:style w:type="paragraph" w:styleId="IntenseQuote">
    <w:name w:val="Intense Quote"/>
    <w:basedOn w:val="Normal"/>
    <w:next w:val="Normal"/>
    <w:link w:val="IntenseQuoteChar"/>
    <w:uiPriority w:val="30"/>
    <w:qFormat/>
    <w:rsid w:val="0012423C"/>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hAnsiTheme="minorHAnsi" w:cstheme="minorBidi"/>
      <w:i/>
      <w:iCs/>
      <w:color w:val="0F4761" w:themeColor="accent1" w:themeShade="BF"/>
      <w:kern w:val="2"/>
    </w:rPr>
  </w:style>
  <w:style w:type="character" w:customStyle="1" w:styleId="IntenseQuoteChar">
    <w:name w:val="Intense Quote Char"/>
    <w:basedOn w:val="DefaultParagraphFont"/>
    <w:link w:val="IntenseQuote"/>
    <w:uiPriority w:val="30"/>
    <w:rsid w:val="0012423C"/>
    <w:rPr>
      <w:i/>
      <w:iCs/>
      <w:color w:val="0F4761" w:themeColor="accent1" w:themeShade="BF"/>
    </w:rPr>
  </w:style>
  <w:style w:type="character" w:styleId="IntenseReference">
    <w:name w:val="Intense Reference"/>
    <w:basedOn w:val="DefaultParagraphFont"/>
    <w:uiPriority w:val="32"/>
    <w:qFormat/>
    <w:rsid w:val="0012423C"/>
    <w:rPr>
      <w:b/>
      <w:bCs/>
      <w:smallCaps/>
      <w:color w:val="0F4761" w:themeColor="accent1" w:themeShade="BF"/>
      <w:spacing w:val="5"/>
    </w:rPr>
  </w:style>
  <w:style w:type="table" w:styleId="TableGrid">
    <w:name w:val="Table Grid"/>
    <w:basedOn w:val="TableNormal"/>
    <w:uiPriority w:val="39"/>
    <w:rsid w:val="007D3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03902"/>
    <w:rPr>
      <w:i/>
      <w:iCs/>
    </w:rPr>
  </w:style>
  <w:style w:type="paragraph" w:styleId="NormalWeb">
    <w:name w:val="Normal (Web)"/>
    <w:basedOn w:val="Normal"/>
    <w:uiPriority w:val="99"/>
    <w:semiHidden/>
    <w:unhideWhenUsed/>
    <w:rsid w:val="00B7371F"/>
    <w:pPr>
      <w:spacing w:before="100" w:beforeAutospacing="1" w:after="100" w:afterAutospacing="1"/>
    </w:pPr>
    <w:rPr>
      <w:rFonts w:ascii="Times New Roman" w:eastAsia="Times New Roman" w:hAnsi="Times New Roman" w:cs="Times New Roman"/>
      <w:sz w:val="24"/>
      <w:szCs w:val="24"/>
      <w:lang w:eastAsia="da-DK"/>
      <w14:ligatures w14:val="none"/>
    </w:rPr>
  </w:style>
  <w:style w:type="paragraph" w:styleId="z-TopofForm">
    <w:name w:val="HTML Top of Form"/>
    <w:basedOn w:val="Normal"/>
    <w:next w:val="Normal"/>
    <w:link w:val="z-TopofFormChar"/>
    <w:hidden/>
    <w:uiPriority w:val="99"/>
    <w:semiHidden/>
    <w:unhideWhenUsed/>
    <w:rsid w:val="00B7371F"/>
    <w:pPr>
      <w:pBdr>
        <w:bottom w:val="single" w:sz="6" w:space="1" w:color="auto"/>
      </w:pBdr>
      <w:jc w:val="center"/>
    </w:pPr>
    <w:rPr>
      <w:rFonts w:ascii="Arial" w:eastAsia="Times New Roman" w:hAnsi="Arial" w:cs="Arial"/>
      <w:vanish/>
      <w:sz w:val="16"/>
      <w:szCs w:val="16"/>
      <w:lang w:eastAsia="da-DK"/>
      <w14:ligatures w14:val="none"/>
    </w:rPr>
  </w:style>
  <w:style w:type="character" w:customStyle="1" w:styleId="z-TopofFormChar">
    <w:name w:val="z-Top of Form Char"/>
    <w:basedOn w:val="DefaultParagraphFont"/>
    <w:link w:val="z-TopofForm"/>
    <w:uiPriority w:val="99"/>
    <w:semiHidden/>
    <w:rsid w:val="00B7371F"/>
    <w:rPr>
      <w:rFonts w:ascii="Arial" w:eastAsia="Times New Roman" w:hAnsi="Arial" w:cs="Arial"/>
      <w:vanish/>
      <w:kern w:val="0"/>
      <w:sz w:val="16"/>
      <w:szCs w:val="16"/>
      <w:lang w:eastAsia="da-DK"/>
      <w14:ligatures w14:val="none"/>
    </w:rPr>
  </w:style>
  <w:style w:type="character" w:styleId="Strong">
    <w:name w:val="Strong"/>
    <w:basedOn w:val="DefaultParagraphFont"/>
    <w:uiPriority w:val="22"/>
    <w:qFormat/>
    <w:rsid w:val="007C4855"/>
    <w:rPr>
      <w:b/>
      <w:bCs/>
    </w:rPr>
  </w:style>
  <w:style w:type="character" w:customStyle="1" w:styleId="dont-break-out">
    <w:name w:val="dont-break-out"/>
    <w:basedOn w:val="DefaultParagraphFont"/>
    <w:rsid w:val="0097277A"/>
  </w:style>
  <w:style w:type="character" w:styleId="Hyperlink">
    <w:name w:val="Hyperlink"/>
    <w:basedOn w:val="DefaultParagraphFont"/>
    <w:uiPriority w:val="99"/>
    <w:unhideWhenUsed/>
    <w:rsid w:val="00A15848"/>
    <w:rPr>
      <w:color w:val="467886" w:themeColor="hyperlink"/>
      <w:u w:val="single"/>
    </w:rPr>
  </w:style>
  <w:style w:type="character" w:styleId="UnresolvedMention">
    <w:name w:val="Unresolved Mention"/>
    <w:basedOn w:val="DefaultParagraphFont"/>
    <w:uiPriority w:val="99"/>
    <w:semiHidden/>
    <w:unhideWhenUsed/>
    <w:rsid w:val="00A15848"/>
    <w:rPr>
      <w:color w:val="605E5C"/>
      <w:shd w:val="clear" w:color="auto" w:fill="E1DFDD"/>
    </w:rPr>
  </w:style>
  <w:style w:type="paragraph" w:styleId="Revision">
    <w:name w:val="Revision"/>
    <w:hidden/>
    <w:uiPriority w:val="99"/>
    <w:semiHidden/>
    <w:rsid w:val="00277712"/>
    <w:pPr>
      <w:spacing w:after="0" w:line="240" w:lineRule="auto"/>
    </w:pPr>
    <w:rPr>
      <w:rFonts w:ascii="Calibri" w:hAnsi="Calibri" w:cs="Calibri"/>
      <w:kern w:val="0"/>
    </w:rPr>
  </w:style>
  <w:style w:type="character" w:styleId="CommentReference">
    <w:name w:val="annotation reference"/>
    <w:basedOn w:val="DefaultParagraphFont"/>
    <w:uiPriority w:val="99"/>
    <w:semiHidden/>
    <w:unhideWhenUsed/>
    <w:rsid w:val="00277712"/>
    <w:rPr>
      <w:sz w:val="16"/>
      <w:szCs w:val="16"/>
    </w:rPr>
  </w:style>
  <w:style w:type="paragraph" w:styleId="CommentText">
    <w:name w:val="annotation text"/>
    <w:basedOn w:val="Normal"/>
    <w:link w:val="CommentTextChar"/>
    <w:uiPriority w:val="99"/>
    <w:unhideWhenUsed/>
    <w:rsid w:val="00277712"/>
    <w:rPr>
      <w:sz w:val="20"/>
      <w:szCs w:val="20"/>
    </w:rPr>
  </w:style>
  <w:style w:type="character" w:customStyle="1" w:styleId="CommentTextChar">
    <w:name w:val="Comment Text Char"/>
    <w:basedOn w:val="DefaultParagraphFont"/>
    <w:link w:val="CommentText"/>
    <w:uiPriority w:val="99"/>
    <w:rsid w:val="00277712"/>
    <w:rPr>
      <w:rFonts w:ascii="Calibri" w:hAnsi="Calibri" w:cs="Calibri"/>
      <w:kern w:val="0"/>
      <w:sz w:val="20"/>
      <w:szCs w:val="20"/>
    </w:rPr>
  </w:style>
  <w:style w:type="paragraph" w:styleId="CommentSubject">
    <w:name w:val="annotation subject"/>
    <w:basedOn w:val="CommentText"/>
    <w:next w:val="CommentText"/>
    <w:link w:val="CommentSubjectChar"/>
    <w:uiPriority w:val="99"/>
    <w:semiHidden/>
    <w:unhideWhenUsed/>
    <w:rsid w:val="00277712"/>
    <w:rPr>
      <w:b/>
      <w:bCs/>
    </w:rPr>
  </w:style>
  <w:style w:type="character" w:customStyle="1" w:styleId="CommentSubjectChar">
    <w:name w:val="Comment Subject Char"/>
    <w:basedOn w:val="CommentTextChar"/>
    <w:link w:val="CommentSubject"/>
    <w:uiPriority w:val="99"/>
    <w:semiHidden/>
    <w:rsid w:val="00277712"/>
    <w:rPr>
      <w:rFonts w:ascii="Calibri" w:hAnsi="Calibri" w:cs="Calibri"/>
      <w:b/>
      <w:bCs/>
      <w:kern w:val="0"/>
      <w:sz w:val="20"/>
      <w:szCs w:val="20"/>
    </w:rPr>
  </w:style>
  <w:style w:type="paragraph" w:styleId="Header">
    <w:name w:val="header"/>
    <w:basedOn w:val="Normal"/>
    <w:link w:val="HeaderChar"/>
    <w:uiPriority w:val="99"/>
    <w:unhideWhenUsed/>
    <w:rsid w:val="00B7234D"/>
    <w:pPr>
      <w:tabs>
        <w:tab w:val="center" w:pos="4680"/>
        <w:tab w:val="right" w:pos="9360"/>
      </w:tabs>
    </w:pPr>
  </w:style>
  <w:style w:type="character" w:customStyle="1" w:styleId="HeaderChar">
    <w:name w:val="Header Char"/>
    <w:basedOn w:val="DefaultParagraphFont"/>
    <w:link w:val="Header"/>
    <w:uiPriority w:val="99"/>
    <w:rsid w:val="00B7234D"/>
    <w:rPr>
      <w:rFonts w:ascii="Calibri" w:hAnsi="Calibri" w:cs="Calibri"/>
      <w:kern w:val="0"/>
    </w:rPr>
  </w:style>
  <w:style w:type="paragraph" w:styleId="Footer">
    <w:name w:val="footer"/>
    <w:basedOn w:val="Normal"/>
    <w:link w:val="FooterChar"/>
    <w:uiPriority w:val="99"/>
    <w:unhideWhenUsed/>
    <w:rsid w:val="00B7234D"/>
    <w:pPr>
      <w:tabs>
        <w:tab w:val="center" w:pos="4680"/>
        <w:tab w:val="right" w:pos="9360"/>
      </w:tabs>
    </w:pPr>
  </w:style>
  <w:style w:type="character" w:customStyle="1" w:styleId="FooterChar">
    <w:name w:val="Footer Char"/>
    <w:basedOn w:val="DefaultParagraphFont"/>
    <w:link w:val="Footer"/>
    <w:uiPriority w:val="99"/>
    <w:rsid w:val="00B7234D"/>
    <w:rPr>
      <w:rFonts w:ascii="Calibri" w:hAnsi="Calibri" w:cs="Calibri"/>
      <w:kern w:val="0"/>
    </w:rPr>
  </w:style>
  <w:style w:type="character" w:styleId="PageNumber">
    <w:name w:val="page number"/>
    <w:basedOn w:val="DefaultParagraphFont"/>
    <w:uiPriority w:val="99"/>
    <w:semiHidden/>
    <w:unhideWhenUsed/>
    <w:rsid w:val="00B7234D"/>
  </w:style>
  <w:style w:type="character" w:customStyle="1" w:styleId="hint">
    <w:name w:val="hint"/>
    <w:basedOn w:val="DefaultParagraphFont"/>
    <w:rsid w:val="00CE13CE"/>
  </w:style>
  <w:style w:type="character" w:customStyle="1" w:styleId="name">
    <w:name w:val="name"/>
    <w:basedOn w:val="DefaultParagraphFont"/>
    <w:rsid w:val="00CE13CE"/>
  </w:style>
  <w:style w:type="character" w:styleId="FollowedHyperlink">
    <w:name w:val="FollowedHyperlink"/>
    <w:basedOn w:val="DefaultParagraphFont"/>
    <w:uiPriority w:val="99"/>
    <w:semiHidden/>
    <w:unhideWhenUsed/>
    <w:rsid w:val="00457403"/>
    <w:rPr>
      <w:color w:val="96607D" w:themeColor="followedHyperlink"/>
      <w:u w:val="single"/>
    </w:rPr>
  </w:style>
  <w:style w:type="character" w:customStyle="1" w:styleId="highwire-citation-authors">
    <w:name w:val="highwire-citation-authors"/>
    <w:basedOn w:val="DefaultParagraphFont"/>
    <w:rsid w:val="00457403"/>
  </w:style>
  <w:style w:type="character" w:customStyle="1" w:styleId="highwire-citation-author">
    <w:name w:val="highwire-citation-author"/>
    <w:basedOn w:val="DefaultParagraphFont"/>
    <w:rsid w:val="00457403"/>
  </w:style>
  <w:style w:type="character" w:customStyle="1" w:styleId="highwire-cite-metadata-journal">
    <w:name w:val="highwire-cite-metadata-journal"/>
    <w:basedOn w:val="DefaultParagraphFont"/>
    <w:rsid w:val="00457403"/>
  </w:style>
  <w:style w:type="character" w:customStyle="1" w:styleId="highwire-cite-metadata-date">
    <w:name w:val="highwire-cite-metadata-date"/>
    <w:basedOn w:val="DefaultParagraphFont"/>
    <w:rsid w:val="00457403"/>
  </w:style>
  <w:style w:type="character" w:customStyle="1" w:styleId="highwire-cite-metadata-volume">
    <w:name w:val="highwire-cite-metadata-volume"/>
    <w:basedOn w:val="DefaultParagraphFont"/>
    <w:rsid w:val="00457403"/>
  </w:style>
  <w:style w:type="character" w:customStyle="1" w:styleId="highwire-cite-metadata-issue">
    <w:name w:val="highwire-cite-metadata-issue"/>
    <w:basedOn w:val="DefaultParagraphFont"/>
    <w:rsid w:val="00457403"/>
  </w:style>
  <w:style w:type="character" w:customStyle="1" w:styleId="highwire-cite-metadata-pages">
    <w:name w:val="highwire-cite-metadata-pages"/>
    <w:basedOn w:val="DefaultParagraphFont"/>
    <w:rsid w:val="00457403"/>
  </w:style>
  <w:style w:type="character" w:customStyle="1" w:styleId="highwire-cite-metadata-doi">
    <w:name w:val="highwire-cite-metadata-doi"/>
    <w:basedOn w:val="DefaultParagraphFont"/>
    <w:rsid w:val="004574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92348">
      <w:bodyDiv w:val="1"/>
      <w:marLeft w:val="0"/>
      <w:marRight w:val="0"/>
      <w:marTop w:val="0"/>
      <w:marBottom w:val="0"/>
      <w:divBdr>
        <w:top w:val="none" w:sz="0" w:space="0" w:color="auto"/>
        <w:left w:val="none" w:sz="0" w:space="0" w:color="auto"/>
        <w:bottom w:val="none" w:sz="0" w:space="0" w:color="auto"/>
        <w:right w:val="none" w:sz="0" w:space="0" w:color="auto"/>
      </w:divBdr>
      <w:divsChild>
        <w:div w:id="2111003042">
          <w:marLeft w:val="0"/>
          <w:marRight w:val="0"/>
          <w:marTop w:val="0"/>
          <w:marBottom w:val="0"/>
          <w:divBdr>
            <w:top w:val="single" w:sz="2" w:space="0" w:color="E3E3E3"/>
            <w:left w:val="single" w:sz="2" w:space="0" w:color="E3E3E3"/>
            <w:bottom w:val="single" w:sz="2" w:space="0" w:color="E3E3E3"/>
            <w:right w:val="single" w:sz="2" w:space="0" w:color="E3E3E3"/>
          </w:divBdr>
          <w:divsChild>
            <w:div w:id="715861449">
              <w:marLeft w:val="0"/>
              <w:marRight w:val="0"/>
              <w:marTop w:val="0"/>
              <w:marBottom w:val="0"/>
              <w:divBdr>
                <w:top w:val="single" w:sz="2" w:space="0" w:color="E3E3E3"/>
                <w:left w:val="single" w:sz="2" w:space="0" w:color="E3E3E3"/>
                <w:bottom w:val="single" w:sz="2" w:space="0" w:color="E3E3E3"/>
                <w:right w:val="single" w:sz="2" w:space="0" w:color="E3E3E3"/>
              </w:divBdr>
              <w:divsChild>
                <w:div w:id="1939412754">
                  <w:marLeft w:val="0"/>
                  <w:marRight w:val="0"/>
                  <w:marTop w:val="0"/>
                  <w:marBottom w:val="0"/>
                  <w:divBdr>
                    <w:top w:val="single" w:sz="2" w:space="0" w:color="E3E3E3"/>
                    <w:left w:val="single" w:sz="2" w:space="0" w:color="E3E3E3"/>
                    <w:bottom w:val="single" w:sz="2" w:space="0" w:color="E3E3E3"/>
                    <w:right w:val="single" w:sz="2" w:space="0" w:color="E3E3E3"/>
                  </w:divBdr>
                  <w:divsChild>
                    <w:div w:id="410203776">
                      <w:marLeft w:val="0"/>
                      <w:marRight w:val="0"/>
                      <w:marTop w:val="0"/>
                      <w:marBottom w:val="0"/>
                      <w:divBdr>
                        <w:top w:val="single" w:sz="2" w:space="0" w:color="E3E3E3"/>
                        <w:left w:val="single" w:sz="2" w:space="0" w:color="E3E3E3"/>
                        <w:bottom w:val="single" w:sz="2" w:space="0" w:color="E3E3E3"/>
                        <w:right w:val="single" w:sz="2" w:space="0" w:color="E3E3E3"/>
                      </w:divBdr>
                      <w:divsChild>
                        <w:div w:id="765228795">
                          <w:marLeft w:val="0"/>
                          <w:marRight w:val="0"/>
                          <w:marTop w:val="0"/>
                          <w:marBottom w:val="0"/>
                          <w:divBdr>
                            <w:top w:val="single" w:sz="2" w:space="0" w:color="E3E3E3"/>
                            <w:left w:val="single" w:sz="2" w:space="0" w:color="E3E3E3"/>
                            <w:bottom w:val="single" w:sz="2" w:space="0" w:color="E3E3E3"/>
                            <w:right w:val="single" w:sz="2" w:space="0" w:color="E3E3E3"/>
                          </w:divBdr>
                          <w:divsChild>
                            <w:div w:id="1635678414">
                              <w:marLeft w:val="0"/>
                              <w:marRight w:val="0"/>
                              <w:marTop w:val="0"/>
                              <w:marBottom w:val="0"/>
                              <w:divBdr>
                                <w:top w:val="single" w:sz="2" w:space="0" w:color="E3E3E3"/>
                                <w:left w:val="single" w:sz="2" w:space="0" w:color="E3E3E3"/>
                                <w:bottom w:val="single" w:sz="2" w:space="0" w:color="E3E3E3"/>
                                <w:right w:val="single" w:sz="2" w:space="0" w:color="E3E3E3"/>
                              </w:divBdr>
                              <w:divsChild>
                                <w:div w:id="797602496">
                                  <w:marLeft w:val="0"/>
                                  <w:marRight w:val="0"/>
                                  <w:marTop w:val="100"/>
                                  <w:marBottom w:val="100"/>
                                  <w:divBdr>
                                    <w:top w:val="single" w:sz="2" w:space="0" w:color="E3E3E3"/>
                                    <w:left w:val="single" w:sz="2" w:space="0" w:color="E3E3E3"/>
                                    <w:bottom w:val="single" w:sz="2" w:space="0" w:color="E3E3E3"/>
                                    <w:right w:val="single" w:sz="2" w:space="0" w:color="E3E3E3"/>
                                  </w:divBdr>
                                  <w:divsChild>
                                    <w:div w:id="1991857676">
                                      <w:marLeft w:val="0"/>
                                      <w:marRight w:val="0"/>
                                      <w:marTop w:val="0"/>
                                      <w:marBottom w:val="0"/>
                                      <w:divBdr>
                                        <w:top w:val="single" w:sz="2" w:space="0" w:color="E3E3E3"/>
                                        <w:left w:val="single" w:sz="2" w:space="0" w:color="E3E3E3"/>
                                        <w:bottom w:val="single" w:sz="2" w:space="0" w:color="E3E3E3"/>
                                        <w:right w:val="single" w:sz="2" w:space="0" w:color="E3E3E3"/>
                                      </w:divBdr>
                                      <w:divsChild>
                                        <w:div w:id="1483690039">
                                          <w:marLeft w:val="0"/>
                                          <w:marRight w:val="0"/>
                                          <w:marTop w:val="0"/>
                                          <w:marBottom w:val="0"/>
                                          <w:divBdr>
                                            <w:top w:val="single" w:sz="2" w:space="0" w:color="E3E3E3"/>
                                            <w:left w:val="single" w:sz="2" w:space="0" w:color="E3E3E3"/>
                                            <w:bottom w:val="single" w:sz="2" w:space="0" w:color="E3E3E3"/>
                                            <w:right w:val="single" w:sz="2" w:space="0" w:color="E3E3E3"/>
                                          </w:divBdr>
                                          <w:divsChild>
                                            <w:div w:id="345641711">
                                              <w:marLeft w:val="0"/>
                                              <w:marRight w:val="0"/>
                                              <w:marTop w:val="0"/>
                                              <w:marBottom w:val="0"/>
                                              <w:divBdr>
                                                <w:top w:val="single" w:sz="2" w:space="0" w:color="E3E3E3"/>
                                                <w:left w:val="single" w:sz="2" w:space="0" w:color="E3E3E3"/>
                                                <w:bottom w:val="single" w:sz="2" w:space="0" w:color="E3E3E3"/>
                                                <w:right w:val="single" w:sz="2" w:space="0" w:color="E3E3E3"/>
                                              </w:divBdr>
                                              <w:divsChild>
                                                <w:div w:id="1409576491">
                                                  <w:marLeft w:val="0"/>
                                                  <w:marRight w:val="0"/>
                                                  <w:marTop w:val="0"/>
                                                  <w:marBottom w:val="0"/>
                                                  <w:divBdr>
                                                    <w:top w:val="single" w:sz="2" w:space="0" w:color="E3E3E3"/>
                                                    <w:left w:val="single" w:sz="2" w:space="0" w:color="E3E3E3"/>
                                                    <w:bottom w:val="single" w:sz="2" w:space="0" w:color="E3E3E3"/>
                                                    <w:right w:val="single" w:sz="2" w:space="0" w:color="E3E3E3"/>
                                                  </w:divBdr>
                                                  <w:divsChild>
                                                    <w:div w:id="1003514432">
                                                      <w:marLeft w:val="0"/>
                                                      <w:marRight w:val="0"/>
                                                      <w:marTop w:val="0"/>
                                                      <w:marBottom w:val="0"/>
                                                      <w:divBdr>
                                                        <w:top w:val="single" w:sz="2" w:space="0" w:color="E3E3E3"/>
                                                        <w:left w:val="single" w:sz="2" w:space="0" w:color="E3E3E3"/>
                                                        <w:bottom w:val="single" w:sz="2" w:space="0" w:color="E3E3E3"/>
                                                        <w:right w:val="single" w:sz="2" w:space="0" w:color="E3E3E3"/>
                                                      </w:divBdr>
                                                      <w:divsChild>
                                                        <w:div w:id="13567368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67751099">
          <w:marLeft w:val="0"/>
          <w:marRight w:val="0"/>
          <w:marTop w:val="0"/>
          <w:marBottom w:val="0"/>
          <w:divBdr>
            <w:top w:val="none" w:sz="0" w:space="0" w:color="auto"/>
            <w:left w:val="none" w:sz="0" w:space="0" w:color="auto"/>
            <w:bottom w:val="none" w:sz="0" w:space="0" w:color="auto"/>
            <w:right w:val="none" w:sz="0" w:space="0" w:color="auto"/>
          </w:divBdr>
        </w:div>
      </w:divsChild>
    </w:div>
    <w:div w:id="227419291">
      <w:bodyDiv w:val="1"/>
      <w:marLeft w:val="0"/>
      <w:marRight w:val="0"/>
      <w:marTop w:val="0"/>
      <w:marBottom w:val="0"/>
      <w:divBdr>
        <w:top w:val="none" w:sz="0" w:space="0" w:color="auto"/>
        <w:left w:val="none" w:sz="0" w:space="0" w:color="auto"/>
        <w:bottom w:val="none" w:sz="0" w:space="0" w:color="auto"/>
        <w:right w:val="none" w:sz="0" w:space="0" w:color="auto"/>
      </w:divBdr>
      <w:divsChild>
        <w:div w:id="1745108650">
          <w:marLeft w:val="0"/>
          <w:marRight w:val="0"/>
          <w:marTop w:val="0"/>
          <w:marBottom w:val="0"/>
          <w:divBdr>
            <w:top w:val="single" w:sz="2" w:space="0" w:color="E3E3E3"/>
            <w:left w:val="single" w:sz="2" w:space="0" w:color="E3E3E3"/>
            <w:bottom w:val="single" w:sz="2" w:space="0" w:color="E3E3E3"/>
            <w:right w:val="single" w:sz="2" w:space="0" w:color="E3E3E3"/>
          </w:divBdr>
          <w:divsChild>
            <w:div w:id="1425422299">
              <w:marLeft w:val="0"/>
              <w:marRight w:val="0"/>
              <w:marTop w:val="0"/>
              <w:marBottom w:val="0"/>
              <w:divBdr>
                <w:top w:val="single" w:sz="2" w:space="0" w:color="E3E3E3"/>
                <w:left w:val="single" w:sz="2" w:space="0" w:color="E3E3E3"/>
                <w:bottom w:val="single" w:sz="2" w:space="0" w:color="E3E3E3"/>
                <w:right w:val="single" w:sz="2" w:space="0" w:color="E3E3E3"/>
              </w:divBdr>
              <w:divsChild>
                <w:div w:id="516626562">
                  <w:marLeft w:val="0"/>
                  <w:marRight w:val="0"/>
                  <w:marTop w:val="0"/>
                  <w:marBottom w:val="0"/>
                  <w:divBdr>
                    <w:top w:val="single" w:sz="2" w:space="0" w:color="E3E3E3"/>
                    <w:left w:val="single" w:sz="2" w:space="0" w:color="E3E3E3"/>
                    <w:bottom w:val="single" w:sz="2" w:space="0" w:color="E3E3E3"/>
                    <w:right w:val="single" w:sz="2" w:space="0" w:color="E3E3E3"/>
                  </w:divBdr>
                  <w:divsChild>
                    <w:div w:id="2097165390">
                      <w:marLeft w:val="0"/>
                      <w:marRight w:val="0"/>
                      <w:marTop w:val="0"/>
                      <w:marBottom w:val="0"/>
                      <w:divBdr>
                        <w:top w:val="single" w:sz="2" w:space="0" w:color="E3E3E3"/>
                        <w:left w:val="single" w:sz="2" w:space="0" w:color="E3E3E3"/>
                        <w:bottom w:val="single" w:sz="2" w:space="0" w:color="E3E3E3"/>
                        <w:right w:val="single" w:sz="2" w:space="0" w:color="E3E3E3"/>
                      </w:divBdr>
                      <w:divsChild>
                        <w:div w:id="726537020">
                          <w:marLeft w:val="0"/>
                          <w:marRight w:val="0"/>
                          <w:marTop w:val="0"/>
                          <w:marBottom w:val="0"/>
                          <w:divBdr>
                            <w:top w:val="single" w:sz="2" w:space="0" w:color="E3E3E3"/>
                            <w:left w:val="single" w:sz="2" w:space="0" w:color="E3E3E3"/>
                            <w:bottom w:val="single" w:sz="2" w:space="0" w:color="E3E3E3"/>
                            <w:right w:val="single" w:sz="2" w:space="0" w:color="E3E3E3"/>
                          </w:divBdr>
                          <w:divsChild>
                            <w:div w:id="672685427">
                              <w:marLeft w:val="0"/>
                              <w:marRight w:val="0"/>
                              <w:marTop w:val="0"/>
                              <w:marBottom w:val="0"/>
                              <w:divBdr>
                                <w:top w:val="single" w:sz="2" w:space="0" w:color="E3E3E3"/>
                                <w:left w:val="single" w:sz="2" w:space="0" w:color="E3E3E3"/>
                                <w:bottom w:val="single" w:sz="2" w:space="0" w:color="E3E3E3"/>
                                <w:right w:val="single" w:sz="2" w:space="0" w:color="E3E3E3"/>
                              </w:divBdr>
                              <w:divsChild>
                                <w:div w:id="946350474">
                                  <w:marLeft w:val="0"/>
                                  <w:marRight w:val="0"/>
                                  <w:marTop w:val="100"/>
                                  <w:marBottom w:val="100"/>
                                  <w:divBdr>
                                    <w:top w:val="single" w:sz="2" w:space="0" w:color="E3E3E3"/>
                                    <w:left w:val="single" w:sz="2" w:space="0" w:color="E3E3E3"/>
                                    <w:bottom w:val="single" w:sz="2" w:space="0" w:color="E3E3E3"/>
                                    <w:right w:val="single" w:sz="2" w:space="0" w:color="E3E3E3"/>
                                  </w:divBdr>
                                  <w:divsChild>
                                    <w:div w:id="249775590">
                                      <w:marLeft w:val="0"/>
                                      <w:marRight w:val="0"/>
                                      <w:marTop w:val="0"/>
                                      <w:marBottom w:val="0"/>
                                      <w:divBdr>
                                        <w:top w:val="single" w:sz="2" w:space="0" w:color="E3E3E3"/>
                                        <w:left w:val="single" w:sz="2" w:space="0" w:color="E3E3E3"/>
                                        <w:bottom w:val="single" w:sz="2" w:space="0" w:color="E3E3E3"/>
                                        <w:right w:val="single" w:sz="2" w:space="0" w:color="E3E3E3"/>
                                      </w:divBdr>
                                      <w:divsChild>
                                        <w:div w:id="1922593367">
                                          <w:marLeft w:val="0"/>
                                          <w:marRight w:val="0"/>
                                          <w:marTop w:val="0"/>
                                          <w:marBottom w:val="0"/>
                                          <w:divBdr>
                                            <w:top w:val="single" w:sz="2" w:space="0" w:color="E3E3E3"/>
                                            <w:left w:val="single" w:sz="2" w:space="0" w:color="E3E3E3"/>
                                            <w:bottom w:val="single" w:sz="2" w:space="0" w:color="E3E3E3"/>
                                            <w:right w:val="single" w:sz="2" w:space="0" w:color="E3E3E3"/>
                                          </w:divBdr>
                                          <w:divsChild>
                                            <w:div w:id="1321231490">
                                              <w:marLeft w:val="0"/>
                                              <w:marRight w:val="0"/>
                                              <w:marTop w:val="0"/>
                                              <w:marBottom w:val="0"/>
                                              <w:divBdr>
                                                <w:top w:val="single" w:sz="2" w:space="0" w:color="E3E3E3"/>
                                                <w:left w:val="single" w:sz="2" w:space="0" w:color="E3E3E3"/>
                                                <w:bottom w:val="single" w:sz="2" w:space="0" w:color="E3E3E3"/>
                                                <w:right w:val="single" w:sz="2" w:space="0" w:color="E3E3E3"/>
                                              </w:divBdr>
                                              <w:divsChild>
                                                <w:div w:id="362366743">
                                                  <w:marLeft w:val="0"/>
                                                  <w:marRight w:val="0"/>
                                                  <w:marTop w:val="0"/>
                                                  <w:marBottom w:val="0"/>
                                                  <w:divBdr>
                                                    <w:top w:val="single" w:sz="2" w:space="0" w:color="E3E3E3"/>
                                                    <w:left w:val="single" w:sz="2" w:space="0" w:color="E3E3E3"/>
                                                    <w:bottom w:val="single" w:sz="2" w:space="0" w:color="E3E3E3"/>
                                                    <w:right w:val="single" w:sz="2" w:space="0" w:color="E3E3E3"/>
                                                  </w:divBdr>
                                                  <w:divsChild>
                                                    <w:div w:id="545794902">
                                                      <w:marLeft w:val="0"/>
                                                      <w:marRight w:val="0"/>
                                                      <w:marTop w:val="0"/>
                                                      <w:marBottom w:val="0"/>
                                                      <w:divBdr>
                                                        <w:top w:val="single" w:sz="2" w:space="0" w:color="E3E3E3"/>
                                                        <w:left w:val="single" w:sz="2" w:space="0" w:color="E3E3E3"/>
                                                        <w:bottom w:val="single" w:sz="2" w:space="0" w:color="E3E3E3"/>
                                                        <w:right w:val="single" w:sz="2" w:space="0" w:color="E3E3E3"/>
                                                      </w:divBdr>
                                                      <w:divsChild>
                                                        <w:div w:id="6260896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2006192">
          <w:marLeft w:val="0"/>
          <w:marRight w:val="0"/>
          <w:marTop w:val="0"/>
          <w:marBottom w:val="0"/>
          <w:divBdr>
            <w:top w:val="none" w:sz="0" w:space="0" w:color="auto"/>
            <w:left w:val="none" w:sz="0" w:space="0" w:color="auto"/>
            <w:bottom w:val="none" w:sz="0" w:space="0" w:color="auto"/>
            <w:right w:val="none" w:sz="0" w:space="0" w:color="auto"/>
          </w:divBdr>
        </w:div>
      </w:divsChild>
    </w:div>
    <w:div w:id="292638894">
      <w:bodyDiv w:val="1"/>
      <w:marLeft w:val="0"/>
      <w:marRight w:val="0"/>
      <w:marTop w:val="0"/>
      <w:marBottom w:val="0"/>
      <w:divBdr>
        <w:top w:val="none" w:sz="0" w:space="0" w:color="auto"/>
        <w:left w:val="none" w:sz="0" w:space="0" w:color="auto"/>
        <w:bottom w:val="none" w:sz="0" w:space="0" w:color="auto"/>
        <w:right w:val="none" w:sz="0" w:space="0" w:color="auto"/>
      </w:divBdr>
      <w:divsChild>
        <w:div w:id="138693790">
          <w:marLeft w:val="0"/>
          <w:marRight w:val="0"/>
          <w:marTop w:val="0"/>
          <w:marBottom w:val="0"/>
          <w:divBdr>
            <w:top w:val="single" w:sz="2" w:space="0" w:color="E3E3E3"/>
            <w:left w:val="single" w:sz="2" w:space="0" w:color="E3E3E3"/>
            <w:bottom w:val="single" w:sz="2" w:space="0" w:color="E3E3E3"/>
            <w:right w:val="single" w:sz="2" w:space="0" w:color="E3E3E3"/>
          </w:divBdr>
          <w:divsChild>
            <w:div w:id="552891394">
              <w:marLeft w:val="0"/>
              <w:marRight w:val="0"/>
              <w:marTop w:val="0"/>
              <w:marBottom w:val="0"/>
              <w:divBdr>
                <w:top w:val="single" w:sz="2" w:space="0" w:color="E3E3E3"/>
                <w:left w:val="single" w:sz="2" w:space="0" w:color="E3E3E3"/>
                <w:bottom w:val="single" w:sz="2" w:space="0" w:color="E3E3E3"/>
                <w:right w:val="single" w:sz="2" w:space="0" w:color="E3E3E3"/>
              </w:divBdr>
              <w:divsChild>
                <w:div w:id="631985285">
                  <w:marLeft w:val="0"/>
                  <w:marRight w:val="0"/>
                  <w:marTop w:val="0"/>
                  <w:marBottom w:val="0"/>
                  <w:divBdr>
                    <w:top w:val="single" w:sz="2" w:space="0" w:color="E3E3E3"/>
                    <w:left w:val="single" w:sz="2" w:space="0" w:color="E3E3E3"/>
                    <w:bottom w:val="single" w:sz="2" w:space="0" w:color="E3E3E3"/>
                    <w:right w:val="single" w:sz="2" w:space="0" w:color="E3E3E3"/>
                  </w:divBdr>
                  <w:divsChild>
                    <w:div w:id="155536307">
                      <w:marLeft w:val="0"/>
                      <w:marRight w:val="0"/>
                      <w:marTop w:val="0"/>
                      <w:marBottom w:val="0"/>
                      <w:divBdr>
                        <w:top w:val="single" w:sz="2" w:space="0" w:color="E3E3E3"/>
                        <w:left w:val="single" w:sz="2" w:space="0" w:color="E3E3E3"/>
                        <w:bottom w:val="single" w:sz="2" w:space="0" w:color="E3E3E3"/>
                        <w:right w:val="single" w:sz="2" w:space="0" w:color="E3E3E3"/>
                      </w:divBdr>
                      <w:divsChild>
                        <w:div w:id="1618022017">
                          <w:marLeft w:val="0"/>
                          <w:marRight w:val="0"/>
                          <w:marTop w:val="0"/>
                          <w:marBottom w:val="0"/>
                          <w:divBdr>
                            <w:top w:val="single" w:sz="2" w:space="0" w:color="E3E3E3"/>
                            <w:left w:val="single" w:sz="2" w:space="0" w:color="E3E3E3"/>
                            <w:bottom w:val="single" w:sz="2" w:space="0" w:color="E3E3E3"/>
                            <w:right w:val="single" w:sz="2" w:space="0" w:color="E3E3E3"/>
                          </w:divBdr>
                          <w:divsChild>
                            <w:div w:id="1644432464">
                              <w:marLeft w:val="0"/>
                              <w:marRight w:val="0"/>
                              <w:marTop w:val="0"/>
                              <w:marBottom w:val="0"/>
                              <w:divBdr>
                                <w:top w:val="single" w:sz="2" w:space="0" w:color="E3E3E3"/>
                                <w:left w:val="single" w:sz="2" w:space="0" w:color="E3E3E3"/>
                                <w:bottom w:val="single" w:sz="2" w:space="0" w:color="E3E3E3"/>
                                <w:right w:val="single" w:sz="2" w:space="0" w:color="E3E3E3"/>
                              </w:divBdr>
                              <w:divsChild>
                                <w:div w:id="241109115">
                                  <w:marLeft w:val="0"/>
                                  <w:marRight w:val="0"/>
                                  <w:marTop w:val="100"/>
                                  <w:marBottom w:val="100"/>
                                  <w:divBdr>
                                    <w:top w:val="single" w:sz="2" w:space="0" w:color="E3E3E3"/>
                                    <w:left w:val="single" w:sz="2" w:space="0" w:color="E3E3E3"/>
                                    <w:bottom w:val="single" w:sz="2" w:space="0" w:color="E3E3E3"/>
                                    <w:right w:val="single" w:sz="2" w:space="0" w:color="E3E3E3"/>
                                  </w:divBdr>
                                  <w:divsChild>
                                    <w:div w:id="1028989581">
                                      <w:marLeft w:val="0"/>
                                      <w:marRight w:val="0"/>
                                      <w:marTop w:val="0"/>
                                      <w:marBottom w:val="0"/>
                                      <w:divBdr>
                                        <w:top w:val="single" w:sz="2" w:space="0" w:color="E3E3E3"/>
                                        <w:left w:val="single" w:sz="2" w:space="0" w:color="E3E3E3"/>
                                        <w:bottom w:val="single" w:sz="2" w:space="0" w:color="E3E3E3"/>
                                        <w:right w:val="single" w:sz="2" w:space="0" w:color="E3E3E3"/>
                                      </w:divBdr>
                                      <w:divsChild>
                                        <w:div w:id="2051805667">
                                          <w:marLeft w:val="0"/>
                                          <w:marRight w:val="0"/>
                                          <w:marTop w:val="0"/>
                                          <w:marBottom w:val="0"/>
                                          <w:divBdr>
                                            <w:top w:val="single" w:sz="2" w:space="0" w:color="E3E3E3"/>
                                            <w:left w:val="single" w:sz="2" w:space="0" w:color="E3E3E3"/>
                                            <w:bottom w:val="single" w:sz="2" w:space="0" w:color="E3E3E3"/>
                                            <w:right w:val="single" w:sz="2" w:space="0" w:color="E3E3E3"/>
                                          </w:divBdr>
                                          <w:divsChild>
                                            <w:div w:id="978531221">
                                              <w:marLeft w:val="0"/>
                                              <w:marRight w:val="0"/>
                                              <w:marTop w:val="0"/>
                                              <w:marBottom w:val="0"/>
                                              <w:divBdr>
                                                <w:top w:val="single" w:sz="2" w:space="0" w:color="E3E3E3"/>
                                                <w:left w:val="single" w:sz="2" w:space="0" w:color="E3E3E3"/>
                                                <w:bottom w:val="single" w:sz="2" w:space="0" w:color="E3E3E3"/>
                                                <w:right w:val="single" w:sz="2" w:space="0" w:color="E3E3E3"/>
                                              </w:divBdr>
                                              <w:divsChild>
                                                <w:div w:id="351998305">
                                                  <w:marLeft w:val="0"/>
                                                  <w:marRight w:val="0"/>
                                                  <w:marTop w:val="0"/>
                                                  <w:marBottom w:val="0"/>
                                                  <w:divBdr>
                                                    <w:top w:val="single" w:sz="2" w:space="0" w:color="E3E3E3"/>
                                                    <w:left w:val="single" w:sz="2" w:space="0" w:color="E3E3E3"/>
                                                    <w:bottom w:val="single" w:sz="2" w:space="0" w:color="E3E3E3"/>
                                                    <w:right w:val="single" w:sz="2" w:space="0" w:color="E3E3E3"/>
                                                  </w:divBdr>
                                                  <w:divsChild>
                                                    <w:div w:id="714817991">
                                                      <w:marLeft w:val="0"/>
                                                      <w:marRight w:val="0"/>
                                                      <w:marTop w:val="0"/>
                                                      <w:marBottom w:val="0"/>
                                                      <w:divBdr>
                                                        <w:top w:val="single" w:sz="2" w:space="0" w:color="E3E3E3"/>
                                                        <w:left w:val="single" w:sz="2" w:space="0" w:color="E3E3E3"/>
                                                        <w:bottom w:val="single" w:sz="2" w:space="0" w:color="E3E3E3"/>
                                                        <w:right w:val="single" w:sz="2" w:space="0" w:color="E3E3E3"/>
                                                      </w:divBdr>
                                                      <w:divsChild>
                                                        <w:div w:id="8553844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027709">
          <w:marLeft w:val="0"/>
          <w:marRight w:val="0"/>
          <w:marTop w:val="0"/>
          <w:marBottom w:val="0"/>
          <w:divBdr>
            <w:top w:val="none" w:sz="0" w:space="0" w:color="auto"/>
            <w:left w:val="none" w:sz="0" w:space="0" w:color="auto"/>
            <w:bottom w:val="none" w:sz="0" w:space="0" w:color="auto"/>
            <w:right w:val="none" w:sz="0" w:space="0" w:color="auto"/>
          </w:divBdr>
        </w:div>
      </w:divsChild>
    </w:div>
    <w:div w:id="480118229">
      <w:bodyDiv w:val="1"/>
      <w:marLeft w:val="0"/>
      <w:marRight w:val="0"/>
      <w:marTop w:val="0"/>
      <w:marBottom w:val="0"/>
      <w:divBdr>
        <w:top w:val="none" w:sz="0" w:space="0" w:color="auto"/>
        <w:left w:val="none" w:sz="0" w:space="0" w:color="auto"/>
        <w:bottom w:val="none" w:sz="0" w:space="0" w:color="auto"/>
        <w:right w:val="none" w:sz="0" w:space="0" w:color="auto"/>
      </w:divBdr>
      <w:divsChild>
        <w:div w:id="1338851487">
          <w:marLeft w:val="0"/>
          <w:marRight w:val="0"/>
          <w:marTop w:val="75"/>
          <w:marBottom w:val="150"/>
          <w:divBdr>
            <w:top w:val="none" w:sz="0" w:space="0" w:color="auto"/>
            <w:left w:val="none" w:sz="0" w:space="0" w:color="auto"/>
            <w:bottom w:val="none" w:sz="0" w:space="0" w:color="auto"/>
            <w:right w:val="none" w:sz="0" w:space="0" w:color="auto"/>
          </w:divBdr>
        </w:div>
      </w:divsChild>
    </w:div>
    <w:div w:id="568730686">
      <w:bodyDiv w:val="1"/>
      <w:marLeft w:val="0"/>
      <w:marRight w:val="0"/>
      <w:marTop w:val="0"/>
      <w:marBottom w:val="0"/>
      <w:divBdr>
        <w:top w:val="none" w:sz="0" w:space="0" w:color="auto"/>
        <w:left w:val="none" w:sz="0" w:space="0" w:color="auto"/>
        <w:bottom w:val="none" w:sz="0" w:space="0" w:color="auto"/>
        <w:right w:val="none" w:sz="0" w:space="0" w:color="auto"/>
      </w:divBdr>
    </w:div>
    <w:div w:id="612638811">
      <w:bodyDiv w:val="1"/>
      <w:marLeft w:val="0"/>
      <w:marRight w:val="0"/>
      <w:marTop w:val="0"/>
      <w:marBottom w:val="0"/>
      <w:divBdr>
        <w:top w:val="none" w:sz="0" w:space="0" w:color="auto"/>
        <w:left w:val="none" w:sz="0" w:space="0" w:color="auto"/>
        <w:bottom w:val="none" w:sz="0" w:space="0" w:color="auto"/>
        <w:right w:val="none" w:sz="0" w:space="0" w:color="auto"/>
      </w:divBdr>
    </w:div>
    <w:div w:id="728962857">
      <w:bodyDiv w:val="1"/>
      <w:marLeft w:val="0"/>
      <w:marRight w:val="0"/>
      <w:marTop w:val="0"/>
      <w:marBottom w:val="0"/>
      <w:divBdr>
        <w:top w:val="none" w:sz="0" w:space="0" w:color="auto"/>
        <w:left w:val="none" w:sz="0" w:space="0" w:color="auto"/>
        <w:bottom w:val="none" w:sz="0" w:space="0" w:color="auto"/>
        <w:right w:val="none" w:sz="0" w:space="0" w:color="auto"/>
      </w:divBdr>
    </w:div>
    <w:div w:id="1043167322">
      <w:bodyDiv w:val="1"/>
      <w:marLeft w:val="0"/>
      <w:marRight w:val="0"/>
      <w:marTop w:val="0"/>
      <w:marBottom w:val="0"/>
      <w:divBdr>
        <w:top w:val="none" w:sz="0" w:space="0" w:color="auto"/>
        <w:left w:val="none" w:sz="0" w:space="0" w:color="auto"/>
        <w:bottom w:val="none" w:sz="0" w:space="0" w:color="auto"/>
        <w:right w:val="none" w:sz="0" w:space="0" w:color="auto"/>
      </w:divBdr>
    </w:div>
    <w:div w:id="1320771706">
      <w:bodyDiv w:val="1"/>
      <w:marLeft w:val="0"/>
      <w:marRight w:val="0"/>
      <w:marTop w:val="0"/>
      <w:marBottom w:val="0"/>
      <w:divBdr>
        <w:top w:val="none" w:sz="0" w:space="0" w:color="auto"/>
        <w:left w:val="none" w:sz="0" w:space="0" w:color="auto"/>
        <w:bottom w:val="none" w:sz="0" w:space="0" w:color="auto"/>
        <w:right w:val="none" w:sz="0" w:space="0" w:color="auto"/>
      </w:divBdr>
    </w:div>
    <w:div w:id="1401708339">
      <w:bodyDiv w:val="1"/>
      <w:marLeft w:val="0"/>
      <w:marRight w:val="0"/>
      <w:marTop w:val="0"/>
      <w:marBottom w:val="0"/>
      <w:divBdr>
        <w:top w:val="none" w:sz="0" w:space="0" w:color="auto"/>
        <w:left w:val="none" w:sz="0" w:space="0" w:color="auto"/>
        <w:bottom w:val="none" w:sz="0" w:space="0" w:color="auto"/>
        <w:right w:val="none" w:sz="0" w:space="0" w:color="auto"/>
      </w:divBdr>
    </w:div>
    <w:div w:id="1533613004">
      <w:bodyDiv w:val="1"/>
      <w:marLeft w:val="0"/>
      <w:marRight w:val="0"/>
      <w:marTop w:val="0"/>
      <w:marBottom w:val="0"/>
      <w:divBdr>
        <w:top w:val="none" w:sz="0" w:space="0" w:color="auto"/>
        <w:left w:val="none" w:sz="0" w:space="0" w:color="auto"/>
        <w:bottom w:val="none" w:sz="0" w:space="0" w:color="auto"/>
        <w:right w:val="none" w:sz="0" w:space="0" w:color="auto"/>
      </w:divBdr>
      <w:divsChild>
        <w:div w:id="1977486217">
          <w:marLeft w:val="0"/>
          <w:marRight w:val="0"/>
          <w:marTop w:val="0"/>
          <w:marBottom w:val="0"/>
          <w:divBdr>
            <w:top w:val="single" w:sz="2" w:space="0" w:color="E3E3E3"/>
            <w:left w:val="single" w:sz="2" w:space="0" w:color="E3E3E3"/>
            <w:bottom w:val="single" w:sz="2" w:space="0" w:color="E3E3E3"/>
            <w:right w:val="single" w:sz="2" w:space="0" w:color="E3E3E3"/>
          </w:divBdr>
          <w:divsChild>
            <w:div w:id="127432632">
              <w:marLeft w:val="0"/>
              <w:marRight w:val="0"/>
              <w:marTop w:val="0"/>
              <w:marBottom w:val="0"/>
              <w:divBdr>
                <w:top w:val="single" w:sz="2" w:space="0" w:color="E3E3E3"/>
                <w:left w:val="single" w:sz="2" w:space="0" w:color="E3E3E3"/>
                <w:bottom w:val="single" w:sz="2" w:space="0" w:color="E3E3E3"/>
                <w:right w:val="single" w:sz="2" w:space="0" w:color="E3E3E3"/>
              </w:divBdr>
              <w:divsChild>
                <w:div w:id="1838686584">
                  <w:marLeft w:val="0"/>
                  <w:marRight w:val="0"/>
                  <w:marTop w:val="0"/>
                  <w:marBottom w:val="0"/>
                  <w:divBdr>
                    <w:top w:val="single" w:sz="2" w:space="0" w:color="E3E3E3"/>
                    <w:left w:val="single" w:sz="2" w:space="0" w:color="E3E3E3"/>
                    <w:bottom w:val="single" w:sz="2" w:space="0" w:color="E3E3E3"/>
                    <w:right w:val="single" w:sz="2" w:space="0" w:color="E3E3E3"/>
                  </w:divBdr>
                  <w:divsChild>
                    <w:div w:id="494223891">
                      <w:marLeft w:val="0"/>
                      <w:marRight w:val="0"/>
                      <w:marTop w:val="0"/>
                      <w:marBottom w:val="0"/>
                      <w:divBdr>
                        <w:top w:val="single" w:sz="2" w:space="0" w:color="E3E3E3"/>
                        <w:left w:val="single" w:sz="2" w:space="0" w:color="E3E3E3"/>
                        <w:bottom w:val="single" w:sz="2" w:space="0" w:color="E3E3E3"/>
                        <w:right w:val="single" w:sz="2" w:space="0" w:color="E3E3E3"/>
                      </w:divBdr>
                      <w:divsChild>
                        <w:div w:id="1968506738">
                          <w:marLeft w:val="0"/>
                          <w:marRight w:val="0"/>
                          <w:marTop w:val="0"/>
                          <w:marBottom w:val="0"/>
                          <w:divBdr>
                            <w:top w:val="single" w:sz="2" w:space="0" w:color="E3E3E3"/>
                            <w:left w:val="single" w:sz="2" w:space="0" w:color="E3E3E3"/>
                            <w:bottom w:val="single" w:sz="2" w:space="0" w:color="E3E3E3"/>
                            <w:right w:val="single" w:sz="2" w:space="0" w:color="E3E3E3"/>
                          </w:divBdr>
                          <w:divsChild>
                            <w:div w:id="577399725">
                              <w:marLeft w:val="0"/>
                              <w:marRight w:val="0"/>
                              <w:marTop w:val="0"/>
                              <w:marBottom w:val="0"/>
                              <w:divBdr>
                                <w:top w:val="single" w:sz="2" w:space="0" w:color="E3E3E3"/>
                                <w:left w:val="single" w:sz="2" w:space="0" w:color="E3E3E3"/>
                                <w:bottom w:val="single" w:sz="2" w:space="0" w:color="E3E3E3"/>
                                <w:right w:val="single" w:sz="2" w:space="0" w:color="E3E3E3"/>
                              </w:divBdr>
                              <w:divsChild>
                                <w:div w:id="662968916">
                                  <w:marLeft w:val="0"/>
                                  <w:marRight w:val="0"/>
                                  <w:marTop w:val="100"/>
                                  <w:marBottom w:val="100"/>
                                  <w:divBdr>
                                    <w:top w:val="single" w:sz="2" w:space="0" w:color="E3E3E3"/>
                                    <w:left w:val="single" w:sz="2" w:space="0" w:color="E3E3E3"/>
                                    <w:bottom w:val="single" w:sz="2" w:space="0" w:color="E3E3E3"/>
                                    <w:right w:val="single" w:sz="2" w:space="0" w:color="E3E3E3"/>
                                  </w:divBdr>
                                  <w:divsChild>
                                    <w:div w:id="865142388">
                                      <w:marLeft w:val="0"/>
                                      <w:marRight w:val="0"/>
                                      <w:marTop w:val="0"/>
                                      <w:marBottom w:val="0"/>
                                      <w:divBdr>
                                        <w:top w:val="single" w:sz="2" w:space="0" w:color="E3E3E3"/>
                                        <w:left w:val="single" w:sz="2" w:space="0" w:color="E3E3E3"/>
                                        <w:bottom w:val="single" w:sz="2" w:space="0" w:color="E3E3E3"/>
                                        <w:right w:val="single" w:sz="2" w:space="0" w:color="E3E3E3"/>
                                      </w:divBdr>
                                      <w:divsChild>
                                        <w:div w:id="1854957390">
                                          <w:marLeft w:val="0"/>
                                          <w:marRight w:val="0"/>
                                          <w:marTop w:val="0"/>
                                          <w:marBottom w:val="0"/>
                                          <w:divBdr>
                                            <w:top w:val="single" w:sz="2" w:space="0" w:color="E3E3E3"/>
                                            <w:left w:val="single" w:sz="2" w:space="0" w:color="E3E3E3"/>
                                            <w:bottom w:val="single" w:sz="2" w:space="0" w:color="E3E3E3"/>
                                            <w:right w:val="single" w:sz="2" w:space="0" w:color="E3E3E3"/>
                                          </w:divBdr>
                                          <w:divsChild>
                                            <w:div w:id="1951353961">
                                              <w:marLeft w:val="0"/>
                                              <w:marRight w:val="0"/>
                                              <w:marTop w:val="0"/>
                                              <w:marBottom w:val="0"/>
                                              <w:divBdr>
                                                <w:top w:val="single" w:sz="2" w:space="0" w:color="E3E3E3"/>
                                                <w:left w:val="single" w:sz="2" w:space="0" w:color="E3E3E3"/>
                                                <w:bottom w:val="single" w:sz="2" w:space="0" w:color="E3E3E3"/>
                                                <w:right w:val="single" w:sz="2" w:space="0" w:color="E3E3E3"/>
                                              </w:divBdr>
                                              <w:divsChild>
                                                <w:div w:id="1220284483">
                                                  <w:marLeft w:val="0"/>
                                                  <w:marRight w:val="0"/>
                                                  <w:marTop w:val="0"/>
                                                  <w:marBottom w:val="0"/>
                                                  <w:divBdr>
                                                    <w:top w:val="single" w:sz="2" w:space="0" w:color="E3E3E3"/>
                                                    <w:left w:val="single" w:sz="2" w:space="0" w:color="E3E3E3"/>
                                                    <w:bottom w:val="single" w:sz="2" w:space="0" w:color="E3E3E3"/>
                                                    <w:right w:val="single" w:sz="2" w:space="0" w:color="E3E3E3"/>
                                                  </w:divBdr>
                                                  <w:divsChild>
                                                    <w:div w:id="1837724929">
                                                      <w:marLeft w:val="0"/>
                                                      <w:marRight w:val="0"/>
                                                      <w:marTop w:val="0"/>
                                                      <w:marBottom w:val="0"/>
                                                      <w:divBdr>
                                                        <w:top w:val="single" w:sz="2" w:space="0" w:color="E3E3E3"/>
                                                        <w:left w:val="single" w:sz="2" w:space="0" w:color="E3E3E3"/>
                                                        <w:bottom w:val="single" w:sz="2" w:space="0" w:color="E3E3E3"/>
                                                        <w:right w:val="single" w:sz="2" w:space="0" w:color="E3E3E3"/>
                                                      </w:divBdr>
                                                      <w:divsChild>
                                                        <w:div w:id="2130776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4915935">
          <w:marLeft w:val="0"/>
          <w:marRight w:val="0"/>
          <w:marTop w:val="0"/>
          <w:marBottom w:val="0"/>
          <w:divBdr>
            <w:top w:val="none" w:sz="0" w:space="0" w:color="auto"/>
            <w:left w:val="none" w:sz="0" w:space="0" w:color="auto"/>
            <w:bottom w:val="none" w:sz="0" w:space="0" w:color="auto"/>
            <w:right w:val="none" w:sz="0" w:space="0" w:color="auto"/>
          </w:divBdr>
        </w:div>
      </w:divsChild>
    </w:div>
    <w:div w:id="1851026259">
      <w:bodyDiv w:val="1"/>
      <w:marLeft w:val="0"/>
      <w:marRight w:val="0"/>
      <w:marTop w:val="0"/>
      <w:marBottom w:val="0"/>
      <w:divBdr>
        <w:top w:val="none" w:sz="0" w:space="0" w:color="auto"/>
        <w:left w:val="none" w:sz="0" w:space="0" w:color="auto"/>
        <w:bottom w:val="none" w:sz="0" w:space="0" w:color="auto"/>
        <w:right w:val="none" w:sz="0" w:space="0" w:color="auto"/>
      </w:divBdr>
    </w:div>
    <w:div w:id="1876963205">
      <w:bodyDiv w:val="1"/>
      <w:marLeft w:val="0"/>
      <w:marRight w:val="0"/>
      <w:marTop w:val="0"/>
      <w:marBottom w:val="0"/>
      <w:divBdr>
        <w:top w:val="none" w:sz="0" w:space="0" w:color="auto"/>
        <w:left w:val="none" w:sz="0" w:space="0" w:color="auto"/>
        <w:bottom w:val="none" w:sz="0" w:space="0" w:color="auto"/>
        <w:right w:val="none" w:sz="0" w:space="0" w:color="auto"/>
      </w:divBdr>
    </w:div>
    <w:div w:id="1878738746">
      <w:bodyDiv w:val="1"/>
      <w:marLeft w:val="0"/>
      <w:marRight w:val="0"/>
      <w:marTop w:val="0"/>
      <w:marBottom w:val="0"/>
      <w:divBdr>
        <w:top w:val="none" w:sz="0" w:space="0" w:color="auto"/>
        <w:left w:val="none" w:sz="0" w:space="0" w:color="auto"/>
        <w:bottom w:val="none" w:sz="0" w:space="0" w:color="auto"/>
        <w:right w:val="none" w:sz="0" w:space="0" w:color="auto"/>
      </w:divBdr>
    </w:div>
    <w:div w:id="1896693380">
      <w:bodyDiv w:val="1"/>
      <w:marLeft w:val="0"/>
      <w:marRight w:val="0"/>
      <w:marTop w:val="0"/>
      <w:marBottom w:val="0"/>
      <w:divBdr>
        <w:top w:val="none" w:sz="0" w:space="0" w:color="auto"/>
        <w:left w:val="none" w:sz="0" w:space="0" w:color="auto"/>
        <w:bottom w:val="none" w:sz="0" w:space="0" w:color="auto"/>
        <w:right w:val="none" w:sz="0" w:space="0" w:color="auto"/>
      </w:divBdr>
      <w:divsChild>
        <w:div w:id="1419793929">
          <w:marLeft w:val="0"/>
          <w:marRight w:val="0"/>
          <w:marTop w:val="75"/>
          <w:marBottom w:val="0"/>
          <w:divBdr>
            <w:top w:val="none" w:sz="0" w:space="0" w:color="auto"/>
            <w:left w:val="none" w:sz="0" w:space="0" w:color="auto"/>
            <w:bottom w:val="none" w:sz="0" w:space="0" w:color="auto"/>
            <w:right w:val="none" w:sz="0" w:space="0" w:color="auto"/>
          </w:divBdr>
        </w:div>
        <w:div w:id="823351895">
          <w:marLeft w:val="0"/>
          <w:marRight w:val="0"/>
          <w:marTop w:val="75"/>
          <w:marBottom w:val="300"/>
          <w:divBdr>
            <w:top w:val="none" w:sz="0" w:space="0" w:color="auto"/>
            <w:left w:val="none" w:sz="0" w:space="0" w:color="auto"/>
            <w:bottom w:val="none" w:sz="0" w:space="0" w:color="auto"/>
            <w:right w:val="none" w:sz="0" w:space="0" w:color="auto"/>
          </w:divBdr>
        </w:div>
      </w:divsChild>
    </w:div>
    <w:div w:id="1971938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practicalfarmers.b-cdn.net/wp-content/uploads/2023/07/PFI2022_CooperatorsProgram_Report_FINAL_ForWeb.pdf" TargetMode="External"/><Relationship Id="rId3" Type="http://schemas.openxmlformats.org/officeDocument/2006/relationships/hyperlink" Target="https://scholar-google-com.services.lib.mtu.edu/citations?view_op=view_citation&amp;hl=en&amp;user=TUd2QlkAAAAJ&amp;citation_for_view=TUd2QlkAAAAJ:u-x6o8ySG0sC" TargetMode="External"/><Relationship Id="rId7" Type="http://schemas.openxmlformats.org/officeDocument/2006/relationships/hyperlink" Target="https://northcentral.sare.org/grants/apply-for-a-grant/research-and-education-grant/" TargetMode="External"/><Relationship Id="rId2" Type="http://schemas.openxmlformats.org/officeDocument/2006/relationships/hyperlink" Target="https://link.springer.com/article/10.1007/BF02217962" TargetMode="External"/><Relationship Id="rId1" Type="http://schemas.openxmlformats.org/officeDocument/2006/relationships/hyperlink" Target="https://www.tandfonline.com/doi/pdf/10.1080/09505439109526328" TargetMode="External"/><Relationship Id="rId6" Type="http://schemas.openxmlformats.org/officeDocument/2006/relationships/hyperlink" Target="https://practicalfarmers.org/2024/04/the-practical-farmer-spring-2024/" TargetMode="External"/><Relationship Id="rId5" Type="http://schemas.openxmlformats.org/officeDocument/2006/relationships/hyperlink" Target="https://practicalfarmers.org/2024/04/putting-soil-to-the-test/" TargetMode="External"/><Relationship Id="rId10" Type="http://schemas.openxmlformats.org/officeDocument/2006/relationships/hyperlink" Target="https://practicalfarmers.sjc1.qualtrics.com/jfe/form/SV_5hDH70vGo25TiqW" TargetMode="External"/><Relationship Id="rId4" Type="http://schemas.openxmlformats.org/officeDocument/2006/relationships/hyperlink" Target="https://practicalfarmers.org/programs/agricultores-latinos/" TargetMode="External"/><Relationship Id="rId9" Type="http://schemas.openxmlformats.org/officeDocument/2006/relationships/hyperlink" Target="https://practicalfarmers.org/wp-content/uploads/2024/03/PFI2023_AnnualReport_FINAL_forWeb.pdf"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1.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hyperlink" Target="https://www.nass.usda.gov/Publications/National_Crop_Progress/Terms_and_Definitions/index.php"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rxiv.org/abs/2403.17162" TargetMode="External"/><Relationship Id="rId5" Type="http://schemas.openxmlformats.org/officeDocument/2006/relationships/footnotes" Target="footnotes.xml"/><Relationship Id="rId15" Type="http://schemas.openxmlformats.org/officeDocument/2006/relationships/footer" Target="footer1.xml"/><Relationship Id="rId10" Type="http://schemas.microsoft.com/office/2018/08/relationships/commentsExtensible" Target="commentsExtensible.xml"/><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15</Pages>
  <Words>11123</Words>
  <Characters>63403</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Aarhus University</Company>
  <LinksUpToDate>false</LinksUpToDate>
  <CharactersWithSpaces>74378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Anne Nichols</dc:creator>
  <cp:keywords/>
  <dc:description/>
  <cp:lastModifiedBy>Virginia Nichols</cp:lastModifiedBy>
  <cp:revision>2</cp:revision>
  <dcterms:created xsi:type="dcterms:W3CDTF">2024-05-21T13:54:00Z</dcterms:created>
  <dcterms:modified xsi:type="dcterms:W3CDTF">2024-05-22T19:03:00Z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id="oEUjJKVs"/&gt;&lt;style id="http://www.zotero.org/styles/nature" hasBibliography="1" bibliographyStyleHasBeenSet="0"/&gt;&lt;prefs&gt;&lt;pref name="fieldType" value="Field"/&gt;&lt;pref name="automaticJournalAbbreviati</vt:lpwstr>
  </property>
  <property fmtid="{D5CDD505-2E9C-101B-9397-08002B2CF9AE}" pid="3" name="ZOTERO_PREF_2">
    <vt:lpwstr>ons" value="true"/&gt;&lt;pref name="delayCitationUpdates" value="true"/&gt;&lt;/prefs&gt;&lt;/data&gt;</vt:lpwstr>
  </property>
</Properties>
</file>