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168E8187"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sustainability</w:t>
      </w:r>
      <w:r w:rsidR="000179DC" w:rsidRPr="0029011A">
        <w:rPr>
          <w:color w:val="20124D"/>
          <w:shd w:val="clear" w:color="auto" w:fill="FFFFFF"/>
          <w:lang w:val="en-US"/>
        </w:rPr>
        <w:t xml:space="preserve"> as a whole.</w:t>
      </w:r>
    </w:p>
    <w:p w14:paraId="59F76605" w14:textId="3D82E207" w:rsidR="008D2ECE" w:rsidRPr="00D16F57" w:rsidRDefault="008D2ECE" w:rsidP="00EB106A">
      <w:pPr>
        <w:pStyle w:val="Heading1"/>
        <w:rPr>
          <w:lang w:val="en-US"/>
        </w:rPr>
      </w:pPr>
      <w:commentRangeStart w:id="0"/>
      <w:r w:rsidRPr="00D16F57">
        <w:rPr>
          <w:lang w:val="en-US"/>
        </w:rPr>
        <w:t>Introduction</w:t>
      </w:r>
      <w:commentRangeEnd w:id="0"/>
      <w:r w:rsidR="00B7234D">
        <w:rPr>
          <w:rStyle w:val="CommentReference"/>
          <w:rFonts w:ascii="Calibri" w:eastAsiaTheme="minorHAnsi" w:hAnsi="Calibri" w:cs="Calibri"/>
          <w:color w:val="auto"/>
          <w:kern w:val="0"/>
        </w:rPr>
        <w:commentReference w:id="0"/>
      </w:r>
    </w:p>
    <w:p w14:paraId="37F2D7BF" w14:textId="48A32E21"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commentRangeStart w:id="1"/>
      <w:r w:rsidR="001D7C5C">
        <w:rPr>
          <w:lang w:val="en-US"/>
        </w:rPr>
        <w:t>Potential</w:t>
      </w:r>
      <w:commentRangeEnd w:id="1"/>
      <w:r w:rsidR="00277712">
        <w:rPr>
          <w:rStyle w:val="CommentReference"/>
        </w:rPr>
        <w:commentReference w:id="1"/>
      </w:r>
      <w:r w:rsidR="001D7C5C">
        <w:rPr>
          <w:lang w:val="en-US"/>
        </w:rPr>
        <w:t xml:space="preserve">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w:t>
      </w:r>
      <w:commentRangeStart w:id="2"/>
      <w:r w:rsidR="00F8312C" w:rsidRPr="00F8312C">
        <w:rPr>
          <w:lang w:val="en-US"/>
        </w:rPr>
        <w:t>CITE</w:t>
      </w:r>
      <w:commentRangeEnd w:id="2"/>
      <w:r w:rsidR="00901A02">
        <w:rPr>
          <w:rStyle w:val="CommentReference"/>
        </w:rPr>
        <w:commentReference w:id="2"/>
      </w:r>
      <w:r w:rsidR="00F8312C" w:rsidRPr="00F8312C">
        <w:rPr>
          <w:lang w:val="en-US"/>
        </w:rPr>
        <w:t xml:space="preserv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5A888670"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levels, but</w:t>
      </w:r>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w:t>
      </w:r>
      <w:del w:id="3" w:author="ancarter" w:date="2024-05-20T09:58:00Z">
        <w:r w:rsidR="00B04EE2" w:rsidRPr="00F8312C" w:rsidDel="00901A02">
          <w:rPr>
            <w:lang w:val="en-US"/>
          </w:rPr>
          <w:delText>However,</w:delText>
        </w:r>
      </w:del>
      <w:ins w:id="4" w:author="ancarter" w:date="2024-05-20T10:12:00Z">
        <w:r w:rsidR="0020107B">
          <w:rPr>
            <w:lang w:val="en-US"/>
          </w:rPr>
          <w:t xml:space="preserve">Though social science has long acknowledged the use of research as a means of maintaining </w:t>
        </w:r>
      </w:ins>
      <w:ins w:id="5" w:author="ancarter" w:date="2024-05-20T10:13:00Z">
        <w:r w:rsidR="0020107B">
          <w:rPr>
            <w:lang w:val="en-US"/>
          </w:rPr>
          <w:t>the status quo (</w:t>
        </w:r>
      </w:ins>
      <w:ins w:id="6" w:author="ancarter" w:date="2024-05-20T10:17:00Z">
        <w:r w:rsidR="00EF50F0">
          <w:rPr>
            <w:lang w:val="en-US"/>
          </w:rPr>
          <w:t xml:space="preserve">see the work of </w:t>
        </w:r>
      </w:ins>
      <w:ins w:id="7" w:author="ancarter" w:date="2024-05-20T10:13:00Z">
        <w:r w:rsidR="0020107B">
          <w:rPr>
            <w:lang w:val="en-US"/>
          </w:rPr>
          <w:t xml:space="preserve">Bullard </w:t>
        </w:r>
        <w:commentRangeStart w:id="8"/>
        <w:r w:rsidR="0020107B">
          <w:rPr>
            <w:lang w:val="en-US"/>
          </w:rPr>
          <w:t>1993</w:t>
        </w:r>
      </w:ins>
      <w:commentRangeEnd w:id="8"/>
      <w:ins w:id="9" w:author="ancarter" w:date="2024-05-20T10:14:00Z">
        <w:r w:rsidR="0020107B">
          <w:rPr>
            <w:rStyle w:val="CommentReference"/>
          </w:rPr>
          <w:commentReference w:id="8"/>
        </w:r>
      </w:ins>
      <w:ins w:id="10" w:author="ancarter" w:date="2024-05-20T10:13:00Z">
        <w:r w:rsidR="0020107B">
          <w:rPr>
            <w:lang w:val="en-US"/>
          </w:rPr>
          <w:t xml:space="preserve">, Du </w:t>
        </w:r>
        <w:proofErr w:type="spellStart"/>
        <w:r w:rsidR="0020107B">
          <w:rPr>
            <w:lang w:val="en-US"/>
          </w:rPr>
          <w:t>Bois</w:t>
        </w:r>
        <w:proofErr w:type="spellEnd"/>
        <w:r w:rsidR="0020107B">
          <w:rPr>
            <w:lang w:val="en-US"/>
          </w:rPr>
          <w:t xml:space="preserve"> </w:t>
        </w:r>
        <w:commentRangeStart w:id="11"/>
        <w:r w:rsidR="0020107B">
          <w:rPr>
            <w:lang w:val="en-US"/>
          </w:rPr>
          <w:t>2007</w:t>
        </w:r>
      </w:ins>
      <w:commentRangeEnd w:id="11"/>
      <w:ins w:id="12" w:author="ancarter" w:date="2024-05-20T10:16:00Z">
        <w:r w:rsidR="00EF50F0">
          <w:rPr>
            <w:rStyle w:val="CommentReference"/>
          </w:rPr>
          <w:commentReference w:id="11"/>
        </w:r>
      </w:ins>
      <w:ins w:id="13" w:author="ancarter" w:date="2024-05-20T10:13:00Z">
        <w:r w:rsidR="0020107B">
          <w:rPr>
            <w:lang w:val="en-US"/>
          </w:rPr>
          <w:t xml:space="preserve"> [1903],</w:t>
        </w:r>
      </w:ins>
      <w:ins w:id="14" w:author="ancarter" w:date="2024-05-20T10:17:00Z">
        <w:r w:rsidR="00EF50F0">
          <w:rPr>
            <w:lang w:val="en-US"/>
          </w:rPr>
          <w:t xml:space="preserve"> or </w:t>
        </w:r>
      </w:ins>
      <w:ins w:id="15" w:author="ancarter" w:date="2024-05-20T10:13:00Z">
        <w:r w:rsidR="0020107B">
          <w:rPr>
            <w:lang w:val="en-US"/>
          </w:rPr>
          <w:t xml:space="preserve"> </w:t>
        </w:r>
      </w:ins>
      <w:commentRangeStart w:id="16"/>
      <w:ins w:id="17" w:author="ancarter" w:date="2024-05-20T10:14:00Z">
        <w:r w:rsidR="0020107B">
          <w:rPr>
            <w:lang w:val="en-US"/>
          </w:rPr>
          <w:t>Sachs</w:t>
        </w:r>
      </w:ins>
      <w:commentRangeEnd w:id="16"/>
      <w:ins w:id="18" w:author="ancarter" w:date="2024-05-20T10:16:00Z">
        <w:r w:rsidR="00EF50F0">
          <w:rPr>
            <w:rStyle w:val="CommentReference"/>
          </w:rPr>
          <w:commentReference w:id="16"/>
        </w:r>
      </w:ins>
      <w:ins w:id="19" w:author="ancarter" w:date="2024-05-20T10:14:00Z">
        <w:r w:rsidR="0020107B">
          <w:rPr>
            <w:lang w:val="en-US"/>
          </w:rPr>
          <w:t xml:space="preserve"> 2007</w:t>
        </w:r>
      </w:ins>
      <w:ins w:id="20" w:author="ancarter" w:date="2024-05-20T10:17:00Z">
        <w:r w:rsidR="00EF50F0">
          <w:rPr>
            <w:lang w:val="en-US"/>
          </w:rPr>
          <w:t>, among others</w:t>
        </w:r>
      </w:ins>
      <w:ins w:id="21" w:author="ancarter" w:date="2024-05-20T10:14:00Z">
        <w:r w:rsidR="0020107B">
          <w:rPr>
            <w:lang w:val="en-US"/>
          </w:rPr>
          <w:t>)</w:t>
        </w:r>
      </w:ins>
      <w:ins w:id="22" w:author="ancarter" w:date="2024-05-20T10:17:00Z">
        <w:r w:rsidR="00EF50F0">
          <w:rPr>
            <w:lang w:val="en-US"/>
          </w:rPr>
          <w:t>,</w:t>
        </w:r>
      </w:ins>
      <w:ins w:id="23" w:author="ancarter" w:date="2024-05-20T10:14:00Z">
        <w:r w:rsidR="0020107B">
          <w:rPr>
            <w:lang w:val="en-US"/>
          </w:rPr>
          <w:t xml:space="preserve"> </w:t>
        </w:r>
      </w:ins>
      <w:ins w:id="24" w:author="ancarter" w:date="2024-05-20T10:17:00Z">
        <w:r w:rsidR="00EF50F0">
          <w:rPr>
            <w:lang w:val="en-US"/>
          </w:rPr>
          <w:t xml:space="preserve">non-social science </w:t>
        </w:r>
      </w:ins>
      <w:del w:id="25" w:author="ancarter" w:date="2024-05-20T10:12:00Z">
        <w:r w:rsidR="00B04EE2" w:rsidRPr="00F8312C" w:rsidDel="0020107B">
          <w:rPr>
            <w:lang w:val="en-US"/>
          </w:rPr>
          <w:delText xml:space="preserve"> </w:delText>
        </w:r>
      </w:del>
      <w:r w:rsidR="00B04EE2" w:rsidRPr="00F8312C">
        <w:rPr>
          <w:lang w:val="en-US"/>
        </w:rPr>
        <w:t xml:space="preserve">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del w:id="26" w:author="ancarter" w:date="2024-05-20T09:57:00Z">
        <w:r w:rsidR="00632DA9" w:rsidRPr="00F8312C" w:rsidDel="00901A02">
          <w:rPr>
            <w:lang w:val="en-US"/>
          </w:rPr>
          <w:delText>having to</w:delText>
        </w:r>
      </w:del>
      <w:ins w:id="27" w:author="ancarter" w:date="2024-05-20T09:57:00Z">
        <w:r w:rsidR="00901A02">
          <w:rPr>
            <w:lang w:val="en-US"/>
          </w:rPr>
          <w:t xml:space="preserve">realizing </w:t>
        </w:r>
      </w:ins>
      <w:del w:id="28" w:author="ancarter" w:date="2024-05-20T09:57:00Z">
        <w:r w:rsidR="00632DA9" w:rsidRPr="00F8312C" w:rsidDel="00901A02">
          <w:rPr>
            <w:lang w:val="en-US"/>
          </w:rPr>
          <w:delText xml:space="preserve"> contend with </w:delText>
        </w:r>
      </w:del>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ins w:id="29" w:author="ancarter" w:date="2024-05-20T10:00:00Z">
        <w:r w:rsidR="00901A02">
          <w:rPr>
            <w:lang w:val="en-US"/>
          </w:rPr>
          <w:t xml:space="preserve"> </w:t>
        </w:r>
      </w:ins>
      <w:del w:id="30" w:author="ancarter" w:date="2024-05-20T10:00:00Z">
        <w:r w:rsidR="00632DA9" w:rsidRPr="00F8312C" w:rsidDel="00901A02">
          <w:rPr>
            <w:lang w:val="en-US"/>
          </w:rPr>
          <w:delText xml:space="preserve"> </w:delText>
        </w:r>
      </w:del>
      <w:r w:rsidR="00632DA9" w:rsidRPr="00F8312C">
        <w:rPr>
          <w:lang w:val="en-US"/>
        </w:rPr>
        <w:t>(</w:t>
      </w:r>
      <w:commentRangeStart w:id="31"/>
      <w:r w:rsidR="00632DA9" w:rsidRPr="00F8312C">
        <w:rPr>
          <w:lang w:val="en-US"/>
        </w:rPr>
        <w:t>CITE</w:t>
      </w:r>
      <w:commentRangeEnd w:id="31"/>
      <w:r w:rsidR="00901A02">
        <w:rPr>
          <w:rStyle w:val="CommentReference"/>
        </w:rPr>
        <w:commentReference w:id="31"/>
      </w:r>
      <w:r w:rsidR="00632DA9" w:rsidRPr="00F8312C">
        <w:rPr>
          <w:lang w:val="en-US"/>
        </w:rPr>
        <w:t>)</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ins w:id="32" w:author="ancarter" w:date="2024-05-20T10:18:00Z">
        <w:r w:rsidR="00EF50F0">
          <w:rPr>
            <w:lang w:val="en-US"/>
          </w:rPr>
          <w:t xml:space="preserve">, and engaging </w:t>
        </w:r>
        <w:r w:rsidR="00EF50F0">
          <w:rPr>
            <w:lang w:val="en-US"/>
          </w:rPr>
          <w:lastRenderedPageBreak/>
          <w:t>available frameworks, theories, and tools to address power differentials, if their work is to contribute to the public good</w:t>
        </w:r>
      </w:ins>
      <w:r w:rsidR="00DF6316" w:rsidRPr="00F8312C">
        <w:rPr>
          <w:lang w:val="en-US"/>
        </w:rPr>
        <w:t xml:space="preserve">. </w:t>
      </w:r>
      <w:r w:rsidR="009724E3">
        <w:rPr>
          <w:lang w:val="en-US"/>
        </w:rPr>
        <w:t>The need to foster such awareness</w:t>
      </w:r>
      <w:ins w:id="33" w:author="ancarter" w:date="2024-05-20T10:18:00Z">
        <w:r w:rsidR="00EF50F0">
          <w:rPr>
            <w:lang w:val="en-US"/>
          </w:rPr>
          <w:t xml:space="preserve"> and action</w:t>
        </w:r>
      </w:ins>
      <w:r w:rsidR="009724E3">
        <w:rPr>
          <w:lang w:val="en-US"/>
        </w:rPr>
        <w:t xml:space="preserve">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w:t>
      </w:r>
      <w:commentRangeStart w:id="34"/>
      <w:r w:rsidR="007D1CDD" w:rsidRPr="00F8312C">
        <w:rPr>
          <w:lang w:val="en-US"/>
        </w:rPr>
        <w:t>data</w:t>
      </w:r>
      <w:commentRangeEnd w:id="34"/>
      <w:r w:rsidR="00277712">
        <w:rPr>
          <w:rStyle w:val="CommentReference"/>
        </w:rPr>
        <w:commentReference w:id="34"/>
      </w:r>
      <w:r w:rsidR="007D1CDD" w:rsidRPr="00F8312C">
        <w:rPr>
          <w:lang w:val="en-US"/>
        </w:rPr>
        <w:t xml:space="preserve">,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7B476A1B" w:rsidR="007D03A3" w:rsidRDefault="00493163" w:rsidP="00086D8C">
      <w:pPr>
        <w:rPr>
          <w:ins w:id="35" w:author="ancarter" w:date="2024-05-20T10:34:00Z"/>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commentRangeStart w:id="36"/>
      <w:proofErr w:type="spellStart"/>
      <w:r w:rsidR="00F855FD">
        <w:rPr>
          <w:lang w:val="en-US"/>
        </w:rPr>
        <w:t>Wezel</w:t>
      </w:r>
      <w:commentRangeEnd w:id="36"/>
      <w:proofErr w:type="spellEnd"/>
      <w:r w:rsidR="00277712">
        <w:rPr>
          <w:rStyle w:val="CommentReference"/>
        </w:rPr>
        <w:commentReference w:id="36"/>
      </w:r>
      <w:r w:rsidR="00F855FD">
        <w:rPr>
          <w:lang w:val="en-US"/>
        </w:rPr>
        <w:t xml:space="preserve">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 xml:space="preserve">may not self-identify as </w:t>
      </w:r>
      <w:ins w:id="37" w:author="ancarter" w:date="2024-05-10T10:09:00Z">
        <w:r w:rsidR="00277712">
          <w:rPr>
            <w:lang w:val="en-US"/>
          </w:rPr>
          <w:t xml:space="preserve">public scientists, </w:t>
        </w:r>
      </w:ins>
      <w:r w:rsidR="00172B03">
        <w:rPr>
          <w:lang w:val="en-US"/>
        </w:rPr>
        <w:t>scholar-activists</w:t>
      </w:r>
      <w:ins w:id="38" w:author="ancarter" w:date="2024-05-20T10:03:00Z">
        <w:r w:rsidR="00901A02">
          <w:rPr>
            <w:lang w:val="en-US"/>
          </w:rPr>
          <w:t>,</w:t>
        </w:r>
      </w:ins>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ins w:id="39" w:author="ancarter" w:date="2024-05-20T10:34:00Z">
        <w:r w:rsidR="00CE13CE">
          <w:rPr>
            <w:lang w:val="en-US"/>
          </w:rPr>
          <w:t xml:space="preserve">Recognizing this, we first review the frameworks foundational to data feminism, specifically power, feminism, and intersectionality, before </w:t>
        </w:r>
      </w:ins>
      <w:ins w:id="40" w:author="ancarter" w:date="2024-05-20T10:35:00Z">
        <w:r w:rsidR="00CE13CE">
          <w:rPr>
            <w:lang w:val="en-US"/>
          </w:rPr>
          <w:t>defining data feminism itself.</w:t>
        </w:r>
      </w:ins>
    </w:p>
    <w:p w14:paraId="1155B4A1" w14:textId="77777777" w:rsidR="00CE13CE" w:rsidRDefault="00CE13CE" w:rsidP="00086D8C">
      <w:pPr>
        <w:rPr>
          <w:ins w:id="41" w:author="ancarter" w:date="2024-05-20T10:34:00Z"/>
          <w:lang w:val="en-US"/>
        </w:rPr>
      </w:pPr>
    </w:p>
    <w:p w14:paraId="1BBCBFCB" w14:textId="57875752" w:rsidR="00CE13CE" w:rsidRDefault="00CE13CE" w:rsidP="00086D8C">
      <w:pPr>
        <w:rPr>
          <w:ins w:id="42" w:author="ancarter" w:date="2024-05-20T10:37:00Z"/>
          <w:b/>
          <w:bCs/>
          <w:lang w:val="en-US"/>
        </w:rPr>
      </w:pPr>
      <w:ins w:id="43" w:author="ancarter" w:date="2024-05-20T10:35:00Z">
        <w:r w:rsidRPr="00CE13CE">
          <w:rPr>
            <w:b/>
            <w:bCs/>
            <w:lang w:val="en-US"/>
            <w:rPrChange w:id="44" w:author="ancarter" w:date="2024-05-20T10:36:00Z">
              <w:rPr>
                <w:lang w:val="en-US"/>
              </w:rPr>
            </w:rPrChange>
          </w:rPr>
          <w:t xml:space="preserve">Literature review/call this section something like </w:t>
        </w:r>
      </w:ins>
      <w:ins w:id="45" w:author="ancarter" w:date="2024-05-20T10:36:00Z">
        <w:r>
          <w:rPr>
            <w:b/>
            <w:bCs/>
            <w:lang w:val="en-US"/>
          </w:rPr>
          <w:t xml:space="preserve">Data Feminism’s Engagement of </w:t>
        </w:r>
      </w:ins>
      <w:ins w:id="46" w:author="ancarter" w:date="2024-05-20T10:52:00Z">
        <w:r w:rsidR="00A419C7">
          <w:rPr>
            <w:b/>
            <w:bCs/>
            <w:lang w:val="en-US"/>
          </w:rPr>
          <w:t xml:space="preserve">Power, </w:t>
        </w:r>
      </w:ins>
      <w:ins w:id="47" w:author="ancarter" w:date="2024-05-20T10:36:00Z">
        <w:r>
          <w:rPr>
            <w:b/>
            <w:bCs/>
            <w:lang w:val="en-US"/>
          </w:rPr>
          <w:t xml:space="preserve">Feminism, and </w:t>
        </w:r>
        <w:commentRangeStart w:id="48"/>
        <w:r>
          <w:rPr>
            <w:b/>
            <w:bCs/>
            <w:lang w:val="en-US"/>
          </w:rPr>
          <w:t>Intersectionality</w:t>
        </w:r>
      </w:ins>
      <w:commentRangeEnd w:id="48"/>
      <w:ins w:id="49" w:author="ancarter" w:date="2024-05-20T11:39:00Z">
        <w:r w:rsidR="00794B08">
          <w:rPr>
            <w:rStyle w:val="CommentReference"/>
          </w:rPr>
          <w:commentReference w:id="48"/>
        </w:r>
      </w:ins>
    </w:p>
    <w:p w14:paraId="73E1BDCE" w14:textId="0442F46F" w:rsidR="00CE13CE" w:rsidRDefault="00CE13CE" w:rsidP="00086D8C">
      <w:pPr>
        <w:rPr>
          <w:ins w:id="50" w:author="ancarter" w:date="2024-05-20T10:39:00Z"/>
          <w:b/>
          <w:bCs/>
          <w:lang w:val="en-US"/>
        </w:rPr>
      </w:pPr>
    </w:p>
    <w:p w14:paraId="2229B333" w14:textId="3B07C7BB" w:rsidR="009C3BDE" w:rsidRDefault="00EE0086" w:rsidP="00086D8C">
      <w:pPr>
        <w:rPr>
          <w:ins w:id="51" w:author="ancarter" w:date="2024-05-20T11:26:00Z"/>
          <w:lang w:val="en-US"/>
        </w:rPr>
      </w:pPr>
      <w:ins w:id="52" w:author="ancarter" w:date="2024-05-20T10:40:00Z">
        <w:r>
          <w:rPr>
            <w:lang w:val="en-US"/>
          </w:rPr>
          <w:t>The work of two critical theorists—Max Weber and Michel Foucault</w:t>
        </w:r>
      </w:ins>
      <w:ins w:id="53" w:author="ancarter" w:date="2024-05-20T10:41:00Z">
        <w:r>
          <w:rPr>
            <w:lang w:val="en-US"/>
          </w:rPr>
          <w:t xml:space="preserve">—shapes the conceptualization of power in social theory today. Weber </w:t>
        </w:r>
      </w:ins>
      <w:ins w:id="54" w:author="ancarter" w:date="2024-05-20T10:47:00Z">
        <w:r w:rsidR="00A419C7">
          <w:rPr>
            <w:lang w:val="en-US"/>
          </w:rPr>
          <w:t>(</w:t>
        </w:r>
        <w:commentRangeStart w:id="55"/>
        <w:r w:rsidR="00A419C7">
          <w:rPr>
            <w:lang w:val="en-US"/>
          </w:rPr>
          <w:t>1968</w:t>
        </w:r>
      </w:ins>
      <w:commentRangeEnd w:id="55"/>
      <w:ins w:id="56" w:author="ancarter" w:date="2024-05-20T10:48:00Z">
        <w:r w:rsidR="00A419C7">
          <w:rPr>
            <w:rStyle w:val="CommentReference"/>
          </w:rPr>
          <w:commentReference w:id="55"/>
        </w:r>
      </w:ins>
      <w:ins w:id="57" w:author="ancarter" w:date="2024-05-20T10:47:00Z">
        <w:r w:rsidR="00A419C7">
          <w:rPr>
            <w:lang w:val="en-US"/>
          </w:rPr>
          <w:t xml:space="preserve">) </w:t>
        </w:r>
      </w:ins>
      <w:ins w:id="58" w:author="ancarter" w:date="2024-05-20T10:41:00Z">
        <w:r>
          <w:rPr>
            <w:lang w:val="en-US"/>
          </w:rPr>
          <w:t xml:space="preserve">defined power </w:t>
        </w:r>
      </w:ins>
      <w:ins w:id="59" w:author="ancarter" w:date="2024-05-20T10:42:00Z">
        <w:r>
          <w:rPr>
            <w:lang w:val="en-US"/>
          </w:rPr>
          <w:t>as</w:t>
        </w:r>
      </w:ins>
      <w:ins w:id="60" w:author="ancarter" w:date="2024-05-20T10:43:00Z">
        <w:r>
          <w:rPr>
            <w:lang w:val="en-US"/>
          </w:rPr>
          <w:t xml:space="preserve"> a relationship through which one is able to  </w:t>
        </w:r>
      </w:ins>
      <w:ins w:id="61" w:author="ancarter" w:date="2024-05-20T10:44:00Z">
        <w:r>
          <w:rPr>
            <w:lang w:val="en-US"/>
          </w:rPr>
          <w:t>obtain one’s will</w:t>
        </w:r>
      </w:ins>
      <w:ins w:id="62" w:author="ancarter" w:date="2024-05-20T10:42:00Z">
        <w:r>
          <w:rPr>
            <w:lang w:val="en-US"/>
          </w:rPr>
          <w:t xml:space="preserve"> even in the face of resistance by others. Importantly, he theorized how specific groups of people whose authority in a situation or on an issue gives them status may use their status to </w:t>
        </w:r>
      </w:ins>
      <w:ins w:id="63" w:author="ancarter" w:date="2024-05-20T10:43:00Z">
        <w:r>
          <w:rPr>
            <w:lang w:val="en-US"/>
          </w:rPr>
          <w:t>gain social approval for behavior</w:t>
        </w:r>
      </w:ins>
      <w:ins w:id="64" w:author="ancarter" w:date="2024-05-20T10:44:00Z">
        <w:r>
          <w:rPr>
            <w:lang w:val="en-US"/>
          </w:rPr>
          <w:t xml:space="preserve"> through domination, which may happen through explicit (such as physical</w:t>
        </w:r>
      </w:ins>
      <w:ins w:id="65" w:author="ancarter" w:date="2024-05-20T10:45:00Z">
        <w:r>
          <w:rPr>
            <w:lang w:val="en-US"/>
          </w:rPr>
          <w:t xml:space="preserve"> control</w:t>
        </w:r>
      </w:ins>
      <w:ins w:id="66" w:author="ancarter" w:date="2024-05-20T10:44:00Z">
        <w:r>
          <w:rPr>
            <w:lang w:val="en-US"/>
          </w:rPr>
          <w:t xml:space="preserve">) or implicit </w:t>
        </w:r>
      </w:ins>
      <w:ins w:id="67" w:author="ancarter" w:date="2024-05-20T10:45:00Z">
        <w:r>
          <w:rPr>
            <w:lang w:val="en-US"/>
          </w:rPr>
          <w:t>(such as the normalization of certain behaviors) means. Implicit dominance requires obedience. In the case of</w:t>
        </w:r>
      </w:ins>
      <w:ins w:id="68" w:author="ancarter" w:date="2024-05-20T10:46:00Z">
        <w:r>
          <w:rPr>
            <w:lang w:val="en-US"/>
          </w:rPr>
          <w:t xml:space="preserve"> agricultural science, an example of implicit control includes how the </w:t>
        </w:r>
      </w:ins>
      <w:ins w:id="69" w:author="ancarter" w:date="2024-05-20T10:52:00Z">
        <w:r w:rsidR="00A419C7">
          <w:rPr>
            <w:lang w:val="en-US"/>
          </w:rPr>
          <w:t>prioritization</w:t>
        </w:r>
      </w:ins>
      <w:ins w:id="70" w:author="ancarter" w:date="2024-05-20T10:46:00Z">
        <w:r>
          <w:rPr>
            <w:lang w:val="en-US"/>
          </w:rPr>
          <w:t xml:space="preserve"> of commodity crop production for export has come t</w:t>
        </w:r>
      </w:ins>
      <w:ins w:id="71" w:author="ancarter" w:date="2024-05-20T10:47:00Z">
        <w:r>
          <w:rPr>
            <w:lang w:val="en-US"/>
          </w:rPr>
          <w:t>o define US agriculture through the ongoing influence of agribusiness in shaping federal policy</w:t>
        </w:r>
      </w:ins>
      <w:ins w:id="72" w:author="ancarter" w:date="2024-05-20T10:48:00Z">
        <w:r w:rsidR="00A419C7">
          <w:rPr>
            <w:lang w:val="en-US"/>
          </w:rPr>
          <w:t xml:space="preserve">. </w:t>
        </w:r>
        <w:commentRangeStart w:id="73"/>
        <w:r w:rsidR="00A419C7">
          <w:rPr>
            <w:lang w:val="en-US"/>
          </w:rPr>
          <w:t>Foucault’s</w:t>
        </w:r>
      </w:ins>
      <w:commentRangeEnd w:id="73"/>
      <w:ins w:id="74" w:author="ancarter" w:date="2024-05-20T10:50:00Z">
        <w:r w:rsidR="00A419C7">
          <w:rPr>
            <w:rStyle w:val="CommentReference"/>
          </w:rPr>
          <w:commentReference w:id="73"/>
        </w:r>
      </w:ins>
      <w:ins w:id="75" w:author="ancarter" w:date="2024-05-20T10:48:00Z">
        <w:r w:rsidR="00A419C7">
          <w:rPr>
            <w:lang w:val="en-US"/>
          </w:rPr>
          <w:t xml:space="preserve"> (197</w:t>
        </w:r>
      </w:ins>
      <w:ins w:id="76" w:author="ancarter" w:date="2024-05-20T10:51:00Z">
        <w:r w:rsidR="00A419C7">
          <w:rPr>
            <w:lang w:val="en-US"/>
          </w:rPr>
          <w:t>7</w:t>
        </w:r>
      </w:ins>
      <w:ins w:id="77" w:author="ancarter" w:date="2024-05-20T10:48:00Z">
        <w:r w:rsidR="00A419C7">
          <w:rPr>
            <w:lang w:val="en-US"/>
          </w:rPr>
          <w:t xml:space="preserve">) </w:t>
        </w:r>
      </w:ins>
      <w:ins w:id="78" w:author="ancarter" w:date="2024-05-20T10:57:00Z">
        <w:r w:rsidR="00A419C7">
          <w:rPr>
            <w:lang w:val="en-US"/>
          </w:rPr>
          <w:t>more nuanced definition of power</w:t>
        </w:r>
      </w:ins>
      <w:ins w:id="79" w:author="ancarter" w:date="2024-05-20T10:58:00Z">
        <w:r w:rsidR="00080530">
          <w:rPr>
            <w:lang w:val="en-US"/>
          </w:rPr>
          <w:t xml:space="preserve"> as a means of control </w:t>
        </w:r>
      </w:ins>
      <w:ins w:id="80" w:author="ancarter" w:date="2024-05-20T11:00:00Z">
        <w:r w:rsidR="00080530">
          <w:rPr>
            <w:lang w:val="en-US"/>
          </w:rPr>
          <w:t>explains</w:t>
        </w:r>
      </w:ins>
      <w:ins w:id="81" w:author="ancarter" w:date="2024-05-20T10:49:00Z">
        <w:r w:rsidR="00A419C7">
          <w:rPr>
            <w:lang w:val="en-US"/>
          </w:rPr>
          <w:t xml:space="preserve"> how power works within institutions to maintain the status qu</w:t>
        </w:r>
      </w:ins>
      <w:ins w:id="82" w:author="ancarter" w:date="2024-05-20T11:00:00Z">
        <w:r w:rsidR="00080530">
          <w:rPr>
            <w:lang w:val="en-US"/>
          </w:rPr>
          <w:t>o</w:t>
        </w:r>
      </w:ins>
      <w:ins w:id="83" w:author="ancarter" w:date="2024-05-20T10:49:00Z">
        <w:r w:rsidR="00A419C7">
          <w:rPr>
            <w:lang w:val="en-US"/>
          </w:rPr>
          <w:t>.</w:t>
        </w:r>
      </w:ins>
      <w:ins w:id="84" w:author="ancarter" w:date="2024-05-20T11:00:00Z">
        <w:r w:rsidR="00080530">
          <w:rPr>
            <w:lang w:val="en-US"/>
          </w:rPr>
          <w:t xml:space="preserve"> </w:t>
        </w:r>
      </w:ins>
      <w:ins w:id="85" w:author="ancarter" w:date="2024-05-20T11:01:00Z">
        <w:r w:rsidR="00080530">
          <w:rPr>
            <w:lang w:val="en-US"/>
          </w:rPr>
          <w:t>Foucault (1977) argued that power encourages</w:t>
        </w:r>
      </w:ins>
      <w:ins w:id="86" w:author="ancarter" w:date="2024-05-20T11:02:00Z">
        <w:r w:rsidR="00080530">
          <w:rPr>
            <w:lang w:val="en-US"/>
          </w:rPr>
          <w:t xml:space="preserve"> and normalizes</w:t>
        </w:r>
      </w:ins>
      <w:ins w:id="87" w:author="ancarter" w:date="2024-05-20T11:01:00Z">
        <w:r w:rsidR="00080530">
          <w:rPr>
            <w:lang w:val="en-US"/>
          </w:rPr>
          <w:t xml:space="preserve"> conformity. </w:t>
        </w:r>
      </w:ins>
      <w:ins w:id="88" w:author="ancarter" w:date="2024-05-20T11:02:00Z">
        <w:r w:rsidR="00080530">
          <w:rPr>
            <w:lang w:val="en-US"/>
          </w:rPr>
          <w:t xml:space="preserve">This is easy to see in agricultural policy and practice today, in everything from the </w:t>
        </w:r>
      </w:ins>
      <w:ins w:id="89" w:author="ancarter" w:date="2024-05-20T10:49:00Z">
        <w:r w:rsidR="00A419C7">
          <w:rPr>
            <w:lang w:val="en-US"/>
          </w:rPr>
          <w:t>corporate capture of a public agency, such as the USDA, by agribusiness</w:t>
        </w:r>
      </w:ins>
      <w:ins w:id="90" w:author="ancarter" w:date="2024-05-20T11:02:00Z">
        <w:r w:rsidR="00080530">
          <w:rPr>
            <w:lang w:val="en-US"/>
          </w:rPr>
          <w:t xml:space="preserve"> to the hesitancy of farmers to try something new in their fields. Importantly, both define power as relational, not a </w:t>
        </w:r>
        <w:proofErr w:type="spellStart"/>
        <w:r w:rsidR="00080530">
          <w:rPr>
            <w:lang w:val="en-US"/>
          </w:rPr>
          <w:t>one time</w:t>
        </w:r>
        <w:proofErr w:type="spellEnd"/>
        <w:r w:rsidR="00080530">
          <w:rPr>
            <w:lang w:val="en-US"/>
          </w:rPr>
          <w:t xml:space="preserve"> event but something that is </w:t>
        </w:r>
      </w:ins>
      <w:ins w:id="91" w:author="ancarter" w:date="2024-05-20T11:03:00Z">
        <w:r w:rsidR="00080530">
          <w:rPr>
            <w:lang w:val="en-US"/>
          </w:rPr>
          <w:t>created and maintained over time. Further,</w:t>
        </w:r>
      </w:ins>
      <w:ins w:id="92" w:author="ancarter" w:date="2024-05-20T11:04:00Z">
        <w:r w:rsidR="00080530">
          <w:rPr>
            <w:lang w:val="en-US"/>
          </w:rPr>
          <w:t xml:space="preserve"> power is not only a means for identifying the</w:t>
        </w:r>
      </w:ins>
      <w:ins w:id="93" w:author="ancarter" w:date="2024-05-20T11:05:00Z">
        <w:r w:rsidR="00080530">
          <w:rPr>
            <w:lang w:val="en-US"/>
          </w:rPr>
          <w:t xml:space="preserve"> establishment and continued</w:t>
        </w:r>
      </w:ins>
      <w:ins w:id="94" w:author="ancarter" w:date="2024-05-20T11:04:00Z">
        <w:r w:rsidR="00080530">
          <w:rPr>
            <w:lang w:val="en-US"/>
          </w:rPr>
          <w:t xml:space="preserve"> dominance of a demographic group, </w:t>
        </w:r>
      </w:ins>
      <w:ins w:id="95" w:author="ancarter" w:date="2024-05-20T11:05:00Z">
        <w:r w:rsidR="00080530">
          <w:rPr>
            <w:lang w:val="en-US"/>
          </w:rPr>
          <w:t xml:space="preserve">such as white male farmers in US agriculture, </w:t>
        </w:r>
      </w:ins>
      <w:ins w:id="96" w:author="ancarter" w:date="2024-05-20T11:04:00Z">
        <w:r w:rsidR="00080530">
          <w:rPr>
            <w:lang w:val="en-US"/>
          </w:rPr>
          <w:t xml:space="preserve">but </w:t>
        </w:r>
      </w:ins>
      <w:ins w:id="97" w:author="ancarter" w:date="2024-05-20T11:05:00Z">
        <w:r w:rsidR="00080530">
          <w:rPr>
            <w:lang w:val="en-US"/>
          </w:rPr>
          <w:t>also the dominance of</w:t>
        </w:r>
      </w:ins>
      <w:ins w:id="98" w:author="ancarter" w:date="2024-05-20T10:56:00Z">
        <w:r w:rsidR="00A419C7">
          <w:rPr>
            <w:lang w:val="en-US"/>
          </w:rPr>
          <w:t xml:space="preserve"> specific ideologies and beliefs</w:t>
        </w:r>
      </w:ins>
      <w:ins w:id="99" w:author="ancarter" w:date="2024-05-20T11:05:00Z">
        <w:r w:rsidR="00080530">
          <w:rPr>
            <w:lang w:val="en-US"/>
          </w:rPr>
          <w:t>, such as</w:t>
        </w:r>
      </w:ins>
      <w:ins w:id="100" w:author="ancarter" w:date="2024-05-20T11:06:00Z">
        <w:r w:rsidR="00080530">
          <w:rPr>
            <w:lang w:val="en-US"/>
          </w:rPr>
          <w:t xml:space="preserve"> employing the “feed the world” mantra of Christian settler colonialism to justify extractive agricultural practices and land theft.</w:t>
        </w:r>
      </w:ins>
    </w:p>
    <w:p w14:paraId="6E3F0668" w14:textId="77777777" w:rsidR="00265940" w:rsidRDefault="00265940" w:rsidP="00086D8C">
      <w:pPr>
        <w:rPr>
          <w:ins w:id="101" w:author="ancarter" w:date="2024-05-20T11:26:00Z"/>
          <w:lang w:val="en-US"/>
        </w:rPr>
      </w:pPr>
    </w:p>
    <w:p w14:paraId="5ABD4274" w14:textId="77777777" w:rsidR="00265940" w:rsidRDefault="00265940" w:rsidP="00265940">
      <w:pPr>
        <w:rPr>
          <w:ins w:id="102" w:author="ancarter" w:date="2024-05-20T11:26:00Z"/>
          <w:lang w:val="en-US"/>
        </w:rPr>
      </w:pPr>
      <w:ins w:id="103" w:author="ancarter" w:date="2024-05-20T11:26:00Z">
        <w:r>
          <w:rPr>
            <w:lang w:val="en-US"/>
          </w:rPr>
          <w:t>Patricia Hill Collins’ (</w:t>
        </w:r>
        <w:commentRangeStart w:id="104"/>
        <w:r>
          <w:rPr>
            <w:lang w:val="en-US"/>
          </w:rPr>
          <w:t>1990</w:t>
        </w:r>
        <w:commentRangeEnd w:id="104"/>
        <w:r>
          <w:rPr>
            <w:rStyle w:val="CommentReference"/>
          </w:rPr>
          <w:commentReference w:id="104"/>
        </w:r>
        <w:r>
          <w:rPr>
            <w:lang w:val="en-US"/>
          </w:rPr>
          <w:t xml:space="preserve">) conceptualization of the matrix of domination defines four dimensions of power; </w:t>
        </w:r>
        <w:proofErr w:type="spellStart"/>
        <w:r>
          <w:rPr>
            <w:lang w:val="en-US"/>
          </w:rPr>
          <w:t>D’Ignazio</w:t>
        </w:r>
        <w:proofErr w:type="spellEnd"/>
        <w:r>
          <w:rPr>
            <w:lang w:val="en-US"/>
          </w:rPr>
          <w:t xml:space="preserve"> and Klein (2020) engage these in their definition of data feminism to make visible </w:t>
        </w:r>
        <w:proofErr w:type="spellStart"/>
        <w:r>
          <w:rPr>
            <w:lang w:val="en-US"/>
          </w:rPr>
          <w:t>the</w:t>
        </w:r>
        <w:proofErr w:type="spellEnd"/>
        <w:r>
          <w:rPr>
            <w:lang w:val="en-US"/>
          </w:rPr>
          <w:t xml:space="preserve"> may implicit ways that power works throughout the research process to maintain the status quo and limit innovation. Collins (1990) identifies these dimensions as the 1) structural domain, 2) disciplinary domain, 3) hegemonic domain, and 4) interpersonal domain. The interpersonal domain might be the easiest for most to see. This fourth domain includes the discrimination and </w:t>
        </w:r>
        <w:commentRangeStart w:id="105"/>
        <w:r>
          <w:rPr>
            <w:lang w:val="en-US"/>
          </w:rPr>
          <w:t>danger</w:t>
        </w:r>
      </w:ins>
      <w:commentRangeEnd w:id="105"/>
      <w:ins w:id="106" w:author="ancarter" w:date="2024-05-20T11:48:00Z">
        <w:r w:rsidR="006B1C45">
          <w:rPr>
            <w:rStyle w:val="CommentReference"/>
          </w:rPr>
          <w:commentReference w:id="105"/>
        </w:r>
      </w:ins>
      <w:ins w:id="107" w:author="ancarter" w:date="2024-05-20T11:26:00Z">
        <w:r>
          <w:rPr>
            <w:lang w:val="en-US"/>
          </w:rPr>
          <w:t xml:space="preserve"> that </w:t>
        </w:r>
        <w:r>
          <w:rPr>
            <w:lang w:val="en-US"/>
          </w:rPr>
          <w:lastRenderedPageBreak/>
          <w:t xml:space="preserve">some researchers may experience in the field (Demery and Pipkin 2021) and has recently gained more attention in the US, as the National Science Foundation requires planning for safe and inclusive off-site field research. However, the first three domains include laws and policies (structural domain), implementation and enforcement of laws and policies (disciplinary domain), and the cultural acceptance and circulation of oppressive ideas (hegemonic domain) that may not usually be included in many scientists’ development of their research.  </w:t>
        </w:r>
      </w:ins>
    </w:p>
    <w:p w14:paraId="1F9EFC96" w14:textId="5ACEA669" w:rsidR="009F6626" w:rsidRDefault="009F6626" w:rsidP="00086D8C">
      <w:pPr>
        <w:rPr>
          <w:ins w:id="108" w:author="ancarter" w:date="2024-05-10T14:58:00Z"/>
          <w:lang w:val="en-US"/>
        </w:rPr>
      </w:pPr>
    </w:p>
    <w:p w14:paraId="07D6301E" w14:textId="72E7C4F3" w:rsidR="009F6626" w:rsidRDefault="009F6626" w:rsidP="00086D8C">
      <w:pPr>
        <w:rPr>
          <w:ins w:id="109" w:author="ancarter" w:date="2024-05-10T15:02:00Z"/>
          <w:lang w:val="en-US"/>
        </w:rPr>
      </w:pPr>
      <w:ins w:id="110" w:author="ancarter" w:date="2024-05-10T14:58:00Z">
        <w:r>
          <w:rPr>
            <w:lang w:val="en-US"/>
          </w:rPr>
          <w:t xml:space="preserve">Feminism is both a philosophy and </w:t>
        </w:r>
      </w:ins>
      <w:ins w:id="111" w:author="ancarter" w:date="2024-05-20T11:09:00Z">
        <w:r w:rsidR="007012C8">
          <w:rPr>
            <w:lang w:val="en-US"/>
          </w:rPr>
          <w:t xml:space="preserve">a </w:t>
        </w:r>
      </w:ins>
      <w:ins w:id="112" w:author="ancarter" w:date="2024-05-10T14:58:00Z">
        <w:r>
          <w:rPr>
            <w:lang w:val="en-US"/>
          </w:rPr>
          <w:t>practice that names and challenges sexism and other forms</w:t>
        </w:r>
      </w:ins>
      <w:ins w:id="113" w:author="ancarter" w:date="2024-05-20T11:09:00Z">
        <w:r w:rsidR="007012C8">
          <w:rPr>
            <w:lang w:val="en-US"/>
          </w:rPr>
          <w:t xml:space="preserve"> </w:t>
        </w:r>
      </w:ins>
      <w:ins w:id="114" w:author="ancarter" w:date="2024-05-10T14:58:00Z">
        <w:r>
          <w:rPr>
            <w:lang w:val="en-US"/>
          </w:rPr>
          <w:t>of oppression (e.g., homophobia, transphobia, xenophobia, abl</w:t>
        </w:r>
      </w:ins>
      <w:ins w:id="115" w:author="ancarter" w:date="2024-05-10T14:59:00Z">
        <w:r>
          <w:rPr>
            <w:lang w:val="en-US"/>
          </w:rPr>
          <w:t>eism, racism) while working toward a more just future</w:t>
        </w:r>
      </w:ins>
      <w:ins w:id="116" w:author="ancarter" w:date="2024-05-20T11:09:00Z">
        <w:r w:rsidR="007012C8">
          <w:rPr>
            <w:lang w:val="en-US"/>
          </w:rPr>
          <w:t xml:space="preserve"> for all</w:t>
        </w:r>
      </w:ins>
      <w:ins w:id="117" w:author="ancarter" w:date="2024-05-10T14:59:00Z">
        <w:r>
          <w:rPr>
            <w:lang w:val="en-US"/>
          </w:rPr>
          <w:t xml:space="preserve"> (</w:t>
        </w:r>
      </w:ins>
      <w:proofErr w:type="spellStart"/>
      <w:ins w:id="118" w:author="ancarter" w:date="2024-05-20T11:07:00Z">
        <w:r w:rsidR="00080530">
          <w:rPr>
            <w:lang w:val="en-US"/>
          </w:rPr>
          <w:t>D’Ignazio</w:t>
        </w:r>
        <w:proofErr w:type="spellEnd"/>
        <w:r w:rsidR="00080530">
          <w:rPr>
            <w:lang w:val="en-US"/>
          </w:rPr>
          <w:t xml:space="preserve"> and Klein 2020; </w:t>
        </w:r>
        <w:commentRangeStart w:id="119"/>
        <w:r w:rsidR="00080530">
          <w:rPr>
            <w:lang w:val="en-US"/>
          </w:rPr>
          <w:t>hooks</w:t>
        </w:r>
      </w:ins>
      <w:commentRangeEnd w:id="119"/>
      <w:ins w:id="120" w:author="ancarter" w:date="2024-05-20T11:08:00Z">
        <w:r w:rsidR="00080530">
          <w:rPr>
            <w:rStyle w:val="CommentReference"/>
          </w:rPr>
          <w:commentReference w:id="119"/>
        </w:r>
      </w:ins>
      <w:ins w:id="121" w:author="ancarter" w:date="2024-05-20T11:09:00Z">
        <w:r w:rsidR="007012C8">
          <w:rPr>
            <w:lang w:val="en-US"/>
          </w:rPr>
          <w:t xml:space="preserve"> 2000</w:t>
        </w:r>
      </w:ins>
      <w:ins w:id="122" w:author="ancarter" w:date="2024-05-10T14:59:00Z">
        <w:r>
          <w:rPr>
            <w:lang w:val="en-US"/>
          </w:rPr>
          <w:t xml:space="preserve">). Per this definition, feminist research and scholarship can be applied to research design, analysis, and sharing of research on many fronts, not only in the study of gender, but also in the </w:t>
        </w:r>
      </w:ins>
      <w:ins w:id="123" w:author="ancarter" w:date="2024-05-10T15:00:00Z">
        <w:r>
          <w:rPr>
            <w:lang w:val="en-US"/>
          </w:rPr>
          <w:t>study of inequalities readily present in the US</w:t>
        </w:r>
      </w:ins>
      <w:ins w:id="124" w:author="ancarter" w:date="2024-05-20T11:09:00Z">
        <w:r w:rsidR="007012C8">
          <w:rPr>
            <w:lang w:val="en-US"/>
          </w:rPr>
          <w:t xml:space="preserve"> and global </w:t>
        </w:r>
      </w:ins>
      <w:ins w:id="125" w:author="ancarter" w:date="2024-05-10T15:00:00Z">
        <w:r>
          <w:rPr>
            <w:lang w:val="en-US"/>
          </w:rPr>
          <w:t>agricultural system</w:t>
        </w:r>
      </w:ins>
      <w:ins w:id="126" w:author="ancarter" w:date="2024-05-20T11:09:00Z">
        <w:r w:rsidR="007012C8">
          <w:rPr>
            <w:lang w:val="en-US"/>
          </w:rPr>
          <w:t>s</w:t>
        </w:r>
      </w:ins>
      <w:ins w:id="127" w:author="ancarter" w:date="2024-05-10T15:00:00Z">
        <w:r>
          <w:rPr>
            <w:lang w:val="en-US"/>
          </w:rPr>
          <w:t xml:space="preserve"> such as land and market access, prioritization of commodity cro</w:t>
        </w:r>
      </w:ins>
      <w:ins w:id="128" w:author="ancarter" w:date="2024-05-20T11:09:00Z">
        <w:r w:rsidR="007012C8">
          <w:rPr>
            <w:lang w:val="en-US"/>
          </w:rPr>
          <w:t xml:space="preserve">p </w:t>
        </w:r>
      </w:ins>
      <w:ins w:id="129" w:author="ancarter" w:date="2024-05-10T15:00:00Z">
        <w:r>
          <w:rPr>
            <w:lang w:val="en-US"/>
          </w:rPr>
          <w:t xml:space="preserve">production </w:t>
        </w:r>
      </w:ins>
      <w:ins w:id="130" w:author="ancarter" w:date="2024-05-20T11:09:00Z">
        <w:r w:rsidR="007012C8">
          <w:rPr>
            <w:lang w:val="en-US"/>
          </w:rPr>
          <w:t xml:space="preserve">for export </w:t>
        </w:r>
      </w:ins>
      <w:ins w:id="131" w:author="ancarter" w:date="2024-05-10T15:00:00Z">
        <w:r>
          <w:rPr>
            <w:lang w:val="en-US"/>
          </w:rPr>
          <w:t>over</w:t>
        </w:r>
      </w:ins>
      <w:ins w:id="132" w:author="ancarter" w:date="2024-05-20T11:09:00Z">
        <w:r w:rsidR="007012C8">
          <w:rPr>
            <w:lang w:val="en-US"/>
          </w:rPr>
          <w:t xml:space="preserve"> production of food crops </w:t>
        </w:r>
      </w:ins>
      <w:ins w:id="133" w:author="ancarter" w:date="2024-05-20T11:10:00Z">
        <w:r w:rsidR="007012C8">
          <w:rPr>
            <w:lang w:val="en-US"/>
          </w:rPr>
          <w:t>to address local food insecurity, agricultural labor, or</w:t>
        </w:r>
      </w:ins>
      <w:ins w:id="134" w:author="ancarter" w:date="2024-05-20T11:11:00Z">
        <w:r w:rsidR="007012C8">
          <w:rPr>
            <w:lang w:val="en-US"/>
          </w:rPr>
          <w:t xml:space="preserve"> conservation adoption. </w:t>
        </w:r>
      </w:ins>
      <w:ins w:id="135" w:author="ancarter" w:date="2024-05-10T15:01:00Z">
        <w:r>
          <w:rPr>
            <w:lang w:val="en-US"/>
          </w:rPr>
          <w:t>In engaging feminism</w:t>
        </w:r>
      </w:ins>
      <w:ins w:id="136" w:author="ancarter" w:date="2024-05-20T11:11:00Z">
        <w:r w:rsidR="007012C8">
          <w:rPr>
            <w:lang w:val="en-US"/>
          </w:rPr>
          <w:t xml:space="preserve"> in their research life cycle</w:t>
        </w:r>
      </w:ins>
      <w:ins w:id="137" w:author="ancarter" w:date="2024-05-10T15:01:00Z">
        <w:r>
          <w:rPr>
            <w:lang w:val="en-US"/>
          </w:rPr>
          <w:t>, researchers acknowledge that the status quo was not destined but rather made, and</w:t>
        </w:r>
      </w:ins>
      <w:ins w:id="138" w:author="ancarter" w:date="2024-05-20T11:11:00Z">
        <w:r w:rsidR="007012C8">
          <w:rPr>
            <w:lang w:val="en-US"/>
          </w:rPr>
          <w:t xml:space="preserve"> that research is not neutral</w:t>
        </w:r>
      </w:ins>
      <w:ins w:id="139" w:author="ancarter" w:date="2024-05-10T15:01:00Z">
        <w:r>
          <w:rPr>
            <w:lang w:val="en-US"/>
          </w:rPr>
          <w:t>, just as it was made</w:t>
        </w:r>
      </w:ins>
      <w:ins w:id="140" w:author="ancarter" w:date="2024-05-20T11:11:00Z">
        <w:r w:rsidR="007012C8">
          <w:rPr>
            <w:lang w:val="en-US"/>
          </w:rPr>
          <w:t>,</w:t>
        </w:r>
      </w:ins>
      <w:ins w:id="141" w:author="ancarter" w:date="2024-05-10T15:01:00Z">
        <w:r>
          <w:rPr>
            <w:lang w:val="en-US"/>
          </w:rPr>
          <w:t xml:space="preserve"> </w:t>
        </w:r>
      </w:ins>
      <w:ins w:id="142" w:author="ancarter" w:date="2024-05-10T15:02:00Z">
        <w:r w:rsidR="0023034C">
          <w:rPr>
            <w:lang w:val="en-US"/>
          </w:rPr>
          <w:t>can be unmade, revised, or restructured to serve more people better.</w:t>
        </w:r>
      </w:ins>
    </w:p>
    <w:p w14:paraId="5CEA4E7E" w14:textId="77777777" w:rsidR="0023034C" w:rsidRDefault="0023034C" w:rsidP="00086D8C">
      <w:pPr>
        <w:rPr>
          <w:ins w:id="143" w:author="ancarter" w:date="2024-05-10T15:02:00Z"/>
          <w:lang w:val="en-US"/>
        </w:rPr>
      </w:pPr>
    </w:p>
    <w:p w14:paraId="6997D636" w14:textId="77777777" w:rsidR="00265940" w:rsidRDefault="0023034C" w:rsidP="0023034C">
      <w:pPr>
        <w:rPr>
          <w:ins w:id="144" w:author="ancarter" w:date="2024-05-20T11:26:00Z"/>
          <w:lang w:val="en-US"/>
        </w:rPr>
      </w:pPr>
      <w:ins w:id="145" w:author="ancarter" w:date="2024-05-10T15:02:00Z">
        <w:r>
          <w:rPr>
            <w:lang w:val="en-US"/>
          </w:rPr>
          <w:t>Intersectionality’s intellectual traditions</w:t>
        </w:r>
      </w:ins>
      <w:ins w:id="146" w:author="ancarter" w:date="2024-05-13T11:52:00Z">
        <w:r w:rsidR="007D002F">
          <w:rPr>
            <w:lang w:val="en-US"/>
          </w:rPr>
          <w:t xml:space="preserve"> began </w:t>
        </w:r>
      </w:ins>
      <w:ins w:id="147" w:author="ancarter" w:date="2024-05-13T11:53:00Z">
        <w:r w:rsidR="007D002F">
          <w:rPr>
            <w:lang w:val="en-US"/>
          </w:rPr>
          <w:t>in the work of</w:t>
        </w:r>
        <w:r w:rsidR="007D002F">
          <w:rPr>
            <w:lang w:val="en-US"/>
          </w:rPr>
          <w:t xml:space="preserve"> Black feminist activists in Boston </w:t>
        </w:r>
        <w:r w:rsidR="007D002F">
          <w:rPr>
            <w:lang w:val="en-US"/>
          </w:rPr>
          <w:t>who, in 1</w:t>
        </w:r>
      </w:ins>
      <w:ins w:id="148" w:author="ancarter" w:date="2024-05-10T15:02:00Z">
        <w:r>
          <w:rPr>
            <w:lang w:val="en-US"/>
          </w:rPr>
          <w:t>97</w:t>
        </w:r>
      </w:ins>
      <w:ins w:id="149" w:author="ancarter" w:date="2024-05-13T12:01:00Z">
        <w:r w:rsidR="00D33F53">
          <w:rPr>
            <w:lang w:val="en-US"/>
          </w:rPr>
          <w:t>7</w:t>
        </w:r>
      </w:ins>
      <w:ins w:id="150" w:author="ancarter" w:date="2024-05-13T11:53:00Z">
        <w:r w:rsidR="007D002F">
          <w:rPr>
            <w:lang w:val="en-US"/>
          </w:rPr>
          <w:t xml:space="preserve">, created </w:t>
        </w:r>
      </w:ins>
      <w:ins w:id="151" w:author="ancarter" w:date="2024-05-10T15:02:00Z">
        <w:r>
          <w:rPr>
            <w:lang w:val="en-US"/>
          </w:rPr>
          <w:t>The Combahee River Collective Statement</w:t>
        </w:r>
      </w:ins>
      <w:ins w:id="152" w:author="ancarter" w:date="2024-05-13T12:15:00Z">
        <w:r w:rsidR="000A3A2A">
          <w:rPr>
            <w:lang w:val="en-US"/>
          </w:rPr>
          <w:t>, stating</w:t>
        </w:r>
      </w:ins>
      <w:ins w:id="153" w:author="ancarter" w:date="2024-05-13T11:54:00Z">
        <w:r w:rsidR="007D002F">
          <w:rPr>
            <w:lang w:val="en-US"/>
          </w:rPr>
          <w:t xml:space="preserve"> t</w:t>
        </w:r>
      </w:ins>
      <w:ins w:id="154" w:author="ancarter" w:date="2024-05-10T15:02:00Z">
        <w:r>
          <w:rPr>
            <w:lang w:val="en-US"/>
          </w:rPr>
          <w:t>hat dimensions of power</w:t>
        </w:r>
      </w:ins>
      <w:ins w:id="155" w:author="ancarter" w:date="2024-05-13T12:01:00Z">
        <w:r w:rsidR="00D33F53">
          <w:rPr>
            <w:lang w:val="en-US"/>
          </w:rPr>
          <w:t xml:space="preserve">, including </w:t>
        </w:r>
      </w:ins>
      <w:ins w:id="156" w:author="ancarter" w:date="2024-05-10T15:02:00Z">
        <w:r>
          <w:rPr>
            <w:lang w:val="en-US"/>
          </w:rPr>
          <w:t>race, class, gender, religion, geography, age, sexuality, ability, and on</w:t>
        </w:r>
      </w:ins>
      <w:ins w:id="157" w:author="ancarter" w:date="2024-05-13T12:01:00Z">
        <w:r w:rsidR="00D33F53">
          <w:rPr>
            <w:lang w:val="en-US"/>
          </w:rPr>
          <w:t xml:space="preserve">, </w:t>
        </w:r>
      </w:ins>
      <w:ins w:id="158" w:author="ancarter" w:date="2024-05-10T15:02:00Z">
        <w:r>
          <w:rPr>
            <w:lang w:val="en-US"/>
          </w:rPr>
          <w:t xml:space="preserve">cannot be examined in isolation; instead, analysis and practice must be based in the </w:t>
        </w:r>
        <w:r w:rsidRPr="00D33F53">
          <w:rPr>
            <w:lang w:val="en-US"/>
          </w:rPr>
          <w:t>understanding that such inequalities are interconnected and interlocking</w:t>
        </w:r>
      </w:ins>
      <w:ins w:id="159" w:author="ancarter" w:date="2024-05-13T12:01:00Z">
        <w:r w:rsidR="00D33F53" w:rsidRPr="00D33F53">
          <w:rPr>
            <w:lang w:val="en-US"/>
          </w:rPr>
          <w:t>.</w:t>
        </w:r>
      </w:ins>
      <w:ins w:id="160" w:author="ancarter" w:date="2024-05-13T12:02:00Z">
        <w:r w:rsidR="00D33F53" w:rsidRPr="00D33F53">
          <w:rPr>
            <w:lang w:val="en-US"/>
          </w:rPr>
          <w:t xml:space="preserve"> </w:t>
        </w:r>
      </w:ins>
      <w:ins w:id="161" w:author="ancarter" w:date="2024-05-13T12:05:00Z">
        <w:r w:rsidR="00D33F53" w:rsidRPr="00D33F53">
          <w:rPr>
            <w:lang w:val="en-US"/>
          </w:rPr>
          <w:t xml:space="preserve">Legal scholar </w:t>
        </w:r>
        <w:proofErr w:type="spellStart"/>
        <w:r w:rsidR="00D33F53" w:rsidRPr="00D33F53">
          <w:rPr>
            <w:rStyle w:val="Emphasis"/>
            <w:i w:val="0"/>
            <w:iCs w:val="0"/>
            <w:color w:val="5F6368"/>
            <w:shd w:val="clear" w:color="auto" w:fill="FFFFFF"/>
          </w:rPr>
          <w:t>Kimberlé</w:t>
        </w:r>
        <w:proofErr w:type="spellEnd"/>
        <w:r w:rsidR="00D33F53" w:rsidRPr="00D33F53">
          <w:rPr>
            <w:color w:val="4D5156"/>
            <w:shd w:val="clear" w:color="auto" w:fill="FFFFFF"/>
          </w:rPr>
          <w:t> </w:t>
        </w:r>
        <w:proofErr w:type="spellStart"/>
        <w:r w:rsidR="00D33F53" w:rsidRPr="00D33F53">
          <w:rPr>
            <w:color w:val="4D5156"/>
            <w:shd w:val="clear" w:color="auto" w:fill="FFFFFF"/>
          </w:rPr>
          <w:t>Crenshaw</w:t>
        </w:r>
        <w:proofErr w:type="spellEnd"/>
        <w:r w:rsidR="00D33F53">
          <w:rPr>
            <w:rFonts w:ascii="Roboto" w:hAnsi="Roboto"/>
            <w:color w:val="4D5156"/>
            <w:sz w:val="21"/>
            <w:szCs w:val="21"/>
            <w:shd w:val="clear" w:color="auto" w:fill="FFFFFF"/>
          </w:rPr>
          <w:t xml:space="preserve"> </w:t>
        </w:r>
      </w:ins>
      <w:ins w:id="162" w:author="ancarter" w:date="2024-05-13T12:06:00Z">
        <w:r w:rsidR="00D33F53">
          <w:rPr>
            <w:lang w:val="en-US"/>
          </w:rPr>
          <w:t>then developed the theoretical framework of intersectionality to examine how these dimensions of power work to maintain status quo both within and among groups (Crenshaw 1991).</w:t>
        </w:r>
      </w:ins>
      <w:ins w:id="163" w:author="ancarter" w:date="2024-05-13T12:08:00Z">
        <w:r w:rsidR="000A3A2A">
          <w:rPr>
            <w:lang w:val="en-US"/>
          </w:rPr>
          <w:t xml:space="preserve"> </w:t>
        </w:r>
      </w:ins>
    </w:p>
    <w:p w14:paraId="59EB3E51" w14:textId="77777777" w:rsidR="0080203E" w:rsidRDefault="0080203E" w:rsidP="0023034C">
      <w:pPr>
        <w:rPr>
          <w:ins w:id="164" w:author="ancarter" w:date="2024-05-13T12:26:00Z"/>
          <w:lang w:val="en-US"/>
        </w:rPr>
      </w:pPr>
    </w:p>
    <w:p w14:paraId="570B5B33" w14:textId="51628564" w:rsidR="00265940" w:rsidRDefault="000A3A2A" w:rsidP="0020107B">
      <w:pPr>
        <w:rPr>
          <w:ins w:id="165" w:author="ancarter" w:date="2024-05-20T11:26:00Z"/>
          <w:lang w:val="en-US"/>
        </w:rPr>
      </w:pPr>
      <w:ins w:id="166" w:author="ancarter" w:date="2024-05-13T12:08:00Z">
        <w:r>
          <w:rPr>
            <w:lang w:val="en-US"/>
          </w:rPr>
          <w:t>Agricultural sc</w:t>
        </w:r>
      </w:ins>
      <w:ins w:id="167" w:author="ancarter" w:date="2024-05-10T15:02:00Z">
        <w:r w:rsidR="0023034C">
          <w:rPr>
            <w:lang w:val="en-US"/>
          </w:rPr>
          <w:t xml:space="preserve">ientists may struggle to see the connections between a statement created by a coalition of Black feminist activists and the science practiced through their research and teaching; however, these concepts are </w:t>
        </w:r>
      </w:ins>
      <w:ins w:id="168" w:author="ancarter" w:date="2024-05-13T12:09:00Z">
        <w:r>
          <w:rPr>
            <w:lang w:val="en-US"/>
          </w:rPr>
          <w:t xml:space="preserve">not new in agricultural research. </w:t>
        </w:r>
      </w:ins>
      <w:ins w:id="169" w:author="ancarter" w:date="2024-05-13T12:10:00Z">
        <w:r>
          <w:rPr>
            <w:lang w:val="en-US"/>
          </w:rPr>
          <w:t xml:space="preserve">Early </w:t>
        </w:r>
      </w:ins>
      <w:ins w:id="170" w:author="ancarter" w:date="2024-05-13T12:09:00Z">
        <w:r>
          <w:rPr>
            <w:lang w:val="en-US"/>
          </w:rPr>
          <w:t xml:space="preserve">rural sociologist </w:t>
        </w:r>
        <w:r>
          <w:rPr>
            <w:lang w:val="en-US"/>
          </w:rPr>
          <w:t xml:space="preserve">W.E.B. Du </w:t>
        </w:r>
        <w:proofErr w:type="spellStart"/>
        <w:r>
          <w:rPr>
            <w:lang w:val="en-US"/>
          </w:rPr>
          <w:t>Bois</w:t>
        </w:r>
        <w:proofErr w:type="spellEnd"/>
        <w:r>
          <w:rPr>
            <w:lang w:val="en-US"/>
          </w:rPr>
          <w:t xml:space="preserve"> (2007[1903])</w:t>
        </w:r>
      </w:ins>
      <w:ins w:id="171" w:author="ancarter" w:date="2024-05-13T12:13:00Z">
        <w:r>
          <w:rPr>
            <w:lang w:val="en-US"/>
          </w:rPr>
          <w:t xml:space="preserve"> was among the scientists in the US </w:t>
        </w:r>
      </w:ins>
      <w:ins w:id="172" w:author="ancarter" w:date="2024-05-13T12:17:00Z">
        <w:r w:rsidR="0080203E">
          <w:rPr>
            <w:lang w:val="en-US"/>
          </w:rPr>
          <w:t xml:space="preserve">to employ empirical sociological methods </w:t>
        </w:r>
      </w:ins>
      <w:ins w:id="173" w:author="ancarter" w:date="2024-05-13T12:18:00Z">
        <w:r w:rsidR="0080203E">
          <w:rPr>
            <w:lang w:val="en-US"/>
          </w:rPr>
          <w:t>rural people in his research studying agrarian production and rural life in the South’s Black Belt</w:t>
        </w:r>
      </w:ins>
      <w:ins w:id="174" w:author="ancarter" w:date="2024-05-13T12:17:00Z">
        <w:r w:rsidR="0080203E">
          <w:rPr>
            <w:lang w:val="en-US"/>
          </w:rPr>
          <w:t xml:space="preserve">. </w:t>
        </w:r>
      </w:ins>
      <w:ins w:id="175" w:author="ancarter" w:date="2024-05-13T12:21:00Z">
        <w:r w:rsidR="0080203E">
          <w:rPr>
            <w:lang w:val="en-US"/>
          </w:rPr>
          <w:t xml:space="preserve">In addition to the Souls of Black Folk (2007 [1903]), </w:t>
        </w:r>
        <w:proofErr w:type="spellStart"/>
        <w:r w:rsidR="0080203E">
          <w:rPr>
            <w:lang w:val="en-US"/>
          </w:rPr>
          <w:t>Jakubek</w:t>
        </w:r>
        <w:proofErr w:type="spellEnd"/>
        <w:r w:rsidR="0080203E">
          <w:rPr>
            <w:lang w:val="en-US"/>
          </w:rPr>
          <w:t xml:space="preserve"> and Wood (2018</w:t>
        </w:r>
      </w:ins>
      <w:ins w:id="176" w:author="ancarter" w:date="2024-05-13T12:22:00Z">
        <w:r w:rsidR="0080203E">
          <w:rPr>
            <w:lang w:val="en-US"/>
          </w:rPr>
          <w:t>) point to his series of case studies funded and conducted for the US Department of Labor as foundational examples of early empirical research</w:t>
        </w:r>
      </w:ins>
      <w:ins w:id="177" w:author="ancarter" w:date="2024-05-13T12:23:00Z">
        <w:r w:rsidR="0080203E">
          <w:rPr>
            <w:lang w:val="en-US"/>
          </w:rPr>
          <w:t xml:space="preserve"> studying agricultural production and agrarian communities, including questions of rural demographic shifts </w:t>
        </w:r>
      </w:ins>
      <w:ins w:id="178" w:author="ancarter" w:date="2024-05-13T12:24:00Z">
        <w:r w:rsidR="0080203E">
          <w:rPr>
            <w:lang w:val="en-US"/>
          </w:rPr>
          <w:t xml:space="preserve">and farm size changes </w:t>
        </w:r>
      </w:ins>
      <w:ins w:id="179" w:author="ancarter" w:date="2024-05-13T12:23:00Z">
        <w:r w:rsidR="0080203E">
          <w:rPr>
            <w:lang w:val="en-US"/>
          </w:rPr>
          <w:t>due to agrarian economic restructuring,</w:t>
        </w:r>
      </w:ins>
      <w:ins w:id="180" w:author="ancarter" w:date="2024-05-13T12:24:00Z">
        <w:r w:rsidR="0080203E">
          <w:rPr>
            <w:lang w:val="en-US"/>
          </w:rPr>
          <w:t xml:space="preserve"> </w:t>
        </w:r>
      </w:ins>
      <w:ins w:id="181" w:author="ancarter" w:date="2024-05-13T12:25:00Z">
        <w:r w:rsidR="0080203E">
          <w:rPr>
            <w:lang w:val="en-US"/>
          </w:rPr>
          <w:t xml:space="preserve">landownership, </w:t>
        </w:r>
      </w:ins>
      <w:ins w:id="182" w:author="ancarter" w:date="2024-05-13T12:26:00Z">
        <w:r w:rsidR="0080203E">
          <w:rPr>
            <w:lang w:val="en-US"/>
          </w:rPr>
          <w:t>seasonal agricultural labor</w:t>
        </w:r>
      </w:ins>
      <w:ins w:id="183" w:author="ancarter" w:date="2024-05-13T12:27:00Z">
        <w:r w:rsidR="0080203E">
          <w:rPr>
            <w:lang w:val="en-US"/>
          </w:rPr>
          <w:t xml:space="preserve">. </w:t>
        </w:r>
        <w:r w:rsidR="00366A21">
          <w:rPr>
            <w:lang w:val="en-US"/>
          </w:rPr>
          <w:t xml:space="preserve">Importantly, Du </w:t>
        </w:r>
        <w:proofErr w:type="spellStart"/>
        <w:r w:rsidR="00366A21">
          <w:rPr>
            <w:lang w:val="en-US"/>
          </w:rPr>
          <w:t>Bois</w:t>
        </w:r>
        <w:proofErr w:type="spellEnd"/>
        <w:r w:rsidR="00366A21">
          <w:rPr>
            <w:lang w:val="en-US"/>
          </w:rPr>
          <w:t xml:space="preserve"> put this research into the practice through </w:t>
        </w:r>
      </w:ins>
      <w:ins w:id="184" w:author="ancarter" w:date="2024-05-13T12:29:00Z">
        <w:r w:rsidR="00366A21">
          <w:rPr>
            <w:lang w:val="en-US"/>
          </w:rPr>
          <w:t xml:space="preserve">applied sociological work that focused on policy and social reform (Green and Wortham 2018). </w:t>
        </w:r>
      </w:ins>
      <w:ins w:id="185" w:author="ancarter" w:date="2024-05-13T12:27:00Z">
        <w:r w:rsidR="00366A21">
          <w:rPr>
            <w:lang w:val="en-US"/>
          </w:rPr>
          <w:t xml:space="preserve"> </w:t>
        </w:r>
      </w:ins>
      <w:ins w:id="186" w:author="ancarter" w:date="2024-05-13T12:11:00Z">
        <w:r>
          <w:rPr>
            <w:lang w:val="en-US"/>
          </w:rPr>
          <w:t xml:space="preserve">More recently, rural sociologists William Freudenberg (2006) and Carolyn Sachs (2007) urged those engaging in rural research collaborations to step </w:t>
        </w:r>
      </w:ins>
      <w:ins w:id="187" w:author="ancarter" w:date="2024-05-13T12:12:00Z">
        <w:r>
          <w:rPr>
            <w:lang w:val="en-US"/>
          </w:rPr>
          <w:t>beyond the role of researcher as “expert” and to interrogate issues of power, reciprocity, and trust.”</w:t>
        </w:r>
      </w:ins>
      <w:ins w:id="188" w:author="ancarter" w:date="2024-05-20T11:26:00Z">
        <w:r w:rsidR="00265940">
          <w:rPr>
            <w:lang w:val="en-US"/>
          </w:rPr>
          <w:t xml:space="preserve"> </w:t>
        </w:r>
      </w:ins>
    </w:p>
    <w:p w14:paraId="225465B1" w14:textId="77777777" w:rsidR="00265940" w:rsidRDefault="00265940" w:rsidP="0020107B">
      <w:pPr>
        <w:rPr>
          <w:ins w:id="189" w:author="ancarter" w:date="2024-05-20T11:26:00Z"/>
          <w:lang w:val="en-US"/>
        </w:rPr>
      </w:pPr>
    </w:p>
    <w:p w14:paraId="1182C7B5" w14:textId="49A127B7" w:rsidR="00794B08" w:rsidRDefault="00265940" w:rsidP="0020107B">
      <w:pPr>
        <w:rPr>
          <w:ins w:id="190" w:author="ancarter" w:date="2024-05-20T11:34:00Z"/>
          <w:lang w:val="en-US"/>
        </w:rPr>
      </w:pPr>
      <w:ins w:id="191" w:author="ancarter" w:date="2024-05-20T11:26:00Z">
        <w:r>
          <w:rPr>
            <w:lang w:val="en-US"/>
          </w:rPr>
          <w:t>If</w:t>
        </w:r>
      </w:ins>
      <w:ins w:id="192" w:author="ancarter" w:date="2024-05-10T15:02:00Z">
        <w:r w:rsidR="0023034C">
          <w:rPr>
            <w:lang w:val="en-US"/>
          </w:rPr>
          <w:t xml:space="preserve"> agricultural science aims to contribute to the greater public good, not merely to the creation of increased profits for transnational corporations, then equity must be a key component of its development and practice.</w:t>
        </w:r>
      </w:ins>
      <w:ins w:id="193" w:author="ancarter" w:date="2024-05-13T12:02:00Z">
        <w:r w:rsidR="00D33F53">
          <w:rPr>
            <w:lang w:val="en-US"/>
          </w:rPr>
          <w:t xml:space="preserve"> </w:t>
        </w:r>
      </w:ins>
      <w:ins w:id="194" w:author="ancarter" w:date="2024-05-13T12:03:00Z">
        <w:r w:rsidR="00D33F53">
          <w:rPr>
            <w:lang w:val="en-US"/>
          </w:rPr>
          <w:t xml:space="preserve">Data feminism can assist in this effort by incorporating power as a multi-dimensional influence </w:t>
        </w:r>
      </w:ins>
      <w:ins w:id="195" w:author="ancarter" w:date="2024-05-13T12:04:00Z">
        <w:r w:rsidR="00D33F53">
          <w:rPr>
            <w:lang w:val="en-US"/>
          </w:rPr>
          <w:t>with</w:t>
        </w:r>
      </w:ins>
      <w:ins w:id="196" w:author="ancarter" w:date="2024-05-13T12:03:00Z">
        <w:r w:rsidR="00D33F53">
          <w:rPr>
            <w:lang w:val="en-US"/>
          </w:rPr>
          <w:t>in our research process—including funding</w:t>
        </w:r>
      </w:ins>
      <w:ins w:id="197" w:author="ancarter" w:date="2024-05-13T12:04:00Z">
        <w:r w:rsidR="00D33F53">
          <w:rPr>
            <w:lang w:val="en-US"/>
          </w:rPr>
          <w:t xml:space="preserve">, </w:t>
        </w:r>
      </w:ins>
      <w:ins w:id="198" w:author="ancarter" w:date="2024-05-13T12:03:00Z">
        <w:r w:rsidR="00D33F53">
          <w:rPr>
            <w:lang w:val="en-US"/>
          </w:rPr>
          <w:t>protocol design</w:t>
        </w:r>
      </w:ins>
      <w:ins w:id="199" w:author="ancarter" w:date="2024-05-13T12:04:00Z">
        <w:r w:rsidR="00D33F53">
          <w:rPr>
            <w:lang w:val="en-US"/>
          </w:rPr>
          <w:t xml:space="preserve">, </w:t>
        </w:r>
      </w:ins>
      <w:ins w:id="200" w:author="ancarter" w:date="2024-05-13T12:03:00Z">
        <w:r w:rsidR="00D33F53">
          <w:rPr>
            <w:lang w:val="en-US"/>
          </w:rPr>
          <w:t>data collection</w:t>
        </w:r>
      </w:ins>
      <w:ins w:id="201" w:author="ancarter" w:date="2024-05-13T12:04:00Z">
        <w:r w:rsidR="00D33F53">
          <w:rPr>
            <w:lang w:val="en-US"/>
          </w:rPr>
          <w:t xml:space="preserve"> and analysis, and data reporting—rather than merely a one-dimensional variable to be tested in comparison to others</w:t>
        </w:r>
      </w:ins>
      <w:ins w:id="202" w:author="ancarter" w:date="2024-05-20T11:29:00Z">
        <w:r w:rsidR="00794B08">
          <w:rPr>
            <w:lang w:val="en-US"/>
          </w:rPr>
          <w:t xml:space="preserve">. </w:t>
        </w:r>
      </w:ins>
      <w:ins w:id="203" w:author="ancarter" w:date="2024-05-20T10:09:00Z">
        <w:r w:rsidR="0020107B">
          <w:rPr>
            <w:lang w:val="en-US"/>
          </w:rPr>
          <w:t xml:space="preserve"> </w:t>
        </w:r>
      </w:ins>
      <w:ins w:id="204" w:author="ancarter" w:date="2024-05-20T11:28:00Z">
        <w:r w:rsidR="00794B08">
          <w:rPr>
            <w:lang w:val="en-US"/>
          </w:rPr>
          <w:t>In the US-context, this looks like treating racism as an outcome of the continued production of white supremacy rather than merely a demographic variable</w:t>
        </w:r>
      </w:ins>
      <w:ins w:id="205" w:author="ancarter" w:date="2024-05-20T11:29:00Z">
        <w:r w:rsidR="00794B08">
          <w:rPr>
            <w:lang w:val="en-US"/>
          </w:rPr>
          <w:t>; reducing complex systems of power to</w:t>
        </w:r>
        <w:r w:rsidR="00794B08">
          <w:rPr>
            <w:lang w:val="en-US"/>
          </w:rPr>
          <w:t xml:space="preserve"> historical outcomes rather than an ongoing project, such as the production of white supremacy in the US</w:t>
        </w:r>
        <w:r w:rsidR="00794B08">
          <w:rPr>
            <w:lang w:val="en-US"/>
          </w:rPr>
          <w:t>, limits opportunities for intervention and change</w:t>
        </w:r>
        <w:r w:rsidR="00794B08">
          <w:rPr>
            <w:lang w:val="en-US"/>
          </w:rPr>
          <w:t xml:space="preserve"> (Harvey 2017).</w:t>
        </w:r>
      </w:ins>
    </w:p>
    <w:p w14:paraId="1B501EBC" w14:textId="77777777" w:rsidR="00794B08" w:rsidRDefault="00794B08" w:rsidP="0020107B">
      <w:pPr>
        <w:rPr>
          <w:ins w:id="206" w:author="ancarter" w:date="2024-05-20T11:34:00Z"/>
          <w:lang w:val="en-US"/>
        </w:rPr>
      </w:pPr>
    </w:p>
    <w:p w14:paraId="04282EBC" w14:textId="14959986" w:rsidR="00794B08" w:rsidRDefault="00794B08" w:rsidP="0020107B">
      <w:pPr>
        <w:rPr>
          <w:ins w:id="207" w:author="ancarter" w:date="2024-05-20T11:30:00Z"/>
          <w:lang w:val="en-US"/>
        </w:rPr>
      </w:pPr>
      <w:ins w:id="208" w:author="ancarter" w:date="2024-05-20T11:34:00Z">
        <w:r>
          <w:rPr>
            <w:lang w:val="en-US"/>
          </w:rPr>
          <w:t xml:space="preserve">Attention to power dimensions throughout the research cycle may be newer to  biophysical science, but social science, too, has work to do to better attend to how power shapes research development, collection, analysis, and diffusion. Sociologists, and even rural sociologists, continue to treat race, class, gender, sexuality, citizenship status as variables or even as defaults rather than (see discussion of this in Carter and </w:t>
        </w:r>
        <w:proofErr w:type="spellStart"/>
        <w:r>
          <w:rPr>
            <w:lang w:val="en-US"/>
          </w:rPr>
          <w:t>Roesch</w:t>
        </w:r>
        <w:proofErr w:type="spellEnd"/>
        <w:r>
          <w:rPr>
            <w:lang w:val="en-US"/>
          </w:rPr>
          <w:t>-McNally 2024; Carrillo et al. 2021; Horst and Marion 2019; Thompson and Carter 2022).</w:t>
        </w:r>
      </w:ins>
    </w:p>
    <w:p w14:paraId="51BD40A0" w14:textId="77777777" w:rsidR="00794B08" w:rsidRDefault="00794B08" w:rsidP="0020107B">
      <w:pPr>
        <w:rPr>
          <w:ins w:id="209" w:author="ancarter" w:date="2024-05-20T11:30:00Z"/>
          <w:lang w:val="en-US"/>
        </w:rPr>
      </w:pPr>
    </w:p>
    <w:p w14:paraId="70B990CF" w14:textId="77777777" w:rsidR="00794B08" w:rsidRDefault="00794B08" w:rsidP="0023034C">
      <w:pPr>
        <w:rPr>
          <w:ins w:id="210" w:author="ancarter" w:date="2024-05-20T11:30:00Z"/>
          <w:lang w:val="en-US"/>
        </w:rPr>
      </w:pPr>
      <w:ins w:id="211" w:author="ancarter" w:date="2024-05-20T11:30:00Z">
        <w:r>
          <w:rPr>
            <w:lang w:val="en-US"/>
          </w:rPr>
          <w:t xml:space="preserve">This is a mess of something that could be a paragraph about how the more implicit modes of power </w:t>
        </w:r>
        <w:proofErr w:type="spellStart"/>
        <w:r>
          <w:rPr>
            <w:lang w:val="en-US"/>
          </w:rPr>
          <w:t>id’d</w:t>
        </w:r>
        <w:proofErr w:type="spellEnd"/>
        <w:r>
          <w:rPr>
            <w:lang w:val="en-US"/>
          </w:rPr>
          <w:t xml:space="preserve"> by </w:t>
        </w:r>
        <w:proofErr w:type="spellStart"/>
        <w:r>
          <w:rPr>
            <w:lang w:val="en-US"/>
          </w:rPr>
          <w:t>collins</w:t>
        </w:r>
        <w:proofErr w:type="spellEnd"/>
        <w:r>
          <w:rPr>
            <w:lang w:val="en-US"/>
          </w:rPr>
          <w:t xml:space="preserve"> (domains 1-3) are already documented as limiting agricultural science and practice – do with this whatever is helpful!</w:t>
        </w:r>
      </w:ins>
    </w:p>
    <w:p w14:paraId="22CC0780" w14:textId="77777777" w:rsidR="00794B08" w:rsidRDefault="006B5691" w:rsidP="0023034C">
      <w:pPr>
        <w:pStyle w:val="ListParagraph"/>
        <w:numPr>
          <w:ilvl w:val="0"/>
          <w:numId w:val="13"/>
        </w:numPr>
        <w:rPr>
          <w:ins w:id="212" w:author="ancarter" w:date="2024-05-20T11:30:00Z"/>
          <w:lang w:val="en-US"/>
        </w:rPr>
      </w:pPr>
      <w:ins w:id="213" w:author="ancarter" w:date="2024-05-20T09:44:00Z">
        <w:r w:rsidRPr="00794B08">
          <w:rPr>
            <w:lang w:val="en-US"/>
          </w:rPr>
          <w:t xml:space="preserve">Data remains a </w:t>
        </w:r>
        <w:proofErr w:type="spellStart"/>
        <w:r w:rsidRPr="00794B08">
          <w:rPr>
            <w:lang w:val="en-US"/>
          </w:rPr>
          <w:t>limitiation</w:t>
        </w:r>
        <w:proofErr w:type="spellEnd"/>
        <w:r w:rsidRPr="00794B08">
          <w:rPr>
            <w:lang w:val="en-US"/>
          </w:rPr>
          <w:t xml:space="preserve"> to the work toward a more just, equitable, and healthy </w:t>
        </w:r>
      </w:ins>
      <w:ins w:id="214" w:author="ancarter" w:date="2024-05-20T09:45:00Z">
        <w:r w:rsidRPr="00794B08">
          <w:rPr>
            <w:lang w:val="en-US"/>
          </w:rPr>
          <w:t>agricultural system (</w:t>
        </w:r>
        <w:commentRangeStart w:id="215"/>
        <w:r w:rsidRPr="00794B08">
          <w:rPr>
            <w:lang w:val="en-US"/>
          </w:rPr>
          <w:t>Horst</w:t>
        </w:r>
      </w:ins>
      <w:commentRangeEnd w:id="215"/>
      <w:ins w:id="216" w:author="ancarter" w:date="2024-05-20T09:53:00Z">
        <w:r w:rsidR="00575652">
          <w:rPr>
            <w:rStyle w:val="CommentReference"/>
          </w:rPr>
          <w:commentReference w:id="215"/>
        </w:r>
      </w:ins>
      <w:ins w:id="217" w:author="ancarter" w:date="2024-05-20T09:45:00Z">
        <w:r w:rsidRPr="00794B08">
          <w:rPr>
            <w:lang w:val="en-US"/>
          </w:rPr>
          <w:t xml:space="preserve"> and Marion 2019</w:t>
        </w:r>
      </w:ins>
    </w:p>
    <w:p w14:paraId="21037D51" w14:textId="77777777" w:rsidR="00794B08" w:rsidRDefault="00575652" w:rsidP="0023034C">
      <w:pPr>
        <w:pStyle w:val="ListParagraph"/>
        <w:numPr>
          <w:ilvl w:val="0"/>
          <w:numId w:val="13"/>
        </w:numPr>
        <w:rPr>
          <w:ins w:id="218" w:author="ancarter" w:date="2024-05-20T11:30:00Z"/>
          <w:lang w:val="en-US"/>
        </w:rPr>
      </w:pPr>
      <w:ins w:id="219" w:author="ancarter" w:date="2024-05-20T09:45:00Z">
        <w:r w:rsidRPr="00794B08">
          <w:rPr>
            <w:lang w:val="en-US"/>
          </w:rPr>
          <w:t xml:space="preserve">Limitations identified by Horst and Marion (2019) include </w:t>
        </w:r>
      </w:ins>
      <w:ins w:id="220" w:author="ancarter" w:date="2024-05-20T09:46:00Z">
        <w:r w:rsidRPr="00794B08">
          <w:rPr>
            <w:lang w:val="en-US"/>
          </w:rPr>
          <w:t xml:space="preserve">the inability of comparing contemporary </w:t>
        </w:r>
      </w:ins>
      <w:ins w:id="221" w:author="ancarter" w:date="2024-05-20T09:47:00Z">
        <w:r w:rsidRPr="00794B08">
          <w:rPr>
            <w:lang w:val="en-US"/>
          </w:rPr>
          <w:t xml:space="preserve">agricultural landownership </w:t>
        </w:r>
        <w:proofErr w:type="spellStart"/>
        <w:r w:rsidRPr="00794B08">
          <w:rPr>
            <w:lang w:val="en-US"/>
          </w:rPr>
          <w:t>paters</w:t>
        </w:r>
        <w:proofErr w:type="spellEnd"/>
        <w:r w:rsidRPr="00794B08">
          <w:rPr>
            <w:lang w:val="en-US"/>
          </w:rPr>
          <w:t xml:space="preserve"> to </w:t>
        </w:r>
      </w:ins>
      <w:ins w:id="222" w:author="ancarter" w:date="2024-05-20T09:46:00Z">
        <w:r w:rsidRPr="00794B08">
          <w:rPr>
            <w:lang w:val="en-US"/>
          </w:rPr>
          <w:t xml:space="preserve">historic data, as </w:t>
        </w:r>
      </w:ins>
      <w:ins w:id="223" w:author="ancarter" w:date="2024-05-20T09:47:00Z">
        <w:r w:rsidRPr="00794B08">
          <w:rPr>
            <w:lang w:val="en-US"/>
          </w:rPr>
          <w:t>only three surveys prior to 2014 including non-operating agricultural landowners</w:t>
        </w:r>
      </w:ins>
      <w:ins w:id="224" w:author="ancarter" w:date="2024-05-20T09:48:00Z">
        <w:r w:rsidRPr="00794B08">
          <w:rPr>
            <w:lang w:val="en-US"/>
          </w:rPr>
          <w:t xml:space="preserve">, </w:t>
        </w:r>
      </w:ins>
      <w:ins w:id="225" w:author="ancarter" w:date="2024-05-20T09:49:00Z">
        <w:r w:rsidRPr="00794B08">
          <w:rPr>
            <w:lang w:val="en-US"/>
          </w:rPr>
          <w:t xml:space="preserve">the USDA changing the definition of “farm” over time which may have falsely overcounted </w:t>
        </w:r>
      </w:ins>
      <w:ins w:id="226" w:author="ancarter" w:date="2024-05-20T09:50:00Z">
        <w:r w:rsidRPr="00794B08">
          <w:rPr>
            <w:lang w:val="en-US"/>
          </w:rPr>
          <w:t>farmers of color, Hispanic farmers, and women farmers</w:t>
        </w:r>
      </w:ins>
      <w:ins w:id="227" w:author="ancarter" w:date="2024-05-20T09:51:00Z">
        <w:r w:rsidRPr="00794B08">
          <w:rPr>
            <w:lang w:val="en-US"/>
          </w:rPr>
          <w:t xml:space="preserve"> and</w:t>
        </w:r>
      </w:ins>
      <w:ins w:id="228" w:author="ancarter" w:date="2024-05-20T09:50:00Z">
        <w:r w:rsidRPr="00794B08">
          <w:rPr>
            <w:lang w:val="en-US"/>
          </w:rPr>
          <w:t xml:space="preserve"> the USDA’s counting of all farmers within a reservation as a single farm</w:t>
        </w:r>
      </w:ins>
      <w:ins w:id="229" w:author="ancarter" w:date="2024-05-20T09:53:00Z">
        <w:r w:rsidRPr="00794B08">
          <w:rPr>
            <w:lang w:val="en-US"/>
          </w:rPr>
          <w:t>, and the lack of data about farmworkers</w:t>
        </w:r>
      </w:ins>
      <w:ins w:id="230" w:author="ancarter" w:date="2024-05-20T09:51:00Z">
        <w:r w:rsidRPr="00794B08">
          <w:rPr>
            <w:lang w:val="en-US"/>
          </w:rPr>
          <w:t xml:space="preserve">. </w:t>
        </w:r>
      </w:ins>
      <w:ins w:id="231" w:author="ancarter" w:date="2024-05-20T09:52:00Z">
        <w:r w:rsidRPr="00794B08">
          <w:rPr>
            <w:lang w:val="en-US"/>
          </w:rPr>
          <w:t>The correction of some of these</w:t>
        </w:r>
      </w:ins>
      <w:ins w:id="232" w:author="ancarter" w:date="2024-05-20T09:51:00Z">
        <w:r w:rsidRPr="00794B08">
          <w:rPr>
            <w:lang w:val="en-US"/>
          </w:rPr>
          <w:t xml:space="preserve"> inaccuracies </w:t>
        </w:r>
      </w:ins>
      <w:ins w:id="233" w:author="ancarter" w:date="2024-05-20T09:52:00Z">
        <w:r w:rsidRPr="00794B08">
          <w:rPr>
            <w:lang w:val="en-US"/>
          </w:rPr>
          <w:t xml:space="preserve">and attempts to improve methodology to increase response rate among </w:t>
        </w:r>
        <w:proofErr w:type="spellStart"/>
        <w:r w:rsidRPr="00794B08">
          <w:rPr>
            <w:lang w:val="en-US"/>
          </w:rPr>
          <w:t>underrespresented</w:t>
        </w:r>
        <w:proofErr w:type="spellEnd"/>
        <w:r w:rsidRPr="00794B08">
          <w:rPr>
            <w:lang w:val="en-US"/>
          </w:rPr>
          <w:t xml:space="preserve"> and marginalized farmers may </w:t>
        </w:r>
      </w:ins>
      <w:ins w:id="234" w:author="ancarter" w:date="2024-05-20T09:51:00Z">
        <w:r w:rsidRPr="00794B08">
          <w:rPr>
            <w:lang w:val="en-US"/>
          </w:rPr>
          <w:t xml:space="preserve">have resulted in “false trends,” </w:t>
        </w:r>
      </w:ins>
      <w:ins w:id="235" w:author="ancarter" w:date="2024-05-20T09:52:00Z">
        <w:r w:rsidRPr="00794B08">
          <w:rPr>
            <w:lang w:val="en-US"/>
          </w:rPr>
          <w:t xml:space="preserve">in which it seems these farmers numbers have increased when really improved methodologies </w:t>
        </w:r>
      </w:ins>
      <w:ins w:id="236" w:author="ancarter" w:date="2024-05-20T09:51:00Z">
        <w:r w:rsidRPr="00794B08">
          <w:rPr>
            <w:lang w:val="en-US"/>
          </w:rPr>
          <w:t xml:space="preserve">(Gilbert et al. </w:t>
        </w:r>
        <w:commentRangeStart w:id="237"/>
        <w:r w:rsidRPr="00794B08">
          <w:rPr>
            <w:lang w:val="en-US"/>
          </w:rPr>
          <w:t>2002</w:t>
        </w:r>
      </w:ins>
      <w:commentRangeEnd w:id="237"/>
      <w:ins w:id="238" w:author="ancarter" w:date="2024-05-20T09:53:00Z">
        <w:r>
          <w:rPr>
            <w:rStyle w:val="CommentReference"/>
          </w:rPr>
          <w:commentReference w:id="237"/>
        </w:r>
      </w:ins>
      <w:ins w:id="239" w:author="ancarter" w:date="2024-05-20T09:52:00Z">
        <w:r w:rsidRPr="00794B08">
          <w:rPr>
            <w:lang w:val="en-US"/>
          </w:rPr>
          <w:t>, Ho</w:t>
        </w:r>
      </w:ins>
      <w:ins w:id="240" w:author="ancarter" w:date="2024-05-20T09:53:00Z">
        <w:r w:rsidRPr="00794B08">
          <w:rPr>
            <w:lang w:val="en-US"/>
          </w:rPr>
          <w:t>rst and Marion 2019</w:t>
        </w:r>
      </w:ins>
    </w:p>
    <w:p w14:paraId="2C248277" w14:textId="77777777" w:rsidR="00794B08" w:rsidRDefault="00575652" w:rsidP="0023034C">
      <w:pPr>
        <w:pStyle w:val="ListParagraph"/>
        <w:numPr>
          <w:ilvl w:val="0"/>
          <w:numId w:val="13"/>
        </w:numPr>
        <w:rPr>
          <w:ins w:id="241" w:author="ancarter" w:date="2024-05-20T11:34:00Z"/>
          <w:lang w:val="en-US"/>
        </w:rPr>
      </w:pPr>
      <w:ins w:id="242" w:author="ancarter" w:date="2024-05-20T09:48:00Z">
        <w:r w:rsidRPr="00794B08">
          <w:rPr>
            <w:lang w:val="en-US"/>
          </w:rPr>
          <w:t xml:space="preserve">Numerous </w:t>
        </w:r>
        <w:proofErr w:type="spellStart"/>
        <w:r w:rsidRPr="00794B08">
          <w:rPr>
            <w:lang w:val="en-US"/>
          </w:rPr>
          <w:t>inconsistancies</w:t>
        </w:r>
        <w:proofErr w:type="spellEnd"/>
        <w:r w:rsidRPr="00794B08">
          <w:rPr>
            <w:lang w:val="en-US"/>
          </w:rPr>
          <w:t xml:space="preserve"> in data sampl</w:t>
        </w:r>
      </w:ins>
      <w:ins w:id="243" w:author="ancarter" w:date="2024-05-20T09:49:00Z">
        <w:r w:rsidRPr="00794B08">
          <w:rPr>
            <w:lang w:val="en-US"/>
          </w:rPr>
          <w:t xml:space="preserve">ing and </w:t>
        </w:r>
      </w:ins>
      <w:ins w:id="244" w:author="ancarter" w:date="2024-05-20T09:48:00Z">
        <w:r w:rsidRPr="00794B08">
          <w:rPr>
            <w:lang w:val="en-US"/>
          </w:rPr>
          <w:t>collection</w:t>
        </w:r>
      </w:ins>
      <w:ins w:id="245" w:author="ancarter" w:date="2024-05-20T09:49:00Z">
        <w:r w:rsidRPr="00794B08">
          <w:rPr>
            <w:lang w:val="en-US"/>
          </w:rPr>
          <w:t xml:space="preserve">, including not collecting data on race or gender </w:t>
        </w:r>
      </w:ins>
      <w:ins w:id="246" w:author="ancarter" w:date="2024-05-20T09:48:00Z">
        <w:r w:rsidRPr="00794B08">
          <w:rPr>
            <w:lang w:val="en-US"/>
          </w:rPr>
          <w:t xml:space="preserve">(Horst and Marion 2019, </w:t>
        </w:r>
        <w:proofErr w:type="spellStart"/>
        <w:r w:rsidRPr="00794B08">
          <w:rPr>
            <w:lang w:val="en-US"/>
          </w:rPr>
          <w:t>Pilgeram</w:t>
        </w:r>
        <w:proofErr w:type="spellEnd"/>
        <w:r w:rsidRPr="00794B08">
          <w:rPr>
            <w:lang w:val="en-US"/>
          </w:rPr>
          <w:t xml:space="preserve"> and </w:t>
        </w:r>
        <w:commentRangeStart w:id="247"/>
        <w:proofErr w:type="spellStart"/>
        <w:r w:rsidRPr="00794B08">
          <w:rPr>
            <w:lang w:val="en-US"/>
          </w:rPr>
          <w:t>Dentzman</w:t>
        </w:r>
      </w:ins>
      <w:commentRangeEnd w:id="247"/>
      <w:proofErr w:type="spellEnd"/>
      <w:ins w:id="248" w:author="ancarter" w:date="2024-05-20T11:32:00Z">
        <w:r w:rsidR="00794B08">
          <w:rPr>
            <w:rStyle w:val="CommentReference"/>
            <w:rFonts w:ascii="Calibri" w:hAnsi="Calibri" w:cs="Calibri"/>
            <w:kern w:val="0"/>
          </w:rPr>
          <w:commentReference w:id="247"/>
        </w:r>
      </w:ins>
      <w:ins w:id="249" w:author="ancarter" w:date="2024-05-20T09:48:00Z">
        <w:r w:rsidRPr="00794B08">
          <w:rPr>
            <w:lang w:val="en-US"/>
          </w:rPr>
          <w:t xml:space="preserve"> </w:t>
        </w:r>
      </w:ins>
      <w:ins w:id="250" w:author="ancarter" w:date="2024-05-20T11:33:00Z">
        <w:r w:rsidR="00794B08">
          <w:rPr>
            <w:lang w:val="en-US"/>
          </w:rPr>
          <w:t xml:space="preserve"> et al </w:t>
        </w:r>
      </w:ins>
      <w:ins w:id="251" w:author="ancarter" w:date="2024-05-20T09:48:00Z">
        <w:r w:rsidRPr="00794B08">
          <w:rPr>
            <w:lang w:val="en-US"/>
          </w:rPr>
          <w:t>…</w:t>
        </w:r>
      </w:ins>
    </w:p>
    <w:p w14:paraId="78413A2D" w14:textId="77777777" w:rsidR="00794B08" w:rsidRDefault="006B5691" w:rsidP="0023034C">
      <w:pPr>
        <w:pStyle w:val="ListParagraph"/>
        <w:numPr>
          <w:ilvl w:val="0"/>
          <w:numId w:val="13"/>
        </w:numPr>
        <w:rPr>
          <w:ins w:id="252" w:author="ancarter" w:date="2024-05-20T11:34:00Z"/>
          <w:lang w:val="en-US"/>
        </w:rPr>
      </w:pPr>
      <w:ins w:id="253" w:author="ancarter" w:date="2024-05-20T09:43:00Z">
        <w:r w:rsidRPr="00794B08">
          <w:rPr>
            <w:lang w:val="en-US"/>
          </w:rPr>
          <w:t xml:space="preserve">Using data available through USDA-sponsored surveys, such as the </w:t>
        </w:r>
      </w:ins>
      <w:ins w:id="254" w:author="ancarter" w:date="2024-05-20T09:44:00Z">
        <w:r w:rsidRPr="00794B08">
          <w:rPr>
            <w:color w:val="222222"/>
            <w:shd w:val="clear" w:color="auto" w:fill="FFFFFF"/>
          </w:rPr>
          <w:t xml:space="preserve">2012 Census of </w:t>
        </w:r>
        <w:proofErr w:type="spellStart"/>
        <w:r w:rsidRPr="00794B08">
          <w:rPr>
            <w:color w:val="222222"/>
            <w:shd w:val="clear" w:color="auto" w:fill="FFFFFF"/>
          </w:rPr>
          <w:t>Agriculture</w:t>
        </w:r>
        <w:proofErr w:type="spellEnd"/>
        <w:r w:rsidRPr="00794B08">
          <w:rPr>
            <w:color w:val="222222"/>
            <w:shd w:val="clear" w:color="auto" w:fill="FFFFFF"/>
          </w:rPr>
          <w:t xml:space="preserve"> and the 2013–2014 National Agricultural </w:t>
        </w:r>
        <w:proofErr w:type="spellStart"/>
        <w:r w:rsidRPr="00794B08">
          <w:rPr>
            <w:color w:val="222222"/>
            <w:shd w:val="clear" w:color="auto" w:fill="FFFFFF"/>
          </w:rPr>
          <w:t>Worker</w:t>
        </w:r>
        <w:proofErr w:type="spellEnd"/>
        <w:r w:rsidRPr="00794B08">
          <w:rPr>
            <w:color w:val="222222"/>
            <w:shd w:val="clear" w:color="auto" w:fill="FFFFFF"/>
          </w:rPr>
          <w:t xml:space="preserve"> </w:t>
        </w:r>
        <w:proofErr w:type="spellStart"/>
        <w:r w:rsidRPr="00794B08">
          <w:rPr>
            <w:color w:val="222222"/>
            <w:shd w:val="clear" w:color="auto" w:fill="FFFFFF"/>
          </w:rPr>
          <w:t>Survey</w:t>
        </w:r>
        <w:proofErr w:type="spellEnd"/>
        <w:r w:rsidRPr="00794B08">
          <w:rPr>
            <w:color w:val="222222"/>
            <w:shd w:val="clear" w:color="auto" w:fill="FFFFFF"/>
          </w:rPr>
          <w:t xml:space="preserve">, </w:t>
        </w:r>
      </w:ins>
      <w:ins w:id="255" w:author="ancarter" w:date="2024-05-20T09:43:00Z">
        <w:r w:rsidRPr="00794B08">
          <w:rPr>
            <w:lang w:val="en-US"/>
          </w:rPr>
          <w:t>Horst and Marion (2019) document how this structural and institutional discrimination continues to shape US agriculture today in their analysis of farmer and farmland ownership demographics.</w:t>
        </w:r>
      </w:ins>
    </w:p>
    <w:p w14:paraId="4F1CA311" w14:textId="77777777" w:rsidR="00794B08" w:rsidRDefault="006B5691" w:rsidP="0023034C">
      <w:pPr>
        <w:pStyle w:val="ListParagraph"/>
        <w:numPr>
          <w:ilvl w:val="0"/>
          <w:numId w:val="13"/>
        </w:numPr>
        <w:rPr>
          <w:ins w:id="256" w:author="ancarter" w:date="2024-05-20T11:35:00Z"/>
          <w:lang w:val="en-US"/>
        </w:rPr>
      </w:pPr>
      <w:ins w:id="257" w:author="ancarter" w:date="2024-05-20T09:37:00Z">
        <w:r w:rsidRPr="00794B08">
          <w:rPr>
            <w:lang w:val="en-US"/>
          </w:rPr>
          <w:t>The lack of data about underrepresented or underserved farmers is often treated as an excuse to</w:t>
        </w:r>
      </w:ins>
      <w:ins w:id="258" w:author="ancarter" w:date="2024-05-20T09:38:00Z">
        <w:r w:rsidRPr="00794B08">
          <w:rPr>
            <w:lang w:val="en-US"/>
          </w:rPr>
          <w:t xml:space="preserve"> perpetuate their exclusion; </w:t>
        </w:r>
      </w:ins>
      <w:ins w:id="259" w:author="ancarter" w:date="2024-05-20T09:40:00Z">
        <w:r w:rsidRPr="00794B08">
          <w:rPr>
            <w:lang w:val="en-US"/>
          </w:rPr>
          <w:t xml:space="preserve">recommendations from </w:t>
        </w:r>
      </w:ins>
      <w:ins w:id="260" w:author="ancarter" w:date="2024-05-20T09:38:00Z">
        <w:r w:rsidRPr="00794B08">
          <w:rPr>
            <w:lang w:val="en-US"/>
          </w:rPr>
          <w:t>Horst and Marion</w:t>
        </w:r>
      </w:ins>
      <w:ins w:id="261" w:author="ancarter" w:date="2024-05-20T09:40:00Z">
        <w:r w:rsidRPr="00794B08">
          <w:rPr>
            <w:lang w:val="en-US"/>
          </w:rPr>
          <w:t>’s</w:t>
        </w:r>
      </w:ins>
      <w:ins w:id="262" w:author="ancarter" w:date="2024-05-20T09:38:00Z">
        <w:r w:rsidRPr="00794B08">
          <w:rPr>
            <w:lang w:val="en-US"/>
          </w:rPr>
          <w:t xml:space="preserve"> (2019) </w:t>
        </w:r>
      </w:ins>
      <w:ins w:id="263" w:author="ancarter" w:date="2024-05-20T09:40:00Z">
        <w:r w:rsidRPr="00794B08">
          <w:rPr>
            <w:lang w:val="en-US"/>
          </w:rPr>
          <w:t xml:space="preserve">analysis of demographics in US farming and farmland ownership include more </w:t>
        </w:r>
      </w:ins>
      <w:ins w:id="264" w:author="ancarter" w:date="2024-05-20T09:41:00Z">
        <w:r w:rsidRPr="00794B08">
          <w:rPr>
            <w:lang w:val="en-US"/>
          </w:rPr>
          <w:t>public demographic data about farmers, farm laborers, and farmland ownership and more intersectional study of this data</w:t>
        </w:r>
      </w:ins>
      <w:ins w:id="265" w:author="ancarter" w:date="2024-05-20T09:42:00Z">
        <w:r w:rsidRPr="00794B08">
          <w:rPr>
            <w:lang w:val="en-US"/>
          </w:rPr>
          <w:t xml:space="preserve">. They call upon the USDA and other governmental and public agencies to lead this effort </w:t>
        </w:r>
      </w:ins>
      <w:ins w:id="266" w:author="ancarter" w:date="2024-05-20T11:34:00Z">
        <w:r w:rsidR="00794B08">
          <w:rPr>
            <w:lang w:val="en-US"/>
          </w:rPr>
          <w:t xml:space="preserve"> (and add in what the </w:t>
        </w:r>
        <w:proofErr w:type="spellStart"/>
        <w:r w:rsidR="00794B08">
          <w:rPr>
            <w:lang w:val="en-US"/>
          </w:rPr>
          <w:t>Pilgeram</w:t>
        </w:r>
        <w:proofErr w:type="spellEnd"/>
        <w:r w:rsidR="00794B08">
          <w:rPr>
            <w:lang w:val="en-US"/>
          </w:rPr>
          <w:t>/</w:t>
        </w:r>
        <w:proofErr w:type="spellStart"/>
        <w:r w:rsidR="00794B08">
          <w:rPr>
            <w:lang w:val="en-US"/>
          </w:rPr>
          <w:t>Den</w:t>
        </w:r>
      </w:ins>
      <w:ins w:id="267" w:author="ancarter" w:date="2024-05-20T11:35:00Z">
        <w:r w:rsidR="00794B08">
          <w:rPr>
            <w:lang w:val="en-US"/>
          </w:rPr>
          <w:t>tzman</w:t>
        </w:r>
        <w:proofErr w:type="spellEnd"/>
        <w:r w:rsidR="00794B08">
          <w:rPr>
            <w:lang w:val="en-US"/>
          </w:rPr>
          <w:t>/Lewin et al papers recommend)</w:t>
        </w:r>
      </w:ins>
    </w:p>
    <w:p w14:paraId="16700D84" w14:textId="77777777" w:rsidR="00794B08" w:rsidRDefault="006B5691" w:rsidP="00086D8C">
      <w:pPr>
        <w:pStyle w:val="ListParagraph"/>
        <w:numPr>
          <w:ilvl w:val="0"/>
          <w:numId w:val="13"/>
        </w:numPr>
        <w:rPr>
          <w:ins w:id="268" w:author="ancarter" w:date="2024-05-20T11:35:00Z"/>
          <w:lang w:val="en-US"/>
        </w:rPr>
      </w:pPr>
      <w:ins w:id="269" w:author="ancarter" w:date="2024-05-20T09:38:00Z">
        <w:r w:rsidRPr="00794B08">
          <w:rPr>
            <w:lang w:val="en-US"/>
          </w:rPr>
          <w:t xml:space="preserve">more data is needed about </w:t>
        </w:r>
      </w:ins>
      <w:ins w:id="270" w:author="ancarter" w:date="2024-05-20T09:39:00Z">
        <w:r w:rsidRPr="00794B08">
          <w:rPr>
            <w:lang w:val="en-US"/>
          </w:rPr>
          <w:t xml:space="preserve">race, ethnicity, and gender-based </w:t>
        </w:r>
        <w:proofErr w:type="spellStart"/>
        <w:r w:rsidRPr="00794B08">
          <w:rPr>
            <w:lang w:val="en-US"/>
          </w:rPr>
          <w:t>disparaities</w:t>
        </w:r>
        <w:proofErr w:type="spellEnd"/>
        <w:r w:rsidRPr="00794B08">
          <w:rPr>
            <w:lang w:val="en-US"/>
          </w:rPr>
          <w:t xml:space="preserve"> using an intersectional lens </w:t>
        </w:r>
      </w:ins>
    </w:p>
    <w:p w14:paraId="10FDF8FE" w14:textId="77777777" w:rsidR="0023034C" w:rsidRDefault="0023034C" w:rsidP="00086D8C">
      <w:pPr>
        <w:rPr>
          <w:ins w:id="271" w:author="ancarter" w:date="2024-05-13T12:07:00Z"/>
          <w:lang w:val="en-US"/>
        </w:rPr>
      </w:pPr>
    </w:p>
    <w:p w14:paraId="1633CEF2" w14:textId="77777777" w:rsidR="0023034C" w:rsidRDefault="0023034C" w:rsidP="00086D8C">
      <w:pPr>
        <w:rPr>
          <w:ins w:id="272" w:author="ancarter" w:date="2024-05-10T15:02:00Z"/>
          <w:lang w:val="en-US"/>
        </w:rPr>
      </w:pPr>
    </w:p>
    <w:p w14:paraId="02982713" w14:textId="084D3285" w:rsidR="0023034C" w:rsidRDefault="0023034C" w:rsidP="00086D8C">
      <w:pPr>
        <w:rPr>
          <w:ins w:id="273" w:author="ancarter" w:date="2024-05-10T15:08:00Z"/>
          <w:lang w:val="en-US"/>
        </w:rPr>
      </w:pPr>
      <w:ins w:id="274" w:author="ancarter" w:date="2024-05-10T15:02:00Z">
        <w:r>
          <w:rPr>
            <w:lang w:val="en-US"/>
          </w:rPr>
          <w:t xml:space="preserve">Data feminism </w:t>
        </w:r>
      </w:ins>
      <w:ins w:id="275" w:author="ancarter" w:date="2024-05-20T11:36:00Z">
        <w:r w:rsidR="00794B08">
          <w:rPr>
            <w:lang w:val="en-US"/>
          </w:rPr>
          <w:t>is</w:t>
        </w:r>
      </w:ins>
      <w:ins w:id="276" w:author="ancarter" w:date="2024-05-10T15:06:00Z">
        <w:r>
          <w:rPr>
            <w:lang w:val="en-US"/>
          </w:rPr>
          <w:t xml:space="preserve"> “a way of thinking about data, bot</w:t>
        </w:r>
      </w:ins>
      <w:ins w:id="277" w:author="ancarter" w:date="2024-05-20T11:36:00Z">
        <w:r w:rsidR="00794B08">
          <w:rPr>
            <w:lang w:val="en-US"/>
          </w:rPr>
          <w:t>h</w:t>
        </w:r>
      </w:ins>
      <w:ins w:id="278" w:author="ancarter" w:date="2024-05-10T15:06:00Z">
        <w:r>
          <w:rPr>
            <w:lang w:val="en-US"/>
          </w:rPr>
          <w:t xml:space="preserve"> their uses and their limits, that is informed by direct experience, by a commitment to action, and by intersectional feminist thought” (</w:t>
        </w:r>
      </w:ins>
      <w:proofErr w:type="spellStart"/>
      <w:ins w:id="279" w:author="ancarter" w:date="2024-05-20T11:36:00Z">
        <w:r w:rsidR="00794B08">
          <w:rPr>
            <w:lang w:val="en-US"/>
          </w:rPr>
          <w:t>D’Ignazio</w:t>
        </w:r>
        <w:proofErr w:type="spellEnd"/>
        <w:r w:rsidR="00794B08">
          <w:rPr>
            <w:lang w:val="en-US"/>
          </w:rPr>
          <w:t xml:space="preserve"> and Klein 2020:</w:t>
        </w:r>
      </w:ins>
      <w:ins w:id="280" w:author="ancarter" w:date="2024-05-10T15:06:00Z">
        <w:r>
          <w:rPr>
            <w:lang w:val="en-US"/>
          </w:rPr>
          <w:t xml:space="preserve">8). The authors argue that the starting point for data feminism an acknowledgement that power is unequally </w:t>
        </w:r>
      </w:ins>
      <w:ins w:id="281" w:author="ancarter" w:date="2024-05-20T11:36:00Z">
        <w:r w:rsidR="00794B08">
          <w:rPr>
            <w:lang w:val="en-US"/>
          </w:rPr>
          <w:t>distributed in</w:t>
        </w:r>
      </w:ins>
      <w:ins w:id="282" w:author="ancarter" w:date="2024-05-10T15:06:00Z">
        <w:r>
          <w:rPr>
            <w:lang w:val="en-US"/>
          </w:rPr>
          <w:t xml:space="preserve"> the world, </w:t>
        </w:r>
      </w:ins>
      <w:ins w:id="283" w:author="ancarter" w:date="2024-05-10T15:07:00Z">
        <w:r>
          <w:rPr>
            <w:lang w:val="en-US"/>
          </w:rPr>
          <w:t xml:space="preserve"> including in </w:t>
        </w:r>
      </w:ins>
      <w:ins w:id="284" w:author="ancarter" w:date="2024-05-20T11:36:00Z">
        <w:r w:rsidR="00794B08">
          <w:rPr>
            <w:lang w:val="en-US"/>
          </w:rPr>
          <w:t>research</w:t>
        </w:r>
      </w:ins>
      <w:ins w:id="285" w:author="ancarter" w:date="2024-05-10T15:07:00Z">
        <w:r>
          <w:rPr>
            <w:lang w:val="en-US"/>
          </w:rPr>
          <w:t xml:space="preserve"> (</w:t>
        </w:r>
      </w:ins>
      <w:proofErr w:type="spellStart"/>
      <w:ins w:id="286" w:author="ancarter" w:date="2024-05-20T11:36:00Z">
        <w:r w:rsidR="00794B08">
          <w:rPr>
            <w:lang w:val="en-US"/>
          </w:rPr>
          <w:t>D’Igna</w:t>
        </w:r>
      </w:ins>
      <w:ins w:id="287" w:author="ancarter" w:date="2024-05-20T11:37:00Z">
        <w:r w:rsidR="00794B08">
          <w:rPr>
            <w:lang w:val="en-US"/>
          </w:rPr>
          <w:t>zio</w:t>
        </w:r>
        <w:proofErr w:type="spellEnd"/>
        <w:r w:rsidR="00794B08">
          <w:rPr>
            <w:lang w:val="en-US"/>
          </w:rPr>
          <w:t xml:space="preserve"> and Klein 2020:</w:t>
        </w:r>
      </w:ins>
      <w:ins w:id="288" w:author="ancarter" w:date="2024-05-10T15:07:00Z">
        <w:r>
          <w:rPr>
            <w:lang w:val="en-US"/>
          </w:rPr>
          <w:t>8</w:t>
        </w:r>
      </w:ins>
      <w:ins w:id="289" w:author="ancarter" w:date="2024-05-20T11:37:00Z">
        <w:r w:rsidR="00794B08">
          <w:rPr>
            <w:lang w:val="en-US"/>
          </w:rPr>
          <w:t>).</w:t>
        </w:r>
      </w:ins>
      <w:ins w:id="290" w:author="ancarter" w:date="2024-05-10T15:07:00Z">
        <w:r>
          <w:rPr>
            <w:lang w:val="en-US"/>
          </w:rPr>
          <w:t xml:space="preserve"> In agriculture, this looks like Global North scientists – who, in agronomy, are still disproportionately white, straight, able-bodied cisgend</w:t>
        </w:r>
      </w:ins>
      <w:ins w:id="291" w:author="ancarter" w:date="2024-05-10T15:08:00Z">
        <w:r>
          <w:rPr>
            <w:lang w:val="en-US"/>
          </w:rPr>
          <w:t>er men, setting the agenda…justifies Green revolution</w:t>
        </w:r>
      </w:ins>
      <w:ins w:id="292" w:author="ancarter" w:date="2024-05-20T11:37:00Z">
        <w:r w:rsidR="00794B08">
          <w:rPr>
            <w:lang w:val="en-US"/>
          </w:rPr>
          <w:t>…</w:t>
        </w:r>
      </w:ins>
    </w:p>
    <w:p w14:paraId="4AA81442" w14:textId="77777777" w:rsidR="0023034C" w:rsidRDefault="0023034C" w:rsidP="00086D8C">
      <w:pPr>
        <w:rPr>
          <w:ins w:id="293" w:author="ancarter" w:date="2024-05-10T15:08:00Z"/>
          <w:lang w:val="en-US"/>
        </w:rPr>
      </w:pPr>
    </w:p>
    <w:p w14:paraId="71ABD271" w14:textId="307BA4D1" w:rsidR="0023034C" w:rsidRDefault="0023034C" w:rsidP="00086D8C">
      <w:pPr>
        <w:rPr>
          <w:lang w:val="en-US"/>
        </w:rPr>
      </w:pPr>
      <w:ins w:id="294" w:author="ancarter" w:date="2024-05-10T15:08:00Z">
        <w:r>
          <w:rPr>
            <w:lang w:val="en-US"/>
          </w:rPr>
          <w:lastRenderedPageBreak/>
          <w:t>To engage in data feminism does not require one change the world, or even their own institution. Rather, to engage in data feminism looks like incorporating attention to power relations in the design an</w:t>
        </w:r>
      </w:ins>
      <w:ins w:id="295" w:author="ancarter" w:date="2024-05-10T15:09:00Z">
        <w:r>
          <w:rPr>
            <w:lang w:val="en-US"/>
          </w:rPr>
          <w:t>d implementation of research and committing to using data to challenge and inform change in the distribution</w:t>
        </w:r>
      </w:ins>
      <w:ins w:id="296" w:author="ancarter" w:date="2024-05-20T11:38:00Z">
        <w:r w:rsidR="00794B08">
          <w:rPr>
            <w:lang w:val="en-US"/>
          </w:rPr>
          <w:t xml:space="preserve"> of power in support</w:t>
        </w:r>
      </w:ins>
      <w:ins w:id="297" w:author="ancarter" w:date="2024-05-10T15:09:00Z">
        <w:r>
          <w:rPr>
            <w:lang w:val="en-US"/>
          </w:rPr>
          <w:t xml:space="preserve"> of “</w:t>
        </w:r>
        <w:r w:rsidRPr="00794B08">
          <w:rPr>
            <w:i/>
            <w:iCs/>
            <w:lang w:val="en-US"/>
          </w:rPr>
          <w:t>co-liberation</w:t>
        </w:r>
        <w:r>
          <w:rPr>
            <w:lang w:val="en-US"/>
          </w:rPr>
          <w:t>: the idea that oppressive syste</w:t>
        </w:r>
      </w:ins>
      <w:ins w:id="298" w:author="ancarter" w:date="2024-05-10T15:10:00Z">
        <w:r>
          <w:rPr>
            <w:lang w:val="en-US"/>
          </w:rPr>
          <w:t xml:space="preserve">ms of power harm all of us, that they undermine the quality and validity of our work, and that they </w:t>
        </w:r>
        <w:proofErr w:type="spellStart"/>
        <w:r>
          <w:rPr>
            <w:lang w:val="en-US"/>
          </w:rPr>
          <w:t>hidner</w:t>
        </w:r>
        <w:proofErr w:type="spellEnd"/>
        <w:r>
          <w:rPr>
            <w:lang w:val="en-US"/>
          </w:rPr>
          <w:t xml:space="preserve"> us from creating true and lasting social impact with data science” (</w:t>
        </w:r>
      </w:ins>
      <w:proofErr w:type="spellStart"/>
      <w:ins w:id="299" w:author="ancarter" w:date="2024-05-20T11:38:00Z">
        <w:r w:rsidR="00794B08">
          <w:rPr>
            <w:lang w:val="en-US"/>
          </w:rPr>
          <w:t>D’Ignazio</w:t>
        </w:r>
        <w:proofErr w:type="spellEnd"/>
        <w:r w:rsidR="00794B08">
          <w:rPr>
            <w:lang w:val="en-US"/>
          </w:rPr>
          <w:t xml:space="preserve"> and Klein 2020: </w:t>
        </w:r>
      </w:ins>
      <w:ins w:id="300" w:author="ancarter" w:date="2024-05-10T15:10:00Z">
        <w:r>
          <w:rPr>
            <w:lang w:val="en-US"/>
          </w:rPr>
          <w:t>9)</w:t>
        </w:r>
      </w:ins>
      <w:ins w:id="301" w:author="ancarter" w:date="2024-05-10T15:11:00Z">
        <w:r>
          <w:rPr>
            <w:lang w:val="en-US"/>
          </w:rPr>
          <w:t xml:space="preserve"> Echoing bell hooks </w:t>
        </w:r>
        <w:r w:rsidR="004757D1">
          <w:rPr>
            <w:lang w:val="en-US"/>
          </w:rPr>
          <w:t xml:space="preserve">well-known feminist primer “feminism is for everybody,” </w:t>
        </w:r>
        <w:proofErr w:type="spellStart"/>
        <w:r w:rsidR="004757D1">
          <w:rPr>
            <w:lang w:val="en-US"/>
          </w:rPr>
          <w:t>D</w:t>
        </w:r>
      </w:ins>
      <w:ins w:id="302" w:author="ancarter" w:date="2024-05-20T11:38:00Z">
        <w:r w:rsidR="00794B08">
          <w:rPr>
            <w:lang w:val="en-US"/>
          </w:rPr>
          <w:t>’Ignazio</w:t>
        </w:r>
        <w:proofErr w:type="spellEnd"/>
        <w:r w:rsidR="00794B08">
          <w:rPr>
            <w:lang w:val="en-US"/>
          </w:rPr>
          <w:t xml:space="preserve"> and Klein</w:t>
        </w:r>
      </w:ins>
      <w:ins w:id="303" w:author="ancarter" w:date="2024-05-10T15:11:00Z">
        <w:r w:rsidR="004757D1">
          <w:rPr>
            <w:lang w:val="en-US"/>
          </w:rPr>
          <w:t xml:space="preserve"> </w:t>
        </w:r>
      </w:ins>
      <w:ins w:id="304" w:author="ancarter" w:date="2024-05-20T11:38:00Z">
        <w:r w:rsidR="00794B08">
          <w:rPr>
            <w:lang w:val="en-US"/>
          </w:rPr>
          <w:t>argue that data feminism</w:t>
        </w:r>
      </w:ins>
      <w:ins w:id="305" w:author="ancarter" w:date="2024-05-10T15:12:00Z">
        <w:r w:rsidR="004757D1">
          <w:rPr>
            <w:lang w:val="en-US"/>
          </w:rPr>
          <w:t xml:space="preserve"> isn’t only about</w:t>
        </w:r>
      </w:ins>
      <w:ins w:id="306" w:author="ancarter" w:date="2024-05-20T11:38:00Z">
        <w:r w:rsidR="00794B08">
          <w:rPr>
            <w:lang w:val="en-US"/>
          </w:rPr>
          <w:t xml:space="preserve"> </w:t>
        </w:r>
      </w:ins>
      <w:ins w:id="307" w:author="ancarter" w:date="2024-05-10T15:12:00Z">
        <w:r w:rsidR="004757D1">
          <w:rPr>
            <w:lang w:val="en-US"/>
          </w:rPr>
          <w:t>or for any one gender; it is for everybody. Even as numerous studies identify how women are underserved in agronomy, so too are men whose identities may not align with dominant norms of masculinity, who may not be cisgender, or straight, or able-bodied, or white, or who may farm differently</w:t>
        </w:r>
      </w:ins>
      <w:ins w:id="308" w:author="ancarter" w:date="2024-05-20T11:38:00Z">
        <w:r w:rsidR="00794B08">
          <w:rPr>
            <w:lang w:val="en-US"/>
          </w:rPr>
          <w:t>….</w:t>
        </w:r>
      </w:ins>
    </w:p>
    <w:p w14:paraId="5ED4CC42" w14:textId="77777777" w:rsidR="009163D7" w:rsidRDefault="009163D7" w:rsidP="00086D8C">
      <w:pPr>
        <w:rPr>
          <w:lang w:val="en-US"/>
        </w:rPr>
      </w:pPr>
    </w:p>
    <w:p w14:paraId="2012ABFD" w14:textId="7B2FF20D" w:rsidR="00086D8C" w:rsidRDefault="00E4568A" w:rsidP="00086D8C">
      <w:pPr>
        <w:rPr>
          <w:ins w:id="309" w:author="ancarter" w:date="2024-05-20T11:42:00Z"/>
          <w:lang w:val="en-US"/>
        </w:rPr>
      </w:pPr>
      <w:del w:id="310" w:author="ancarter" w:date="2024-05-10T10:10:00Z">
        <w:r w:rsidRPr="00172B03" w:rsidDel="00277712">
          <w:rPr>
            <w:lang w:val="en-US"/>
          </w:rPr>
          <w:delText>The tenets of data feminism were developed</w:delText>
        </w:r>
        <w:r w:rsidR="00732F00" w:rsidRPr="00172B03" w:rsidDel="00277712">
          <w:rPr>
            <w:lang w:val="en-US"/>
          </w:rPr>
          <w:delText xml:space="preserve"> in response to a nee</w:delText>
        </w:r>
        <w:r w:rsidR="002C0234" w:rsidRPr="00172B03" w:rsidDel="00277712">
          <w:rPr>
            <w:lang w:val="en-US"/>
          </w:rPr>
          <w:delText>d for</w:delText>
        </w:r>
      </w:del>
      <w:ins w:id="311" w:author="ancarter" w:date="2024-05-10T10:10:00Z">
        <w:r w:rsidR="00277712">
          <w:rPr>
            <w:lang w:val="en-US"/>
          </w:rPr>
          <w:t>Th</w:t>
        </w:r>
      </w:ins>
      <w:ins w:id="312" w:author="ancarter" w:date="2024-05-20T11:40:00Z">
        <w:r w:rsidR="006B1C45">
          <w:rPr>
            <w:lang w:val="en-US"/>
          </w:rPr>
          <w:t>e</w:t>
        </w:r>
      </w:ins>
      <w:ins w:id="313" w:author="ancarter" w:date="2024-05-10T10:10:00Z">
        <w:r w:rsidR="00277712">
          <w:rPr>
            <w:lang w:val="en-US"/>
          </w:rPr>
          <w:t xml:space="preserve"> need for</w:t>
        </w:r>
      </w:ins>
      <w:r w:rsidR="002C0234" w:rsidRPr="00172B03">
        <w:rPr>
          <w:lang w:val="en-US"/>
        </w:rPr>
        <w:t xml:space="preserve">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ins w:id="314" w:author="ancarter" w:date="2024-05-10T10:10:00Z">
        <w:r w:rsidR="00277712">
          <w:rPr>
            <w:lang w:val="en-US"/>
          </w:rPr>
          <w:t xml:space="preserve"> inspire</w:t>
        </w:r>
      </w:ins>
      <w:ins w:id="315" w:author="ancarter" w:date="2024-05-10T10:11:00Z">
        <w:r w:rsidR="00277712">
          <w:rPr>
            <w:lang w:val="en-US"/>
          </w:rPr>
          <w:t>s</w:t>
        </w:r>
      </w:ins>
      <w:ins w:id="316" w:author="ancarter" w:date="2024-05-10T10:10:00Z">
        <w:r w:rsidR="00277712">
          <w:rPr>
            <w:lang w:val="en-US"/>
          </w:rPr>
          <w:t xml:space="preserve"> the tenets </w:t>
        </w:r>
        <w:r w:rsidR="00277712" w:rsidRPr="00172B03">
          <w:rPr>
            <w:lang w:val="en-US"/>
          </w:rPr>
          <w:t xml:space="preserve">of data feminism </w:t>
        </w:r>
      </w:ins>
      <w:del w:id="317" w:author="ancarter" w:date="2024-05-10T10:10:00Z">
        <w:r w:rsidR="00172B03" w:rsidDel="00277712">
          <w:rPr>
            <w:lang w:val="en-US"/>
          </w:rPr>
          <w:delText xml:space="preserve"> </w:delText>
        </w:r>
      </w:del>
      <w:r w:rsidR="00172B03">
        <w:rPr>
          <w:lang w:val="en-US"/>
        </w:rPr>
        <w:t>(</w:t>
      </w:r>
      <w:proofErr w:type="spellStart"/>
      <w:r w:rsidR="00172B03">
        <w:rPr>
          <w:lang w:val="en-US"/>
        </w:rPr>
        <w:t>D’Ignazio</w:t>
      </w:r>
      <w:proofErr w:type="spellEnd"/>
      <w:r w:rsidR="00172B03">
        <w:rPr>
          <w:lang w:val="en-US"/>
        </w:rPr>
        <w:t xml:space="preserve"> and Klein </w:t>
      </w:r>
      <w:commentRangeStart w:id="318"/>
      <w:del w:id="319" w:author="ancarter" w:date="2024-05-10T10:11:00Z">
        <w:r w:rsidR="00172B03" w:rsidDel="00277712">
          <w:rPr>
            <w:lang w:val="en-US"/>
          </w:rPr>
          <w:delText>XX</w:delText>
        </w:r>
      </w:del>
      <w:ins w:id="320" w:author="ancarter" w:date="2024-05-10T10:11:00Z">
        <w:r w:rsidR="00277712">
          <w:rPr>
            <w:lang w:val="en-US"/>
          </w:rPr>
          <w:t>2020</w:t>
        </w:r>
      </w:ins>
      <w:commentRangeEnd w:id="318"/>
      <w:ins w:id="321" w:author="ancarter" w:date="2024-05-10T10:16:00Z">
        <w:r w:rsidR="006F70F9">
          <w:rPr>
            <w:rStyle w:val="CommentReference"/>
          </w:rPr>
          <w:commentReference w:id="318"/>
        </w:r>
      </w:ins>
      <w:r w:rsidR="00172B03">
        <w:rPr>
          <w:lang w:val="en-US"/>
        </w:rPr>
        <w:t>)</w:t>
      </w:r>
      <w:r w:rsidR="00D65D64" w:rsidRPr="00172B03">
        <w:rPr>
          <w:lang w:val="en-US"/>
        </w:rPr>
        <w:t xml:space="preserve">. </w:t>
      </w:r>
      <w:del w:id="322" w:author="ancarter" w:date="2024-05-10T10:11:00Z">
        <w:r w:rsidR="00C3253A" w:rsidRPr="00172B03" w:rsidDel="00277712">
          <w:rPr>
            <w:lang w:val="en-US"/>
          </w:rPr>
          <w:delText xml:space="preserve">The </w:delText>
        </w:r>
      </w:del>
      <w:ins w:id="323" w:author="ancarter" w:date="2024-05-10T10:11:00Z">
        <w:r w:rsidR="00277712">
          <w:rPr>
            <w:lang w:val="en-US"/>
          </w:rPr>
          <w:t>Data feminism</w:t>
        </w:r>
        <w:r w:rsidR="00277712" w:rsidRPr="00172B03">
          <w:rPr>
            <w:lang w:val="en-US"/>
          </w:rPr>
          <w:t xml:space="preserve"> </w:t>
        </w:r>
      </w:ins>
      <w:r w:rsidR="00C3253A" w:rsidRPr="00172B03">
        <w:rPr>
          <w:lang w:val="en-US"/>
        </w:rPr>
        <w:t xml:space="preserve">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del w:id="324" w:author="ancarter" w:date="2024-05-10T10:11:00Z">
        <w:r w:rsidR="00061D65" w:rsidRPr="00172B03" w:rsidDel="00277712">
          <w:rPr>
            <w:lang w:val="en-US"/>
          </w:rPr>
          <w:delText>the book</w:delText>
        </w:r>
      </w:del>
      <w:proofErr w:type="spellStart"/>
      <w:ins w:id="325" w:author="ancarter" w:date="2024-05-10T10:11:00Z">
        <w:r w:rsidR="00277712">
          <w:rPr>
            <w:lang w:val="en-US"/>
          </w:rPr>
          <w:t>D’Ignazio</w:t>
        </w:r>
        <w:proofErr w:type="spellEnd"/>
        <w:r w:rsidR="00277712">
          <w:rPr>
            <w:lang w:val="en-US"/>
          </w:rPr>
          <w:t xml:space="preserve"> and Klein’s </w:t>
        </w:r>
      </w:ins>
      <w:ins w:id="326" w:author="ancarter" w:date="2024-05-20T11:42:00Z">
        <w:r w:rsidR="006B1C45">
          <w:rPr>
            <w:lang w:val="en-US"/>
          </w:rPr>
          <w:t xml:space="preserve">(2020) </w:t>
        </w:r>
      </w:ins>
      <w:ins w:id="327" w:author="ancarter" w:date="2024-05-10T10:11:00Z">
        <w:r w:rsidR="00277712">
          <w:rPr>
            <w:lang w:val="en-US"/>
          </w:rPr>
          <w:t>work</w:t>
        </w:r>
      </w:ins>
      <w:r w:rsidR="00061D65" w:rsidRPr="00172B03">
        <w:rPr>
          <w:lang w:val="en-US"/>
        </w:rPr>
        <w:t xml:space="preserve">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ins w:id="328" w:author="ancarter" w:date="2024-05-10T10:14:00Z">
        <w:r w:rsidR="00277712">
          <w:rPr>
            <w:lang w:val="en-US"/>
          </w:rPr>
          <w:t xml:space="preserve"> et al. 2023</w:t>
        </w:r>
      </w:ins>
      <w:r w:rsidR="00086D8C" w:rsidRPr="00172B03">
        <w:rPr>
          <w:lang w:val="en-US"/>
        </w:rPr>
        <w:t xml:space="preserve">). </w:t>
      </w:r>
    </w:p>
    <w:p w14:paraId="29B8E6D6" w14:textId="77777777" w:rsidR="006B1C45" w:rsidRDefault="006B1C45" w:rsidP="006B1C45">
      <w:pPr>
        <w:rPr>
          <w:ins w:id="329" w:author="ancarter" w:date="2024-05-20T11:42:00Z"/>
          <w:lang w:val="en-US"/>
        </w:rPr>
      </w:pPr>
    </w:p>
    <w:p w14:paraId="4733CFD5" w14:textId="7EDCF717" w:rsidR="006B1C45" w:rsidRPr="00172B03" w:rsidRDefault="006B1C45" w:rsidP="00086D8C">
      <w:pPr>
        <w:rPr>
          <w:lang w:val="en-US"/>
        </w:rPr>
      </w:pPr>
      <w:ins w:id="330" w:author="ancarter" w:date="2024-05-20T11:42:00Z">
        <w:r>
          <w:rPr>
            <w:lang w:val="en-US"/>
          </w:rPr>
          <w:t xml:space="preserve">We paraphrase </w:t>
        </w:r>
        <w:proofErr w:type="spellStart"/>
        <w:r>
          <w:rPr>
            <w:lang w:val="en-US"/>
          </w:rPr>
          <w:t>D’Ignazio</w:t>
        </w:r>
        <w:proofErr w:type="spellEnd"/>
        <w:r>
          <w:rPr>
            <w:lang w:val="en-US"/>
          </w:rPr>
          <w:t xml:space="preserve"> and Klein’s (2020) seven principles of data feminism. The first—examine power—asks researchers to analyze how power exists in the larger contexts of their research. The second—challenge power—commits research to challenging unequal power structures and working toward justice.  The third—elevate </w:t>
        </w:r>
        <w:r>
          <w:rPr>
            <w:lang w:val="en-US"/>
          </w:rPr>
          <w:t>emotion</w:t>
        </w:r>
        <w:r>
          <w:rPr>
            <w:lang w:val="en-US"/>
          </w:rPr>
          <w:t xml:space="preserve"> and embodiment—teaches the importance of multiple forms of knowledge, including knowledge that comes from lived experience. The fourth – rethink binaries and hierarchies – challenges researchers to work beyond the gender and other binaries that result</w:t>
        </w:r>
        <w:r>
          <w:rPr>
            <w:lang w:val="en-US"/>
          </w:rPr>
          <w:t xml:space="preserve"> </w:t>
        </w:r>
        <w:r>
          <w:rPr>
            <w:lang w:val="en-US"/>
          </w:rPr>
          <w:t>in reductive modes of counting and classification. The fifth – embrace pluralism – insists the importance of synthesizing multiple p</w:t>
        </w:r>
        <w:r>
          <w:rPr>
            <w:lang w:val="en-US"/>
          </w:rPr>
          <w:t>er</w:t>
        </w:r>
        <w:r>
          <w:rPr>
            <w:lang w:val="en-US"/>
          </w:rPr>
          <w:t>spectives and prioritizing local, Indigenous, and experiential ways of knowing. The sixth – consider context – assumes that data are not neutral or objective but instead are the products of our social relations, and all the inequalities therein, and so context is important for accurate as well as ethical analysis. The seventh – make labor visible – acknowledges that research “is the work of many hands” and asserts this must be both valued and recognized.</w:t>
        </w:r>
      </w:ins>
    </w:p>
    <w:p w14:paraId="3BB0C2AB" w14:textId="075CC921" w:rsidR="00AB2A8B" w:rsidRDefault="00AB2A8B" w:rsidP="00AB2A8B">
      <w:pPr>
        <w:rPr>
          <w:b/>
          <w:bCs/>
          <w:lang w:val="en-US"/>
        </w:rPr>
      </w:pPr>
    </w:p>
    <w:p w14:paraId="26DD032E" w14:textId="74DF70FE"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w:t>
      </w:r>
      <w:del w:id="331" w:author="ancarter" w:date="2024-05-10T10:15:00Z">
        <w:r w:rsidR="00172B03" w:rsidRPr="00172B03" w:rsidDel="006F70F9">
          <w:rPr>
            <w:lang w:val="en-US"/>
          </w:rPr>
          <w:delText>XX</w:delText>
        </w:r>
      </w:del>
      <w:ins w:id="332" w:author="ancarter" w:date="2024-05-10T10:15:00Z">
        <w:r w:rsidR="006F70F9">
          <w:rPr>
            <w:lang w:val="en-US"/>
          </w:rPr>
          <w:t>2020</w:t>
        </w:r>
      </w:ins>
      <w:r w:rsidR="00172B03" w:rsidRPr="00172B03">
        <w:rPr>
          <w:lang w:val="en-US"/>
        </w:rPr>
        <w:t>)</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lastRenderedPageBreak/>
        <w:t xml:space="preserve">Theme 1: </w:t>
      </w:r>
      <w:r w:rsidR="004E2394">
        <w:rPr>
          <w:lang w:val="en-US"/>
        </w:rPr>
        <w:t>Examining and challenging power</w:t>
      </w:r>
      <w:r w:rsidR="006818C7">
        <w:rPr>
          <w:lang w:val="en-US"/>
        </w:rPr>
        <w:t xml:space="preserve"> disparities</w:t>
      </w:r>
    </w:p>
    <w:p w14:paraId="53B8B1A7" w14:textId="2BFBD4A4"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 xml:space="preserve">Slavery has been intertwined with agriculture for thousands of years, with several civilizations relying heavily on </w:t>
      </w:r>
      <w:del w:id="333" w:author="ancarter" w:date="2024-05-10T10:17:00Z">
        <w:r w:rsidR="005303F9" w:rsidDel="006F70F9">
          <w:rPr>
            <w:lang w:val="en-US"/>
          </w:rPr>
          <w:delText xml:space="preserve">slave </w:delText>
        </w:r>
      </w:del>
      <w:ins w:id="334" w:author="ancarter" w:date="2024-05-10T10:17:00Z">
        <w:r w:rsidR="006F70F9">
          <w:rPr>
            <w:lang w:val="en-US"/>
          </w:rPr>
          <w:t xml:space="preserve">enslaved </w:t>
        </w:r>
      </w:ins>
      <w:r w:rsidR="005303F9">
        <w:rPr>
          <w:lang w:val="en-US"/>
        </w:rPr>
        <w:t>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motivated some of the largest slave trades in history, and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 xml:space="preserve">modern forms of exploitation of agricultural migrant </w:t>
      </w:r>
      <w:commentRangeStart w:id="335"/>
      <w:r w:rsidR="00B4788C">
        <w:rPr>
          <w:lang w:val="en-US"/>
        </w:rPr>
        <w:t>workers</w:t>
      </w:r>
      <w:commentRangeEnd w:id="335"/>
      <w:r w:rsidR="006F70F9">
        <w:rPr>
          <w:rStyle w:val="CommentReference"/>
        </w:rPr>
        <w:commentReference w:id="335"/>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xml:space="preserve">; Stein </w:t>
      </w:r>
      <w:commentRangeStart w:id="336"/>
      <w:r w:rsidR="000C7806">
        <w:rPr>
          <w:lang w:val="en-US"/>
        </w:rPr>
        <w:t>2017</w:t>
      </w:r>
      <w:commentRangeEnd w:id="336"/>
      <w:r w:rsidR="00AF4A87">
        <w:rPr>
          <w:rStyle w:val="CommentReference"/>
        </w:rPr>
        <w:commentReference w:id="336"/>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34D4D870" w:rsidR="00CB461D" w:rsidRDefault="00146F9D" w:rsidP="00121249">
      <w:pPr>
        <w:rPr>
          <w:ins w:id="337" w:author="ancarter" w:date="2024-05-10T14:52:00Z"/>
          <w:lang w:val="en-US"/>
        </w:rPr>
      </w:pPr>
      <w:del w:id="338" w:author="ancarter" w:date="2024-05-10T10:26:00Z">
        <w:r w:rsidRPr="0029011A" w:rsidDel="00AF4A87">
          <w:rPr>
            <w:color w:val="0D0D0D"/>
            <w:shd w:val="clear" w:color="auto" w:fill="FFFFFF"/>
            <w:lang w:val="en-US"/>
          </w:rPr>
          <w:delText>Even without</w:delText>
        </w:r>
        <w:r w:rsidR="00CA17CE" w:rsidRPr="0029011A" w:rsidDel="00AF4A87">
          <w:rPr>
            <w:color w:val="0D0D0D"/>
            <w:shd w:val="clear" w:color="auto" w:fill="FFFFFF"/>
            <w:lang w:val="en-US"/>
          </w:rPr>
          <w:delText xml:space="preserve"> considering</w:delText>
        </w:r>
      </w:del>
      <w:ins w:id="339" w:author="ancarter" w:date="2024-05-10T10:26:00Z">
        <w:r w:rsidR="00AF4A87">
          <w:rPr>
            <w:color w:val="0D0D0D"/>
            <w:shd w:val="clear" w:color="auto" w:fill="FFFFFF"/>
            <w:lang w:val="en-US"/>
          </w:rPr>
          <w:t>These</w:t>
        </w:r>
      </w:ins>
      <w:r w:rsidRPr="0029011A">
        <w:rPr>
          <w:color w:val="0D0D0D"/>
          <w:shd w:val="clear" w:color="auto" w:fill="FFFFFF"/>
          <w:lang w:val="en-US"/>
        </w:rPr>
        <w:t xml:space="preserve"> historical trajectories</w:t>
      </w:r>
      <w:ins w:id="340" w:author="ancarter" w:date="2024-05-10T10:26:00Z">
        <w:r w:rsidR="00AF4A87">
          <w:rPr>
            <w:color w:val="0D0D0D"/>
            <w:shd w:val="clear" w:color="auto" w:fill="FFFFFF"/>
            <w:lang w:val="en-US"/>
          </w:rPr>
          <w:t xml:space="preserve"> continue to shape the </w:t>
        </w:r>
      </w:ins>
      <w:del w:id="341" w:author="ancarter" w:date="2024-05-10T10:26:00Z">
        <w:r w:rsidRPr="0029011A" w:rsidDel="00AF4A87">
          <w:rPr>
            <w:color w:val="0D0D0D"/>
            <w:shd w:val="clear" w:color="auto" w:fill="FFFFFF"/>
            <w:lang w:val="en-US"/>
          </w:rPr>
          <w:delText>, i</w:delText>
        </w:r>
        <w:r w:rsidDel="00AF4A87">
          <w:rPr>
            <w:lang w:val="en-US"/>
          </w:rPr>
          <w:delText xml:space="preserve">t is important to acknowledge how </w:delText>
        </w:r>
      </w:del>
      <w:r>
        <w:rPr>
          <w:lang w:val="en-US"/>
        </w:rPr>
        <w:t xml:space="preserve">broad </w:t>
      </w:r>
      <w:r w:rsidRPr="00F83DA2">
        <w:rPr>
          <w:lang w:val="en-US"/>
        </w:rPr>
        <w:t xml:space="preserve">features of </w:t>
      </w:r>
      <w:r w:rsidR="00C54397">
        <w:rPr>
          <w:lang w:val="en-US"/>
        </w:rPr>
        <w:t xml:space="preserve">modern </w:t>
      </w:r>
      <w:r w:rsidRPr="00F83DA2">
        <w:rPr>
          <w:lang w:val="en-US"/>
        </w:rPr>
        <w:t>agriculture</w:t>
      </w:r>
      <w:ins w:id="342" w:author="ancarter" w:date="2024-05-10T10:26:00Z">
        <w:r w:rsidR="00AF4A87">
          <w:rPr>
            <w:lang w:val="en-US"/>
          </w:rPr>
          <w:t xml:space="preserve"> today, presenting</w:t>
        </w:r>
      </w:ins>
      <w:r w:rsidRPr="00F83DA2">
        <w:rPr>
          <w:lang w:val="en-US"/>
        </w:rPr>
        <w:t xml:space="preserve"> </w:t>
      </w:r>
      <w:del w:id="343" w:author="ancarter" w:date="2024-05-10T10:26:00Z">
        <w:r w:rsidDel="00AF4A87">
          <w:rPr>
            <w:lang w:val="en-US"/>
          </w:rPr>
          <w:delText xml:space="preserve">will </w:delText>
        </w:r>
        <w:r w:rsidR="00C54397" w:rsidDel="00AF4A87">
          <w:rPr>
            <w:lang w:val="en-US"/>
          </w:rPr>
          <w:delText>continue to</w:delText>
        </w:r>
        <w:r w:rsidDel="00AF4A87">
          <w:rPr>
            <w:lang w:val="en-US"/>
          </w:rPr>
          <w:delText xml:space="preserve"> present opportunities for </w:delText>
        </w:r>
      </w:del>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w:t>
      </w:r>
      <w:commentRangeStart w:id="344"/>
      <w:r w:rsidRPr="00F83DA2">
        <w:rPr>
          <w:lang w:val="en-US"/>
        </w:rPr>
        <w:t>CITE</w:t>
      </w:r>
      <w:commentRangeEnd w:id="344"/>
      <w:r w:rsidR="00AF4A87">
        <w:rPr>
          <w:rStyle w:val="CommentReference"/>
        </w:rPr>
        <w:commentReference w:id="344"/>
      </w:r>
      <w:r w:rsidRPr="00F83DA2">
        <w:rPr>
          <w:lang w:val="en-US"/>
        </w:rPr>
        <w:t>).</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 xml:space="preserve">Collins </w:t>
      </w:r>
      <w:commentRangeStart w:id="345"/>
      <w:r w:rsidR="00AF69AB">
        <w:rPr>
          <w:lang w:val="en-US"/>
        </w:rPr>
        <w:t>1990</w:t>
      </w:r>
      <w:commentRangeEnd w:id="345"/>
      <w:r w:rsidR="006B1C45">
        <w:rPr>
          <w:rStyle w:val="CommentReference"/>
        </w:rPr>
        <w:commentReference w:id="345"/>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0AE3CD01" w14:textId="77777777" w:rsidR="009F6626" w:rsidRDefault="009F6626" w:rsidP="00121249">
      <w:pPr>
        <w:rPr>
          <w:ins w:id="346" w:author="ancarter" w:date="2024-05-10T14:52:00Z"/>
          <w:lang w:val="en-US"/>
        </w:rPr>
      </w:pPr>
    </w:p>
    <w:p w14:paraId="03BEC53E" w14:textId="6FA665AC" w:rsidR="009F6626" w:rsidDel="0023034C" w:rsidRDefault="009F6626" w:rsidP="00121249">
      <w:pPr>
        <w:rPr>
          <w:del w:id="347" w:author="ancarter" w:date="2024-05-10T15:02:00Z"/>
          <w:lang w:val="en-US"/>
        </w:rPr>
      </w:pPr>
    </w:p>
    <w:p w14:paraId="20157602" w14:textId="77777777" w:rsidR="00FE28BD" w:rsidRDefault="00FE28BD" w:rsidP="00121249">
      <w:pPr>
        <w:rPr>
          <w:lang w:val="en-US"/>
        </w:rPr>
      </w:pPr>
    </w:p>
    <w:p w14:paraId="35C0050F" w14:textId="68E01FCB"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w:t>
      </w:r>
      <w:ins w:id="348" w:author="ancarter" w:date="2024-05-10T10:28:00Z">
        <w:r w:rsidR="00AF4A87">
          <w:rPr>
            <w:lang w:val="en-US"/>
          </w:rPr>
          <w:t>are</w:t>
        </w:r>
      </w:ins>
      <w:del w:id="349" w:author="ancarter" w:date="2024-05-10T10:28:00Z">
        <w:r w:rsidDel="00AF4A87">
          <w:rPr>
            <w:lang w:val="en-US"/>
          </w:rPr>
          <w:delText>is</w:delText>
        </w:r>
      </w:del>
      <w:r>
        <w:rPr>
          <w:lang w:val="en-US"/>
        </w:rPr>
        <w:t xml:space="preserve">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commentRangeStart w:id="350"/>
            <w:r>
              <w:rPr>
                <w:b/>
                <w:bCs/>
                <w:lang w:val="en-US"/>
              </w:rPr>
              <w:t>Description</w:t>
            </w:r>
            <w:commentRangeEnd w:id="350"/>
            <w:r w:rsidR="006B1C45">
              <w:rPr>
                <w:rStyle w:val="CommentReference"/>
              </w:rPr>
              <w:commentReference w:id="350"/>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lastRenderedPageBreak/>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lastRenderedPageBreak/>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technological solutions (</w:t>
            </w:r>
            <w:proofErr w:type="spellStart"/>
            <w:del w:id="351" w:author="ancarter" w:date="2024-05-10T10:29:00Z">
              <w:r w:rsidDel="00AF4A87">
                <w:rPr>
                  <w:lang w:val="en-US"/>
                </w:rPr>
                <w:delText xml:space="preserve"> </w:delText>
              </w:r>
            </w:del>
            <w:r w:rsidR="009A6B1E">
              <w:rPr>
                <w:lang w:val="en-US"/>
              </w:rPr>
              <w:t>Belshaw</w:t>
            </w:r>
            <w:proofErr w:type="spellEnd"/>
            <w:r w:rsidR="009A6B1E">
              <w:rPr>
                <w:lang w:val="en-US"/>
              </w:rPr>
              <w:t xml:space="preserve">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615760"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ins w:id="352" w:author="ancarter" w:date="2024-05-10T10:30:00Z">
        <w:r w:rsidR="00AF4A87">
          <w:rPr>
            <w:lang w:val="en-US"/>
          </w:rPr>
          <w:t>– connect to land grants and continued focus on</w:t>
        </w:r>
      </w:ins>
      <w:ins w:id="353" w:author="ancarter" w:date="2024-05-10T10:31:00Z">
        <w:r w:rsidR="00AF4A87">
          <w:rPr>
            <w:lang w:val="en-US"/>
          </w:rPr>
          <w:t xml:space="preserve"> maintaining status quo, leaving out underserved and marginalized others…just because knowledge is there doesn’t mean all can access and just because institutions develop special programs for people doesn’t mean the institutional hegemony changes</w:t>
        </w:r>
      </w:ins>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commentRangeStart w:id="354"/>
      <w:r w:rsidRPr="0029011A">
        <w:rPr>
          <w:lang w:val="en-US"/>
        </w:rPr>
        <w:t>There</w:t>
      </w:r>
      <w:commentRangeEnd w:id="354"/>
      <w:r w:rsidR="00AF4A87">
        <w:rPr>
          <w:rStyle w:val="CommentReference"/>
        </w:rPr>
        <w:commentReference w:id="354"/>
      </w:r>
      <w:r w:rsidRPr="0029011A">
        <w:rPr>
          <w:lang w:val="en-US"/>
        </w:rPr>
        <w:t xml:space="preserv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21CA98C9" w:rsidR="00C83D16" w:rsidRDefault="00FE28BD" w:rsidP="00C83D16">
      <w:pPr>
        <w:rPr>
          <w:lang w:val="en-US"/>
        </w:rPr>
      </w:pPr>
      <w:r>
        <w:rPr>
          <w:lang w:val="en-US"/>
        </w:rPr>
        <w:t>Many a</w:t>
      </w:r>
      <w:r w:rsidR="0019711C">
        <w:rPr>
          <w:lang w:val="en-US"/>
        </w:rPr>
        <w:t>gricultural researchers may not see direct connections between their work and power domains</w:t>
      </w:r>
      <w:ins w:id="355" w:author="ancarter" w:date="2024-05-10T10:33:00Z">
        <w:r w:rsidR="00AF4A87">
          <w:rPr>
            <w:lang w:val="en-US"/>
          </w:rPr>
          <w:t xml:space="preserve"> because the influence of </w:t>
        </w:r>
      </w:ins>
      <w:ins w:id="356" w:author="ancarter" w:date="2024-05-10T10:34:00Z">
        <w:r w:rsidR="00AF4A87">
          <w:rPr>
            <w:lang w:val="en-US"/>
          </w:rPr>
          <w:t xml:space="preserve">power-holders is so ubiquitous on the land grant university campuses where many of these researchers work; for example, Iowa State University </w:t>
        </w:r>
      </w:ins>
      <w:ins w:id="357" w:author="ancarter" w:date="2024-05-10T10:35:00Z">
        <w:r w:rsidR="00A43B55">
          <w:rPr>
            <w:lang w:val="en-US"/>
          </w:rPr>
          <w:t>College of Agriculture and Life Sciences meet with their advisors in Bayer Student Services wing of Curtiss Hall</w:t>
        </w:r>
      </w:ins>
      <w:ins w:id="358" w:author="ancarter" w:date="2024-05-10T10:36:00Z">
        <w:r w:rsidR="00A43B55">
          <w:rPr>
            <w:lang w:val="en-US"/>
          </w:rPr>
          <w:t xml:space="preserve"> or may attend a lecture in the Iowa Farm Bureau Pavilion </w:t>
        </w:r>
      </w:ins>
      <w:ins w:id="359" w:author="ancarter" w:date="2024-05-10T10:34:00Z">
        <w:r w:rsidR="00AF4A87">
          <w:rPr>
            <w:lang w:val="en-US"/>
          </w:rPr>
          <w:t xml:space="preserve"> through the Bayer</w:t>
        </w:r>
      </w:ins>
      <w:ins w:id="360" w:author="ancarter" w:date="2024-05-10T10:40:00Z">
        <w:r w:rsidR="00A43B55">
          <w:rPr>
            <w:lang w:val="en-US"/>
          </w:rPr>
          <w:t>, and the college receives millions in endowments from transnational agribusiness</w:t>
        </w:r>
      </w:ins>
      <w:ins w:id="361" w:author="ancarter" w:date="2024-05-10T10:34:00Z">
        <w:r w:rsidR="00AF4A87">
          <w:rPr>
            <w:lang w:val="en-US"/>
          </w:rPr>
          <w:t xml:space="preserve"> </w:t>
        </w:r>
      </w:ins>
      <w:r w:rsidR="0019711C">
        <w:rPr>
          <w:lang w:val="en-US"/>
        </w:rPr>
        <w:t xml:space="preserve"> (Table 1). </w:t>
      </w:r>
      <w:ins w:id="362" w:author="ancarter" w:date="2024-05-10T10:40:00Z">
        <w:r w:rsidR="00A43B55">
          <w:rPr>
            <w:lang w:val="en-US"/>
          </w:rPr>
          <w:t xml:space="preserve">Indeed, the </w:t>
        </w:r>
        <w:proofErr w:type="spellStart"/>
        <w:r w:rsidR="00A43B55">
          <w:rPr>
            <w:lang w:val="en-US"/>
          </w:rPr>
          <w:t>ubiquitousness</w:t>
        </w:r>
        <w:proofErr w:type="spellEnd"/>
        <w:r w:rsidR="00A43B55">
          <w:rPr>
            <w:lang w:val="en-US"/>
          </w:rPr>
          <w:t xml:space="preserve"> is</w:t>
        </w:r>
      </w:ins>
      <w:ins w:id="363" w:author="ancarter" w:date="2024-05-10T10:41:00Z">
        <w:r w:rsidR="00A43B55">
          <w:rPr>
            <w:lang w:val="en-US"/>
          </w:rPr>
          <w:t xml:space="preserve"> what preserves and continues the hegemony of power </w:t>
        </w:r>
        <w:proofErr w:type="spellStart"/>
        <w:r w:rsidR="00A43B55">
          <w:rPr>
            <w:lang w:val="en-US"/>
          </w:rPr>
          <w:t>imbalences</w:t>
        </w:r>
        <w:proofErr w:type="spellEnd"/>
        <w:r w:rsidR="00A43B55">
          <w:rPr>
            <w:lang w:val="en-US"/>
          </w:rPr>
          <w:t xml:space="preserve"> … </w:t>
        </w:r>
      </w:ins>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integrate into a larger effort to address inequalities</w:t>
      </w:r>
      <w:r w:rsidR="000A15F4">
        <w:rPr>
          <w:lang w:val="en-US"/>
        </w:rPr>
        <w:t xml:space="preserve">, and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lastRenderedPageBreak/>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w:t>
      </w:r>
      <w:commentRangeStart w:id="364"/>
      <w:r w:rsidR="00E719B5">
        <w:rPr>
          <w:lang w:val="en-US"/>
        </w:rPr>
        <w:t>1</w:t>
      </w:r>
      <w:commentRangeEnd w:id="364"/>
      <w:r w:rsidR="00A43B55">
        <w:rPr>
          <w:rStyle w:val="CommentReference"/>
        </w:rPr>
        <w:commentReference w:id="364"/>
      </w:r>
      <w:r w:rsidR="00E719B5">
        <w:rPr>
          <w:lang w:val="en-US"/>
        </w:rPr>
        <w:t xml:space="preserve">.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scientifically-generated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11"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42469DCF" w:rsidR="00A30660" w:rsidRDefault="0019711C" w:rsidP="00A30660">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w:t>
      </w:r>
      <w:ins w:id="365" w:author="ancarter" w:date="2024-05-10T10:45:00Z">
        <w:r w:rsidR="00F035CD">
          <w:rPr>
            <w:lang w:val="en-US"/>
          </w:rPr>
          <w:t>a</w:t>
        </w:r>
      </w:ins>
      <w:del w:id="366" w:author="ancarter" w:date="2024-05-10T10:45:00Z">
        <w:r w:rsidR="006D6BA1" w:rsidDel="00F035CD">
          <w:rPr>
            <w:lang w:val="en-US"/>
          </w:rPr>
          <w:delText>u</w:delText>
        </w:r>
      </w:del>
      <w:r w:rsidR="006D6BA1">
        <w:rPr>
          <w:lang w:val="en-US"/>
        </w:rPr>
        <w:t>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commentRangeStart w:id="367"/>
      <w:proofErr w:type="spellStart"/>
      <w:r w:rsidR="00FA6610">
        <w:rPr>
          <w:lang w:val="en-US"/>
        </w:rPr>
        <w:t>Jorgenden</w:t>
      </w:r>
      <w:commentRangeEnd w:id="367"/>
      <w:proofErr w:type="spellEnd"/>
      <w:r w:rsidR="00F035CD">
        <w:rPr>
          <w:rStyle w:val="CommentReference"/>
        </w:rPr>
        <w:commentReference w:id="367"/>
      </w:r>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lastRenderedPageBreak/>
        <w:t>(</w:t>
      </w:r>
      <w:r w:rsidR="009E5B92">
        <w:rPr>
          <w:lang w:val="en-US"/>
        </w:rPr>
        <w:t xml:space="preserve">Wheeler 2008; </w:t>
      </w:r>
      <w:proofErr w:type="spellStart"/>
      <w:r w:rsidR="00AF4925">
        <w:rPr>
          <w:lang w:val="en-US"/>
        </w:rPr>
        <w:t>Belshaw</w:t>
      </w:r>
      <w:proofErr w:type="spellEnd"/>
      <w:r w:rsidR="00AF4925">
        <w:rPr>
          <w:lang w:val="en-US"/>
        </w:rPr>
        <w:t xml:space="preserve">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 xml:space="preserve">Women own almost half of the farmland in Iowa, yet they have been largely ignored by researchers regarding conservation </w:t>
      </w:r>
      <w:commentRangeStart w:id="368"/>
      <w:r>
        <w:rPr>
          <w:lang w:val="en-US"/>
        </w:rPr>
        <w:t>decision</w:t>
      </w:r>
      <w:commentRangeEnd w:id="368"/>
      <w:r w:rsidR="00F035CD">
        <w:rPr>
          <w:rStyle w:val="CommentReference"/>
        </w:rPr>
        <w:commentReference w:id="368"/>
      </w:r>
      <w:r>
        <w:rPr>
          <w:lang w:val="en-US"/>
        </w:rPr>
        <w:t>-making (Carter 2019)</w:t>
      </w:r>
      <w:r w:rsidR="00787942">
        <w:rPr>
          <w:lang w:val="en-US"/>
        </w:rPr>
        <w:t xml:space="preserve">. Recent research has shown there are significant opportunities for improving agricultural outcomes through understanding women’s experiences (Mahajan 2019; </w:t>
      </w:r>
      <w:proofErr w:type="spellStart"/>
      <w:r w:rsidR="00787942">
        <w:rPr>
          <w:lang w:val="en-US"/>
        </w:rPr>
        <w:t>Diiro</w:t>
      </w:r>
      <w:proofErr w:type="spellEnd"/>
      <w:r w:rsidR="00787942">
        <w:rPr>
          <w:lang w:val="en-US"/>
        </w:rPr>
        <w:t xml:space="preserve"> et al. 2018; Zhang et al. 2021). </w:t>
      </w:r>
    </w:p>
    <w:p w14:paraId="2BCF23FE" w14:textId="2355EB9B" w:rsidR="00787942" w:rsidRDefault="00787942" w:rsidP="00A30660">
      <w:pPr>
        <w:rPr>
          <w:lang w:val="en-US"/>
        </w:rPr>
      </w:pPr>
      <w:r>
        <w:rPr>
          <w:lang w:val="en-US"/>
        </w:rPr>
        <w:t>&lt;&lt;Stefan maybe you can say something about PFI’s Latino Engagement program, if that has had any benefits you could mention&gt;&gt;</w:t>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t>Serving the margins is a way for agricultural researchers to leverage their privilege to help build legitimacy within the margins (de Wit and Alastair I think)</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 xml:space="preserve">Legitimizing other’s </w:t>
      </w:r>
      <w:commentRangeStart w:id="369"/>
      <w:r>
        <w:rPr>
          <w:lang w:val="en-US"/>
        </w:rPr>
        <w:t>knowledge</w:t>
      </w:r>
      <w:commentRangeEnd w:id="369"/>
      <w:r w:rsidR="00B7234D">
        <w:rPr>
          <w:rStyle w:val="CommentReference"/>
          <w:rFonts w:ascii="Calibri" w:eastAsiaTheme="minorHAnsi" w:hAnsi="Calibri" w:cs="Calibri"/>
          <w:color w:val="auto"/>
          <w:kern w:val="0"/>
        </w:rPr>
        <w:commentReference w:id="369"/>
      </w:r>
    </w:p>
    <w:p w14:paraId="683BE686" w14:textId="77777777" w:rsidR="00A86F8F" w:rsidRDefault="00A42909" w:rsidP="00C83D16">
      <w:pPr>
        <w:rPr>
          <w:lang w:val="en-US"/>
        </w:rPr>
      </w:pPr>
      <w:r w:rsidRPr="00A15848">
        <w:rPr>
          <w:lang w:val="en-US"/>
        </w:rPr>
        <w:t xml:space="preserve">The idea that there are ’multiple ways of knowing’ likely originated in </w:t>
      </w:r>
      <w:commentRangeStart w:id="370"/>
      <w:r w:rsidR="00A86F8F" w:rsidRPr="00A15848">
        <w:rPr>
          <w:lang w:val="en-US"/>
        </w:rPr>
        <w:t>epistemology</w:t>
      </w:r>
      <w:commentRangeEnd w:id="370"/>
      <w:r w:rsidR="003C3909">
        <w:rPr>
          <w:rStyle w:val="CommentReference"/>
        </w:rPr>
        <w:commentReference w:id="370"/>
      </w:r>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can wield power 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w:t>
      </w:r>
      <w:commentRangeStart w:id="371"/>
      <w:r w:rsidR="0027177D">
        <w:rPr>
          <w:lang w:val="en-US"/>
        </w:rPr>
        <w:t>overlooks</w:t>
      </w:r>
      <w:commentRangeEnd w:id="371"/>
      <w:r w:rsidR="003C3909">
        <w:rPr>
          <w:rStyle w:val="CommentReference"/>
        </w:rPr>
        <w:commentReference w:id="371"/>
      </w:r>
      <w:r w:rsidR="0027177D">
        <w:rPr>
          <w:lang w:val="en-US"/>
        </w:rPr>
        <w:t xml:space="preserve">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3C112424" w:rsidR="00766CF5" w:rsidRDefault="00A42909" w:rsidP="00C83D16">
      <w:pPr>
        <w:rPr>
          <w:lang w:val="en-US"/>
        </w:rPr>
      </w:pPr>
      <w:r>
        <w:rPr>
          <w:lang w:val="en-US"/>
        </w:rPr>
        <w:t>Utilizing non-traditional measurements</w:t>
      </w:r>
      <w:r w:rsidR="00A86F8F">
        <w:rPr>
          <w:lang w:val="en-US"/>
        </w:rPr>
        <w:t xml:space="preserve"> </w:t>
      </w:r>
      <w:r>
        <w:rPr>
          <w:lang w:val="en-US"/>
        </w:rPr>
        <w:t xml:space="preserve">is one way </w:t>
      </w:r>
      <w:r w:rsidR="00A86F8F">
        <w:rPr>
          <w:lang w:val="en-US"/>
        </w:rPr>
        <w:t xml:space="preserve">agricultural scientists can honor multiple ways of knowing within a scientific framework. </w:t>
      </w:r>
      <w:r w:rsidR="00A15848">
        <w:rPr>
          <w:lang w:val="en-US"/>
        </w:rPr>
        <w:t>A</w:t>
      </w:r>
      <w:ins w:id="372" w:author="ancarter" w:date="2024-05-10T14:23:00Z">
        <w:r w:rsidR="003C3909">
          <w:rPr>
            <w:lang w:val="en-US"/>
          </w:rPr>
          <w:t>n</w:t>
        </w:r>
      </w:ins>
      <w:r w:rsidR="00A15848">
        <w:rPr>
          <w:lang w:val="en-US"/>
        </w:rPr>
        <w:t xml:space="preserve"> </w:t>
      </w:r>
      <w:proofErr w:type="spellStart"/>
      <w:r w:rsidR="00A15848">
        <w:rPr>
          <w:lang w:val="en-US"/>
        </w:rPr>
        <w:t>apposite</w:t>
      </w:r>
      <w:proofErr w:type="spellEnd"/>
      <w:r w:rsidR="00A15848">
        <w:rPr>
          <w:lang w:val="en-US"/>
        </w:rPr>
        <w:t xml:space="preserve"> example is USDA NASS measurement of a ‘workable field day’, defined as day where weather and field conditions allow producers to work in fields a major portion of the day (NASS </w:t>
      </w:r>
      <w:hyperlink r:id="rId12"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but to our knowledge has not been extensively used within scientific frameworks. In an example of sharing the power of data collection, Practical Farmers of Iowa has launched a study wherein farmers will quantify their experiences with cover cropping through the use of workable field days (CITE). This effort does not detract from nor undermine the numerous scientific publications relating cover cropping to changes in soil-water relationships (CITE)</w:t>
      </w:r>
      <w:r w:rsidR="00A86F8F">
        <w:rPr>
          <w:lang w:val="en-US"/>
        </w:rPr>
        <w:t xml:space="preserve">. </w:t>
      </w:r>
      <w:r w:rsidR="00A86F8F">
        <w:rPr>
          <w:lang w:val="en-US"/>
        </w:rPr>
        <w:lastRenderedPageBreak/>
        <w:t xml:space="preserve">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2DF294DA"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w:t>
      </w:r>
      <w:ins w:id="373" w:author="ancarter" w:date="2024-05-10T14:23:00Z">
        <w:r w:rsidR="003C3909">
          <w:rPr>
            <w:lang w:val="en-US"/>
          </w:rPr>
          <w:t>-researcher</w:t>
        </w:r>
      </w:ins>
      <w:r w:rsidR="002C7496" w:rsidRPr="00D16F57">
        <w:rPr>
          <w:lang w:val="en-US"/>
        </w:rPr>
        <w:t xml:space="preserve">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B58E72B" w14:textId="77777777" w:rsidR="003C3909" w:rsidRDefault="003B028F" w:rsidP="00D10D16">
      <w:pPr>
        <w:rPr>
          <w:ins w:id="374" w:author="ancarter" w:date="2024-05-10T14:27:00Z"/>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w:t>
      </w:r>
      <w:r w:rsidR="00D10D16" w:rsidRPr="00A06BCD">
        <w:rPr>
          <w:lang w:val="en-US"/>
        </w:rPr>
        <w:lastRenderedPageBreak/>
        <w:t xml:space="preserve">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ins w:id="375" w:author="ancarter" w:date="2024-05-10T14:24:00Z">
        <w:r w:rsidR="003C3909">
          <w:rPr>
            <w:lang w:val="en-US"/>
          </w:rPr>
          <w:t xml:space="preserve"> </w:t>
        </w:r>
      </w:ins>
    </w:p>
    <w:p w14:paraId="51CC27DA" w14:textId="77777777" w:rsidR="003C3909" w:rsidRDefault="003C3909" w:rsidP="00D10D16">
      <w:pPr>
        <w:rPr>
          <w:ins w:id="376" w:author="ancarter" w:date="2024-05-10T14:27:00Z"/>
          <w:lang w:val="en-US"/>
        </w:rPr>
      </w:pPr>
    </w:p>
    <w:p w14:paraId="2D83E250" w14:textId="62F64C8E" w:rsidR="00D10D16" w:rsidRPr="00A06BCD" w:rsidRDefault="003C3909" w:rsidP="00D10D16">
      <w:pPr>
        <w:rPr>
          <w:lang w:val="en-US"/>
        </w:rPr>
      </w:pPr>
      <w:ins w:id="377" w:author="ancarter" w:date="2024-05-10T14:27:00Z">
        <w:r>
          <w:rPr>
            <w:lang w:val="en-US"/>
          </w:rPr>
          <w:t xml:space="preserve">While individual researchers may not have vast coffers of unrestricted grant money to provide to participants, most researchers are coming from institutions with </w:t>
        </w:r>
      </w:ins>
      <w:ins w:id="378" w:author="ancarter" w:date="2024-05-10T14:28:00Z">
        <w:r w:rsidR="006D0F51">
          <w:rPr>
            <w:lang w:val="en-US"/>
          </w:rPr>
          <w:t>well-funded endowments. Research participants view the researcher as a representative of said institutions, and so…</w:t>
        </w:r>
      </w:ins>
      <w:ins w:id="379" w:author="ancarter" w:date="2024-05-10T14:27:00Z">
        <w:r>
          <w:rPr>
            <w:lang w:val="en-US"/>
          </w:rPr>
          <w:t xml:space="preserve"> </w:t>
        </w:r>
      </w:ins>
      <w:ins w:id="380" w:author="ancarter" w:date="2024-05-10T14:24:00Z">
        <w:r>
          <w:rPr>
            <w:lang w:val="en-US"/>
          </w:rPr>
          <w:t xml:space="preserve">Many grant funders allow for participant support, including stipend and travel costs. In research led by authors </w:t>
        </w:r>
        <w:proofErr w:type="spellStart"/>
        <w:r>
          <w:rPr>
            <w:lang w:val="en-US"/>
          </w:rPr>
          <w:t>Basche</w:t>
        </w:r>
        <w:proofErr w:type="spellEnd"/>
        <w:r>
          <w:rPr>
            <w:lang w:val="en-US"/>
          </w:rPr>
          <w:t xml:space="preserve"> and Car</w:t>
        </w:r>
      </w:ins>
      <w:ins w:id="381" w:author="ancarter" w:date="2024-05-10T14:25:00Z">
        <w:r>
          <w:rPr>
            <w:lang w:val="en-US"/>
          </w:rPr>
          <w:t>ter</w:t>
        </w:r>
      </w:ins>
      <w:ins w:id="382" w:author="ancarter" w:date="2024-05-20T11:53:00Z">
        <w:r w:rsidR="00515A6A">
          <w:rPr>
            <w:lang w:val="en-US"/>
          </w:rPr>
          <w:t xml:space="preserve"> (2021)</w:t>
        </w:r>
      </w:ins>
      <w:ins w:id="383" w:author="ancarter" w:date="2024-05-10T14:25:00Z">
        <w:r>
          <w:rPr>
            <w:lang w:val="en-US"/>
          </w:rPr>
          <w:t>, farmers and landowners participating in North Central Regional Sustainable Agriculture Research and Education research grant are provided a monthly stipend over the course of the two year project, as well as gif</w:t>
        </w:r>
      </w:ins>
      <w:ins w:id="384" w:author="ancarter" w:date="2024-05-10T14:26:00Z">
        <w:r>
          <w:rPr>
            <w:lang w:val="en-US"/>
          </w:rPr>
          <w:t>t cards that could be used to cover cost of gas to meetings or other material needs that allow the participants to show up, and also provides funding for the farmers and landowners to choose a regional agricultural conference to attend (presentation not required) to gain greater professional development.</w:t>
        </w:r>
      </w:ins>
      <w:ins w:id="385" w:author="ancarter" w:date="2024-05-10T14:28:00Z">
        <w:r w:rsidR="006D0F51">
          <w:rPr>
            <w:lang w:val="en-US"/>
          </w:rPr>
          <w:t xml:space="preserve"> Additionally, providing resources such as childcare</w:t>
        </w:r>
      </w:ins>
      <w:ins w:id="386" w:author="ancarter" w:date="2024-05-10T14:29:00Z">
        <w:r w:rsidR="006D0F51">
          <w:rPr>
            <w:lang w:val="en-US"/>
          </w:rPr>
          <w:t xml:space="preserve"> or parking passes to attend meetings helps to offset costs that might keep people at home.</w:t>
        </w:r>
      </w:ins>
      <w:ins w:id="387" w:author="ancarter" w:date="2024-05-10T14:28:00Z">
        <w:r w:rsidR="006D0F51">
          <w:rPr>
            <w:lang w:val="en-US"/>
          </w:rPr>
          <w:t xml:space="preserve"> </w:t>
        </w:r>
      </w:ins>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w:t>
      </w:r>
      <w:r w:rsidR="006931DB">
        <w:rPr>
          <w:lang w:val="en-US"/>
        </w:rPr>
        <w:lastRenderedPageBreak/>
        <w:t xml:space="preserve">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commentRangeStart w:id="388"/>
      <w:r>
        <w:rPr>
          <w:lang w:val="en-US"/>
        </w:rPr>
        <w:t>Were</w:t>
      </w:r>
      <w:commentRangeEnd w:id="388"/>
      <w:r w:rsidR="00515A6A">
        <w:rPr>
          <w:rStyle w:val="CommentReference"/>
          <w:rFonts w:ascii="Calibri" w:hAnsi="Calibri" w:cs="Calibri"/>
          <w:kern w:val="0"/>
        </w:rPr>
        <w:commentReference w:id="388"/>
      </w:r>
      <w:r>
        <w:rPr>
          <w:lang w:val="en-US"/>
        </w:rPr>
        <w:t xml:space="preserve"> </w:t>
      </w:r>
      <w:r w:rsidR="00D50F2E">
        <w:rPr>
          <w:lang w:val="en-US"/>
        </w:rPr>
        <w:t>both entities transformed as a result of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lastRenderedPageBreak/>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w:t>
      </w:r>
      <w:commentRangeStart w:id="389"/>
      <w:r w:rsidRPr="00270076">
        <w:rPr>
          <w:i/>
          <w:iCs/>
          <w:lang w:val="en-US"/>
        </w:rPr>
        <w:t>metrics</w:t>
      </w:r>
      <w:commentRangeEnd w:id="389"/>
      <w:r w:rsidR="006D0F51">
        <w:rPr>
          <w:rStyle w:val="CommentReference"/>
        </w:rPr>
        <w:commentReference w:id="389"/>
      </w:r>
      <w:r w:rsidRPr="00270076">
        <w:rPr>
          <w:i/>
          <w:iCs/>
          <w:lang w:val="en-US"/>
        </w:rPr>
        <w:t xml:space="preserve">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ins w:id="390" w:author="ancarter" w:date="2024-05-10T14:31:00Z"/>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144D199" w14:textId="77777777" w:rsidR="006D0F51" w:rsidRDefault="006D0F51" w:rsidP="00CA2C6E">
      <w:pPr>
        <w:rPr>
          <w:ins w:id="391" w:author="ancarter" w:date="2024-05-10T14:31:00Z"/>
          <w:lang w:val="en-US"/>
        </w:rPr>
      </w:pPr>
    </w:p>
    <w:p w14:paraId="7C38F2C2" w14:textId="5DF96035" w:rsidR="006D0F51" w:rsidRDefault="006D0F51" w:rsidP="00CA2C6E">
      <w:pPr>
        <w:rPr>
          <w:ins w:id="392" w:author="ancarter" w:date="2024-05-10T14:41:00Z"/>
          <w:lang w:val="en-US"/>
        </w:rPr>
      </w:pPr>
      <w:ins w:id="393" w:author="ancarter" w:date="2024-05-10T14:31:00Z">
        <w:r>
          <w:rPr>
            <w:lang w:val="en-US"/>
          </w:rPr>
          <w:t>Another model of reciprocal learni</w:t>
        </w:r>
      </w:ins>
      <w:ins w:id="394" w:author="ancarter" w:date="2024-05-10T14:32:00Z">
        <w:r>
          <w:rPr>
            <w:lang w:val="en-US"/>
          </w:rPr>
          <w:t xml:space="preserve">ng takes place at Women, Food and Agriculture Network’s programs for landowners (Women Caring for the </w:t>
        </w:r>
        <w:commentRangeStart w:id="395"/>
        <w:r>
          <w:rPr>
            <w:lang w:val="en-US"/>
          </w:rPr>
          <w:t>Land</w:t>
        </w:r>
      </w:ins>
      <w:commentRangeEnd w:id="395"/>
      <w:ins w:id="396" w:author="ancarter" w:date="2024-05-20T11:55:00Z">
        <w:r w:rsidR="00515A6A">
          <w:rPr>
            <w:rStyle w:val="CommentReference"/>
          </w:rPr>
          <w:commentReference w:id="395"/>
        </w:r>
      </w:ins>
      <w:ins w:id="397" w:author="ancarter" w:date="2024-05-10T14:32:00Z">
        <w:r>
          <w:rPr>
            <w:lang w:val="en-US"/>
          </w:rPr>
          <w:t>).</w:t>
        </w:r>
      </w:ins>
      <w:ins w:id="398" w:author="ancarter" w:date="2024-05-10T14:33:00Z">
        <w:r>
          <w:rPr>
            <w:lang w:val="en-US"/>
          </w:rPr>
          <w:t xml:space="preserve"> Researchers </w:t>
        </w:r>
      </w:ins>
      <w:ins w:id="399" w:author="ancarter" w:date="2024-05-20T11:54:00Z">
        <w:r w:rsidR="00515A6A">
          <w:rPr>
            <w:lang w:val="en-US"/>
          </w:rPr>
          <w:t>facilitate</w:t>
        </w:r>
      </w:ins>
      <w:ins w:id="400" w:author="ancarter" w:date="2024-05-10T14:33:00Z">
        <w:r>
          <w:rPr>
            <w:lang w:val="en-US"/>
          </w:rPr>
          <w:t xml:space="preserve"> these </w:t>
        </w:r>
      </w:ins>
      <w:ins w:id="401" w:author="ancarter" w:date="2024-05-20T11:54:00Z">
        <w:r w:rsidR="00515A6A">
          <w:rPr>
            <w:lang w:val="en-US"/>
          </w:rPr>
          <w:t>meetings</w:t>
        </w:r>
      </w:ins>
      <w:ins w:id="402" w:author="ancarter" w:date="2024-05-10T14:33:00Z">
        <w:r>
          <w:rPr>
            <w:lang w:val="en-US"/>
          </w:rPr>
          <w:t xml:space="preserve">, but the questions and flow of the dialogue is led by the participants themselves as they respond to real-time questions and needs. This sort of learning, built upon </w:t>
        </w:r>
      </w:ins>
      <w:ins w:id="403" w:author="ancarter" w:date="2024-05-10T14:34:00Z">
        <w:r>
          <w:rPr>
            <w:lang w:val="en-US"/>
          </w:rPr>
          <w:t xml:space="preserve">Brazilian educator </w:t>
        </w:r>
      </w:ins>
      <w:ins w:id="404" w:author="ancarter" w:date="2024-05-10T14:33:00Z">
        <w:r>
          <w:rPr>
            <w:lang w:val="en-US"/>
          </w:rPr>
          <w:t xml:space="preserve">Paolo Freire’s </w:t>
        </w:r>
      </w:ins>
      <w:ins w:id="405" w:author="ancarter" w:date="2024-05-10T14:34:00Z">
        <w:r>
          <w:rPr>
            <w:lang w:val="en-US"/>
          </w:rPr>
          <w:t xml:space="preserve">critical pedagogy, engages not only reciprocal learning, but participatory learning in which the learning is directed by the participants themselves. </w:t>
        </w:r>
      </w:ins>
      <w:ins w:id="406" w:author="ancarter" w:date="2024-05-10T14:35:00Z">
        <w:r>
          <w:rPr>
            <w:lang w:val="en-US"/>
          </w:rPr>
          <w:t xml:space="preserve"> </w:t>
        </w:r>
      </w:ins>
    </w:p>
    <w:p w14:paraId="5C0073FE" w14:textId="77777777" w:rsidR="00B7234D" w:rsidRDefault="00B7234D" w:rsidP="00CA2C6E">
      <w:pPr>
        <w:rPr>
          <w:ins w:id="407" w:author="ancarter" w:date="2024-05-10T14:41:00Z"/>
          <w:lang w:val="en-US"/>
        </w:rPr>
      </w:pPr>
    </w:p>
    <w:p w14:paraId="3ACE99A4" w14:textId="51D9A46A" w:rsidR="00B7234D" w:rsidRDefault="00B7234D" w:rsidP="00CA2C6E">
      <w:pPr>
        <w:rPr>
          <w:ins w:id="408" w:author="ancarter" w:date="2024-05-10T14:42:00Z"/>
          <w:lang w:val="en-US"/>
        </w:rPr>
      </w:pPr>
      <w:ins w:id="409" w:author="ancarter" w:date="2024-05-10T14:41:00Z">
        <w:r>
          <w:rPr>
            <w:lang w:val="en-US"/>
          </w:rPr>
          <w:t>Equitable research is something that takes active doing – it is not the defaul</w:t>
        </w:r>
      </w:ins>
      <w:ins w:id="410" w:author="ancarter" w:date="2024-05-10T14:42:00Z">
        <w:r>
          <w:rPr>
            <w:lang w:val="en-US"/>
          </w:rPr>
          <w:t xml:space="preserve">t. Without conscious attention to this, it is not the result. </w:t>
        </w:r>
      </w:ins>
    </w:p>
    <w:p w14:paraId="312260EC" w14:textId="77777777" w:rsidR="00B7234D" w:rsidRDefault="00B7234D" w:rsidP="00CA2C6E">
      <w:pPr>
        <w:rPr>
          <w:ins w:id="411" w:author="ancarter" w:date="2024-05-10T14:42:00Z"/>
          <w:lang w:val="en-US"/>
        </w:rPr>
      </w:pPr>
    </w:p>
    <w:p w14:paraId="34F3DF03" w14:textId="05D1B66A" w:rsidR="00B7234D" w:rsidRDefault="00B7234D" w:rsidP="00CA2C6E">
      <w:pPr>
        <w:rPr>
          <w:lang w:val="en-US"/>
        </w:rPr>
      </w:pPr>
      <w:ins w:id="412" w:author="ancarter" w:date="2024-05-10T14:42:00Z">
        <w:r>
          <w:rPr>
            <w:lang w:val="en-US"/>
          </w:rPr>
          <w:t>Also, relationships take time to form. The best way to build trust is not to reach out to a potential collaborator or participant with little time left before a grant is due and ask for their input—importance of co-design of research and co-production of knowledge</w:t>
        </w:r>
      </w:ins>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commentRangeStart w:id="413"/>
      <w:r w:rsidR="00B61769">
        <w:rPr>
          <w:lang w:val="en-US"/>
        </w:rPr>
        <w:t>These</w:t>
      </w:r>
      <w:commentRangeEnd w:id="413"/>
      <w:r w:rsidR="00B7234D">
        <w:rPr>
          <w:rStyle w:val="CommentReference"/>
        </w:rPr>
        <w:commentReference w:id="413"/>
      </w:r>
      <w:r w:rsidR="00B61769">
        <w:rPr>
          <w:lang w:val="en-US"/>
        </w:rPr>
        <w:t xml:space="preserv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w:t>
      </w:r>
      <w:del w:id="414" w:author="ancarter" w:date="2024-05-10T14:43:00Z">
        <w:r w:rsidDel="00B7234D">
          <w:rPr>
            <w:lang w:val="en-US"/>
          </w:rPr>
          <w:delText>‘</w:delText>
        </w:r>
      </w:del>
      <w:r w:rsidRPr="00B7234D">
        <w:rPr>
          <w:i/>
          <w:iCs/>
          <w:lang w:val="en-US"/>
          <w:rPrChange w:id="415" w:author="ancarter" w:date="2024-05-10T14:43:00Z">
            <w:rPr>
              <w:lang w:val="en-US"/>
            </w:rPr>
          </w:rPrChange>
        </w:rPr>
        <w:t>The Wizard and the Prophet</w:t>
      </w:r>
      <w:del w:id="416" w:author="ancarter" w:date="2024-05-10T14:43:00Z">
        <w:r w:rsidDel="00B7234D">
          <w:rPr>
            <w:lang w:val="en-US"/>
          </w:rPr>
          <w:delText>’</w:delText>
        </w:r>
      </w:del>
      <w:r>
        <w:rPr>
          <w:lang w:val="en-US"/>
        </w:rPr>
        <w:t xml:space="preserve">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w:t>
      </w:r>
      <w:r w:rsidR="000816CA">
        <w:rPr>
          <w:lang w:val="en-US"/>
        </w:rPr>
        <w:lastRenderedPageBreak/>
        <w:t>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systems, and lends us to imagine the insight that would be gained from adding more framings.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lastRenderedPageBreak/>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Default="008A169F" w:rsidP="008A169F">
      <w:pPr>
        <w:rPr>
          <w:ins w:id="417" w:author="ancarter" w:date="2024-05-13T11:55:00Z"/>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w:t>
      </w:r>
      <w:commentRangeStart w:id="418"/>
      <w:r w:rsidR="00C65676">
        <w:rPr>
          <w:lang w:val="en-US"/>
        </w:rPr>
        <w:t>minoritized</w:t>
      </w:r>
      <w:commentRangeEnd w:id="418"/>
      <w:r w:rsidR="00B7234D">
        <w:rPr>
          <w:rStyle w:val="CommentReference"/>
        </w:rPr>
        <w:commentReference w:id="418"/>
      </w:r>
      <w:r w:rsidR="00C65676">
        <w:rPr>
          <w:lang w:val="en-US"/>
        </w:rPr>
        <w:t xml:space="preserve">,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BD699AF" w14:textId="77777777" w:rsidR="007D002F" w:rsidRDefault="007D002F" w:rsidP="008A169F">
      <w:pPr>
        <w:rPr>
          <w:ins w:id="419" w:author="ancarter" w:date="2024-05-13T11:55:00Z"/>
          <w:lang w:val="en-US"/>
        </w:rPr>
      </w:pPr>
    </w:p>
    <w:p w14:paraId="427D6B41" w14:textId="77777777" w:rsidR="007D002F" w:rsidRDefault="007D002F" w:rsidP="008A169F">
      <w:pPr>
        <w:rPr>
          <w:ins w:id="420" w:author="ancarter" w:date="2024-05-13T11:55:00Z"/>
          <w:lang w:val="en-US"/>
        </w:rPr>
      </w:pPr>
    </w:p>
    <w:p w14:paraId="71AF8B1F" w14:textId="77777777" w:rsidR="007D002F" w:rsidRDefault="007D002F" w:rsidP="008A169F">
      <w:pPr>
        <w:rPr>
          <w:ins w:id="421" w:author="ancarter" w:date="2024-05-13T11:55:00Z"/>
          <w:lang w:val="en-US"/>
        </w:rPr>
      </w:pPr>
    </w:p>
    <w:p w14:paraId="1DCC99C2" w14:textId="39CDD747" w:rsidR="007D002F" w:rsidRDefault="007D002F" w:rsidP="008A169F">
      <w:pPr>
        <w:rPr>
          <w:ins w:id="422" w:author="ancarter" w:date="2024-05-13T12:33:00Z"/>
          <w:lang w:val="en-US"/>
        </w:rPr>
      </w:pPr>
      <w:ins w:id="423" w:author="ancarter" w:date="2024-05-13T11:55:00Z">
        <w:r>
          <w:rPr>
            <w:lang w:val="en-US"/>
          </w:rPr>
          <w:t>Combahee River Collective, The.</w:t>
        </w:r>
      </w:ins>
      <w:ins w:id="424" w:author="ancarter" w:date="2024-05-13T11:58:00Z">
        <w:r w:rsidR="00D33F53">
          <w:rPr>
            <w:lang w:val="en-US"/>
          </w:rPr>
          <w:t xml:space="preserve"> </w:t>
        </w:r>
      </w:ins>
      <w:ins w:id="425" w:author="ancarter" w:date="2024-05-13T12:00:00Z">
        <w:r w:rsidR="00D33F53">
          <w:rPr>
            <w:lang w:val="en-US"/>
          </w:rPr>
          <w:t>1977.</w:t>
        </w:r>
      </w:ins>
      <w:ins w:id="426" w:author="ancarter" w:date="2024-05-13T11:55:00Z">
        <w:r>
          <w:rPr>
            <w:lang w:val="en-US"/>
          </w:rPr>
          <w:t xml:space="preserve"> “The Combahee River Collective Statement” </w:t>
        </w:r>
      </w:ins>
      <w:ins w:id="427" w:author="ancarter" w:date="2024-05-13T11:59:00Z">
        <w:r w:rsidR="00D33F53">
          <w:rPr>
            <w:lang w:val="en-US"/>
          </w:rPr>
          <w:t>Rpt. in</w:t>
        </w:r>
      </w:ins>
      <w:ins w:id="428" w:author="ancarter" w:date="2024-05-13T11:57:00Z">
        <w:r w:rsidR="00D33F53">
          <w:rPr>
            <w:lang w:val="en-US"/>
          </w:rPr>
          <w:t xml:space="preserve"> </w:t>
        </w:r>
        <w:r w:rsidR="00D33F53" w:rsidRPr="00D33F53">
          <w:rPr>
            <w:i/>
            <w:iCs/>
            <w:lang w:val="en-US"/>
            <w:rPrChange w:id="429" w:author="ancarter" w:date="2024-05-13T11:59:00Z">
              <w:rPr>
                <w:lang w:val="en-US"/>
              </w:rPr>
            </w:rPrChange>
          </w:rPr>
          <w:t>How We Get Free: Black Feminism and the Combahee River Collective</w:t>
        </w:r>
        <w:r w:rsidR="00D33F53">
          <w:rPr>
            <w:lang w:val="en-US"/>
          </w:rPr>
          <w:t xml:space="preserve">, </w:t>
        </w:r>
      </w:ins>
      <w:ins w:id="430" w:author="ancarter" w:date="2024-05-13T12:00:00Z">
        <w:r w:rsidR="00D33F53">
          <w:rPr>
            <w:lang w:val="en-US"/>
          </w:rPr>
          <w:t>E</w:t>
        </w:r>
      </w:ins>
      <w:ins w:id="431" w:author="ancarter" w:date="2024-05-13T11:57:00Z">
        <w:r w:rsidR="00D33F53">
          <w:rPr>
            <w:lang w:val="en-US"/>
          </w:rPr>
          <w:t xml:space="preserve">d. </w:t>
        </w:r>
        <w:proofErr w:type="spellStart"/>
        <w:r w:rsidR="00D33F53">
          <w:rPr>
            <w:lang w:val="en-US"/>
          </w:rPr>
          <w:t>Keenga</w:t>
        </w:r>
        <w:proofErr w:type="spellEnd"/>
        <w:r w:rsidR="00D33F53">
          <w:rPr>
            <w:lang w:val="en-US"/>
          </w:rPr>
          <w:t>-Yamahtta Taylor.</w:t>
        </w:r>
      </w:ins>
      <w:ins w:id="432" w:author="ancarter" w:date="2024-05-13T11:58:00Z">
        <w:r w:rsidR="00D33F53">
          <w:rPr>
            <w:lang w:val="en-US"/>
          </w:rPr>
          <w:t xml:space="preserve"> Haymarket Books: Chicago, Illinois</w:t>
        </w:r>
      </w:ins>
      <w:ins w:id="433" w:author="ancarter" w:date="2024-05-13T12:00:00Z">
        <w:r w:rsidR="00D33F53">
          <w:rPr>
            <w:lang w:val="en-US"/>
          </w:rPr>
          <w:t xml:space="preserve">, 2017. </w:t>
        </w:r>
      </w:ins>
      <w:ins w:id="434" w:author="ancarter" w:date="2024-05-13T12:01:00Z">
        <w:r w:rsidR="00D33F53">
          <w:rPr>
            <w:lang w:val="en-US"/>
          </w:rPr>
          <w:t>15-27</w:t>
        </w:r>
        <w:r w:rsidR="00D33F53">
          <w:rPr>
            <w:lang w:val="en-US"/>
          </w:rPr>
          <w:t>.</w:t>
        </w:r>
      </w:ins>
    </w:p>
    <w:p w14:paraId="2AD13F1A" w14:textId="77777777" w:rsidR="00366A21" w:rsidRDefault="00366A21" w:rsidP="008A169F">
      <w:pPr>
        <w:rPr>
          <w:ins w:id="435" w:author="ancarter" w:date="2024-05-13T12:33:00Z"/>
          <w:lang w:val="en-US"/>
        </w:rPr>
      </w:pPr>
    </w:p>
    <w:p w14:paraId="4A02C2F2" w14:textId="77777777" w:rsidR="00366A21" w:rsidRPr="00366A21" w:rsidRDefault="00366A21" w:rsidP="00366A21">
      <w:pPr>
        <w:rPr>
          <w:ins w:id="436" w:author="ancarter" w:date="2024-05-13T12:33:00Z"/>
          <w:lang w:val="en-US"/>
        </w:rPr>
      </w:pPr>
      <w:ins w:id="437" w:author="ancarter" w:date="2024-05-13T12:33:00Z">
        <w:r w:rsidRPr="00366A21">
          <w:rPr>
            <w:lang w:val="en-US"/>
          </w:rPr>
          <w:t>Crenshaw, K. W. 1991. “Mapping the Margins: Intersectionality, Identity Politics, and Violence</w:t>
        </w:r>
      </w:ins>
    </w:p>
    <w:p w14:paraId="70D86351" w14:textId="66FD8D43" w:rsidR="00366A21" w:rsidRDefault="00366A21" w:rsidP="00366A21">
      <w:pPr>
        <w:rPr>
          <w:ins w:id="438" w:author="ancarter" w:date="2024-05-13T12:33:00Z"/>
          <w:lang w:val="en-US"/>
        </w:rPr>
      </w:pPr>
      <w:ins w:id="439" w:author="ancarter" w:date="2024-05-13T12:33:00Z">
        <w:r w:rsidRPr="00366A21">
          <w:rPr>
            <w:lang w:val="en-US"/>
          </w:rPr>
          <w:t>against Women of Color.” Stanford Law Review 43 (6): 1241–1299. doi:10.2307/1229039.</w:t>
        </w:r>
      </w:ins>
    </w:p>
    <w:p w14:paraId="6010C92E" w14:textId="77777777" w:rsidR="00366A21" w:rsidRDefault="00366A21" w:rsidP="00366A21">
      <w:pPr>
        <w:rPr>
          <w:ins w:id="440" w:author="ancarter" w:date="2024-05-13T12:33:00Z"/>
          <w:lang w:val="en-US"/>
        </w:rPr>
      </w:pPr>
    </w:p>
    <w:p w14:paraId="5C2D746C" w14:textId="77777777" w:rsidR="00366A21" w:rsidRPr="00366A21" w:rsidRDefault="00366A21" w:rsidP="00366A21">
      <w:pPr>
        <w:rPr>
          <w:ins w:id="441" w:author="ancarter" w:date="2024-05-13T12:33:00Z"/>
          <w:lang w:val="en-US"/>
        </w:rPr>
      </w:pPr>
      <w:ins w:id="442" w:author="ancarter" w:date="2024-05-13T12:33:00Z">
        <w:r w:rsidRPr="00366A21">
          <w:rPr>
            <w:lang w:val="en-US"/>
          </w:rPr>
          <w:t xml:space="preserve">Freire, P. 1993. </w:t>
        </w:r>
        <w:r w:rsidRPr="00366A21">
          <w:rPr>
            <w:i/>
            <w:iCs/>
            <w:lang w:val="en-US"/>
            <w:rPrChange w:id="443" w:author="ancarter" w:date="2024-05-13T12:34:00Z">
              <w:rPr>
                <w:lang w:val="en-US"/>
              </w:rPr>
            </w:rPrChange>
          </w:rPr>
          <w:t>Pedagogy of the Oppressed</w:t>
        </w:r>
        <w:r w:rsidRPr="00366A21">
          <w:rPr>
            <w:lang w:val="en-US"/>
          </w:rPr>
          <w:t>. New York, NY: Continuum International Publishing</w:t>
        </w:r>
      </w:ins>
    </w:p>
    <w:p w14:paraId="56D8389C" w14:textId="77777777" w:rsidR="00366A21" w:rsidRDefault="00366A21" w:rsidP="00366A21">
      <w:pPr>
        <w:rPr>
          <w:ins w:id="444" w:author="ancarter" w:date="2024-05-13T12:33:00Z"/>
          <w:lang w:val="en-US"/>
        </w:rPr>
      </w:pPr>
      <w:ins w:id="445" w:author="ancarter" w:date="2024-05-13T12:33:00Z">
        <w:r w:rsidRPr="00366A21">
          <w:rPr>
            <w:lang w:val="en-US"/>
          </w:rPr>
          <w:t>Group .</w:t>
        </w:r>
      </w:ins>
    </w:p>
    <w:p w14:paraId="6CC99A1C" w14:textId="77777777" w:rsidR="00366A21" w:rsidRPr="00366A21" w:rsidRDefault="00366A21" w:rsidP="00366A21">
      <w:pPr>
        <w:rPr>
          <w:ins w:id="446" w:author="ancarter" w:date="2024-05-13T12:33:00Z"/>
          <w:lang w:val="en-US"/>
        </w:rPr>
      </w:pPr>
    </w:p>
    <w:p w14:paraId="4000AFA9" w14:textId="77777777" w:rsidR="00366A21" w:rsidRPr="00366A21" w:rsidRDefault="00366A21" w:rsidP="00366A21">
      <w:pPr>
        <w:rPr>
          <w:ins w:id="447" w:author="ancarter" w:date="2024-05-13T12:33:00Z"/>
          <w:lang w:val="en-US"/>
        </w:rPr>
      </w:pPr>
      <w:ins w:id="448" w:author="ancarter" w:date="2024-05-13T12:33:00Z">
        <w:r w:rsidRPr="00366A21">
          <w:rPr>
            <w:lang w:val="en-US"/>
          </w:rPr>
          <w:t xml:space="preserve">Freire, P. 1998. </w:t>
        </w:r>
        <w:r w:rsidRPr="00366A21">
          <w:rPr>
            <w:i/>
            <w:iCs/>
            <w:lang w:val="en-US"/>
            <w:rPrChange w:id="449" w:author="ancarter" w:date="2024-05-13T12:34:00Z">
              <w:rPr>
                <w:lang w:val="en-US"/>
              </w:rPr>
            </w:rPrChange>
          </w:rPr>
          <w:t>Pedagogy of Freedom: Ethics, Democracy, and Civil Courage</w:t>
        </w:r>
        <w:r w:rsidRPr="00366A21">
          <w:rPr>
            <w:lang w:val="en-US"/>
          </w:rPr>
          <w:t>. Oxford, England:</w:t>
        </w:r>
      </w:ins>
    </w:p>
    <w:p w14:paraId="64C077E4" w14:textId="755FAAF3" w:rsidR="00366A21" w:rsidRDefault="00366A21" w:rsidP="00366A21">
      <w:pPr>
        <w:rPr>
          <w:ins w:id="450" w:author="ancarter" w:date="2024-05-13T12:34:00Z"/>
          <w:lang w:val="en-US"/>
        </w:rPr>
      </w:pPr>
      <w:ins w:id="451" w:author="ancarter" w:date="2024-05-13T12:33:00Z">
        <w:r w:rsidRPr="00366A21">
          <w:rPr>
            <w:lang w:val="en-US"/>
          </w:rPr>
          <w:t>Rowman &amp; Littlefield Publishers.</w:t>
        </w:r>
      </w:ins>
    </w:p>
    <w:p w14:paraId="34451E7D" w14:textId="77777777" w:rsidR="00366A21" w:rsidRDefault="00366A21" w:rsidP="00366A21">
      <w:pPr>
        <w:rPr>
          <w:ins w:id="452" w:author="ancarter" w:date="2024-05-13T12:33:00Z"/>
          <w:lang w:val="en-US"/>
        </w:rPr>
      </w:pPr>
    </w:p>
    <w:p w14:paraId="20A852D0" w14:textId="77777777" w:rsidR="00366A21" w:rsidRPr="00366A21" w:rsidRDefault="00366A21" w:rsidP="00366A21">
      <w:pPr>
        <w:rPr>
          <w:ins w:id="453" w:author="ancarter" w:date="2024-05-13T12:33:00Z"/>
          <w:lang w:val="en-US"/>
        </w:rPr>
      </w:pPr>
      <w:proofErr w:type="spellStart"/>
      <w:ins w:id="454" w:author="ancarter" w:date="2024-05-13T12:33:00Z">
        <w:r w:rsidRPr="00366A21">
          <w:rPr>
            <w:lang w:val="en-US"/>
          </w:rPr>
          <w:t>Freudenburg</w:t>
        </w:r>
        <w:proofErr w:type="spellEnd"/>
        <w:r w:rsidRPr="00366A21">
          <w:rPr>
            <w:lang w:val="en-US"/>
          </w:rPr>
          <w:t>, W. R. 2006. “Environmental Degradation, Disproportionality, and the Double</w:t>
        </w:r>
      </w:ins>
    </w:p>
    <w:p w14:paraId="747DB732" w14:textId="77777777" w:rsidR="00366A21" w:rsidRPr="00366A21" w:rsidRDefault="00366A21" w:rsidP="00366A21">
      <w:pPr>
        <w:rPr>
          <w:ins w:id="455" w:author="ancarter" w:date="2024-05-13T12:33:00Z"/>
          <w:lang w:val="en-US"/>
        </w:rPr>
      </w:pPr>
      <w:ins w:id="456" w:author="ancarter" w:date="2024-05-13T12:33:00Z">
        <w:r w:rsidRPr="00366A21">
          <w:rPr>
            <w:lang w:val="en-US"/>
          </w:rPr>
          <w:t xml:space="preserve">Diversion: Reaching Out, Reaching Ahead, and Reaching Beyond.” </w:t>
        </w:r>
        <w:r w:rsidRPr="00366A21">
          <w:rPr>
            <w:i/>
            <w:iCs/>
            <w:lang w:val="en-US"/>
            <w:rPrChange w:id="457" w:author="ancarter" w:date="2024-05-13T12:34:00Z">
              <w:rPr>
                <w:lang w:val="en-US"/>
              </w:rPr>
            </w:rPrChange>
          </w:rPr>
          <w:t>Rural Sociology</w:t>
        </w:r>
        <w:r w:rsidRPr="00366A21">
          <w:rPr>
            <w:lang w:val="en-US"/>
          </w:rPr>
          <w:t xml:space="preserve"> 71: 3–32.</w:t>
        </w:r>
      </w:ins>
    </w:p>
    <w:p w14:paraId="06F8A055" w14:textId="15E9FDDD" w:rsidR="00366A21" w:rsidRDefault="00366A21" w:rsidP="00366A21">
      <w:pPr>
        <w:rPr>
          <w:ins w:id="458" w:author="ancarter" w:date="2024-05-13T12:30:00Z"/>
          <w:lang w:val="en-US"/>
        </w:rPr>
      </w:pPr>
      <w:ins w:id="459" w:author="ancarter" w:date="2024-05-13T12:33:00Z">
        <w:r w:rsidRPr="00366A21">
          <w:rPr>
            <w:lang w:val="en-US"/>
          </w:rPr>
          <w:t>doi:10.1526/003601106777789792.</w:t>
        </w:r>
      </w:ins>
    </w:p>
    <w:p w14:paraId="799CB5A6" w14:textId="77777777" w:rsidR="00366A21" w:rsidRDefault="00366A21" w:rsidP="008A169F">
      <w:pPr>
        <w:rPr>
          <w:ins w:id="460" w:author="ancarter" w:date="2024-05-13T12:30:00Z"/>
          <w:lang w:val="en-US"/>
        </w:rPr>
      </w:pPr>
    </w:p>
    <w:p w14:paraId="514658F5" w14:textId="4B6E4CB1" w:rsidR="00366A21" w:rsidRDefault="00366A21" w:rsidP="008A169F">
      <w:pPr>
        <w:rPr>
          <w:ins w:id="461" w:author="ancarter" w:date="2024-05-13T12:31:00Z"/>
          <w:lang w:val="en-US"/>
        </w:rPr>
      </w:pPr>
      <w:ins w:id="462" w:author="ancarter" w:date="2024-05-13T12:30:00Z">
        <w:r>
          <w:rPr>
            <w:lang w:val="en-US"/>
          </w:rPr>
          <w:t xml:space="preserve">Green, D.S. and R.A. Wortham. 2018 The Sociological Insight of W.E.B. Du </w:t>
        </w:r>
        <w:proofErr w:type="spellStart"/>
        <w:r>
          <w:rPr>
            <w:lang w:val="en-US"/>
          </w:rPr>
          <w:t>Bois</w:t>
        </w:r>
        <w:proofErr w:type="spellEnd"/>
        <w:r>
          <w:rPr>
            <w:lang w:val="en-US"/>
          </w:rPr>
          <w:t xml:space="preserve">. </w:t>
        </w:r>
        <w:r w:rsidRPr="00366A21">
          <w:rPr>
            <w:i/>
            <w:iCs/>
            <w:lang w:val="en-US"/>
            <w:rPrChange w:id="463" w:author="ancarter" w:date="2024-05-13T12:31:00Z">
              <w:rPr>
                <w:lang w:val="en-US"/>
              </w:rPr>
            </w:rPrChange>
          </w:rPr>
          <w:t>Sociological Inquiry</w:t>
        </w:r>
        <w:r>
          <w:rPr>
            <w:lang w:val="en-US"/>
          </w:rPr>
          <w:t xml:space="preserve"> 88(1): 56-78 DOI: 10.1111soin.12179</w:t>
        </w:r>
      </w:ins>
    </w:p>
    <w:p w14:paraId="666CB449" w14:textId="77777777" w:rsidR="00366A21" w:rsidRDefault="00366A21" w:rsidP="008A169F">
      <w:pPr>
        <w:rPr>
          <w:ins w:id="464" w:author="ancarter" w:date="2024-05-13T12:31:00Z"/>
          <w:lang w:val="en-US"/>
        </w:rPr>
      </w:pPr>
    </w:p>
    <w:p w14:paraId="78565346" w14:textId="355E270A" w:rsidR="00366A21" w:rsidRDefault="00366A21" w:rsidP="008A169F">
      <w:pPr>
        <w:rPr>
          <w:ins w:id="465" w:author="ancarter" w:date="2024-05-13T12:33:00Z"/>
          <w:rFonts w:ascii="Source Sans Pro" w:hAnsi="Source Sans Pro"/>
          <w:color w:val="4B4B4B"/>
          <w:sz w:val="21"/>
          <w:szCs w:val="21"/>
          <w:shd w:val="clear" w:color="auto" w:fill="F5F5F5"/>
        </w:rPr>
      </w:pPr>
      <w:proofErr w:type="spellStart"/>
      <w:ins w:id="466" w:author="ancarter" w:date="2024-05-13T12:31:00Z">
        <w:r>
          <w:rPr>
            <w:lang w:val="en-US"/>
          </w:rPr>
          <w:t>Jakubek</w:t>
        </w:r>
        <w:proofErr w:type="spellEnd"/>
        <w:r>
          <w:rPr>
            <w:lang w:val="en-US"/>
          </w:rPr>
          <w:t xml:space="preserve">, J. and S.D. Wood. 2018. Emancipatory Empiricism: The Rural Sociology of W.E.B. Du </w:t>
        </w:r>
        <w:proofErr w:type="spellStart"/>
        <w:r>
          <w:rPr>
            <w:lang w:val="en-US"/>
          </w:rPr>
          <w:t>Bois</w:t>
        </w:r>
        <w:proofErr w:type="spellEnd"/>
        <w:r>
          <w:rPr>
            <w:lang w:val="en-US"/>
          </w:rPr>
          <w:t xml:space="preserve">. Sociology of Race and Ethnicity 4(10: 14-34. </w:t>
        </w:r>
      </w:ins>
      <w:ins w:id="467" w:author="ancarter" w:date="2024-05-13T12:33:00Z">
        <w:r>
          <w:rPr>
            <w:rFonts w:ascii="Source Sans Pro" w:hAnsi="Source Sans Pro"/>
            <w:color w:val="4B4B4B"/>
            <w:sz w:val="21"/>
            <w:szCs w:val="21"/>
            <w:shd w:val="clear" w:color="auto" w:fill="F5F5F5"/>
          </w:rPr>
          <w:fldChar w:fldCharType="begin"/>
        </w:r>
        <w:r>
          <w:rPr>
            <w:rFonts w:ascii="Source Sans Pro" w:hAnsi="Source Sans Pro"/>
            <w:color w:val="4B4B4B"/>
            <w:sz w:val="21"/>
            <w:szCs w:val="21"/>
            <w:shd w:val="clear" w:color="auto" w:fill="F5F5F5"/>
          </w:rPr>
          <w:instrText>HYPERLINK "</w:instrText>
        </w:r>
      </w:ins>
      <w:ins w:id="468" w:author="ancarter" w:date="2024-05-13T12:32:00Z">
        <w:r>
          <w:rPr>
            <w:rFonts w:ascii="Source Sans Pro" w:hAnsi="Source Sans Pro"/>
            <w:color w:val="4B4B4B"/>
            <w:sz w:val="21"/>
            <w:szCs w:val="21"/>
            <w:shd w:val="clear" w:color="auto" w:fill="F5F5F5"/>
          </w:rPr>
          <w:instrText>https://doi.org/10.1177/2332649217701750</w:instrText>
        </w:r>
      </w:ins>
      <w:ins w:id="469" w:author="ancarter" w:date="2024-05-13T12:33:00Z">
        <w:r>
          <w:rPr>
            <w:rFonts w:ascii="Source Sans Pro" w:hAnsi="Source Sans Pro"/>
            <w:color w:val="4B4B4B"/>
            <w:sz w:val="21"/>
            <w:szCs w:val="21"/>
            <w:shd w:val="clear" w:color="auto" w:fill="F5F5F5"/>
          </w:rPr>
          <w:instrText>"</w:instrText>
        </w:r>
        <w:r>
          <w:rPr>
            <w:rFonts w:ascii="Source Sans Pro" w:hAnsi="Source Sans Pro"/>
            <w:color w:val="4B4B4B"/>
            <w:sz w:val="21"/>
            <w:szCs w:val="21"/>
            <w:shd w:val="clear" w:color="auto" w:fill="F5F5F5"/>
          </w:rPr>
          <w:fldChar w:fldCharType="separate"/>
        </w:r>
      </w:ins>
      <w:ins w:id="470" w:author="ancarter" w:date="2024-05-13T12:32:00Z">
        <w:r w:rsidRPr="00C94416">
          <w:rPr>
            <w:rStyle w:val="Hyperlink"/>
            <w:rFonts w:ascii="Source Sans Pro" w:hAnsi="Source Sans Pro"/>
            <w:sz w:val="21"/>
            <w:szCs w:val="21"/>
            <w:shd w:val="clear" w:color="auto" w:fill="F5F5F5"/>
          </w:rPr>
          <w:t>https://doi.org/10.1177/2332649217701750</w:t>
        </w:r>
      </w:ins>
      <w:ins w:id="471" w:author="ancarter" w:date="2024-05-13T12:33:00Z">
        <w:r>
          <w:rPr>
            <w:rFonts w:ascii="Source Sans Pro" w:hAnsi="Source Sans Pro"/>
            <w:color w:val="4B4B4B"/>
            <w:sz w:val="21"/>
            <w:szCs w:val="21"/>
            <w:shd w:val="clear" w:color="auto" w:fill="F5F5F5"/>
          </w:rPr>
          <w:fldChar w:fldCharType="end"/>
        </w:r>
      </w:ins>
    </w:p>
    <w:p w14:paraId="5899FA0C" w14:textId="77777777" w:rsidR="00366A21" w:rsidRDefault="00366A21" w:rsidP="008A169F">
      <w:pPr>
        <w:rPr>
          <w:ins w:id="472" w:author="ancarter" w:date="2024-05-13T12:33:00Z"/>
          <w:rFonts w:ascii="Source Sans Pro" w:hAnsi="Source Sans Pro"/>
          <w:color w:val="4B4B4B"/>
          <w:sz w:val="21"/>
          <w:szCs w:val="21"/>
          <w:shd w:val="clear" w:color="auto" w:fill="F5F5F5"/>
        </w:rPr>
      </w:pPr>
    </w:p>
    <w:p w14:paraId="1036C742" w14:textId="77777777" w:rsidR="00366A21" w:rsidRPr="00366A21" w:rsidRDefault="00366A21" w:rsidP="00366A21">
      <w:pPr>
        <w:rPr>
          <w:ins w:id="473" w:author="ancarter" w:date="2024-05-13T12:33:00Z"/>
          <w:lang w:val="en-US"/>
        </w:rPr>
      </w:pPr>
      <w:ins w:id="474" w:author="ancarter" w:date="2024-05-13T12:33:00Z">
        <w:r w:rsidRPr="00366A21">
          <w:rPr>
            <w:lang w:val="en-US"/>
          </w:rPr>
          <w:t xml:space="preserve">Sachs, C. 2007. “Going Public: Networking Globally and Locally.” </w:t>
        </w:r>
        <w:r w:rsidRPr="00366A21">
          <w:rPr>
            <w:i/>
            <w:iCs/>
            <w:lang w:val="en-US"/>
            <w:rPrChange w:id="475" w:author="ancarter" w:date="2024-05-13T12:34:00Z">
              <w:rPr>
                <w:lang w:val="en-US"/>
              </w:rPr>
            </w:rPrChange>
          </w:rPr>
          <w:t>Rural Sociology</w:t>
        </w:r>
        <w:r w:rsidRPr="00366A21">
          <w:rPr>
            <w:lang w:val="en-US"/>
          </w:rPr>
          <w:t xml:space="preserve"> 72 (1): 2–24.</w:t>
        </w:r>
      </w:ins>
    </w:p>
    <w:p w14:paraId="106E8839" w14:textId="2086E59A" w:rsidR="00366A21" w:rsidRPr="008A169F" w:rsidRDefault="00366A21" w:rsidP="00366A21">
      <w:pPr>
        <w:rPr>
          <w:lang w:val="en-US"/>
        </w:rPr>
      </w:pPr>
      <w:ins w:id="476" w:author="ancarter" w:date="2024-05-13T12:33:00Z">
        <w:r w:rsidRPr="00366A21">
          <w:rPr>
            <w:lang w:val="en-US"/>
          </w:rPr>
          <w:t>doi:10.1526/003601107781147400.</w:t>
        </w:r>
      </w:ins>
    </w:p>
    <w:sectPr w:rsidR="00366A21" w:rsidRPr="008A169F">
      <w:footerReference w:type="even" r:id="rId14"/>
      <w:footerReference w:type="default" r:id="rId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carter" w:date="2024-05-10T14:40:00Z" w:initials="a">
    <w:p w14:paraId="679D5441" w14:textId="3DC18BF5" w:rsidR="00B7234D" w:rsidRDefault="00B7234D">
      <w:pPr>
        <w:pStyle w:val="CommentText"/>
      </w:pPr>
      <w:r>
        <w:rPr>
          <w:rStyle w:val="CommentReference"/>
        </w:rPr>
        <w:annotationRef/>
      </w:r>
      <w:r w:rsidR="00417CD2">
        <w:t xml:space="preserve">An </w:t>
      </w:r>
      <w:proofErr w:type="spellStart"/>
      <w:r w:rsidR="00417CD2">
        <w:t>important</w:t>
      </w:r>
      <w:proofErr w:type="spellEnd"/>
      <w:r w:rsidR="00417CD2">
        <w:t xml:space="preserve"> point in the intro/</w:t>
      </w:r>
      <w:proofErr w:type="spellStart"/>
      <w:r w:rsidR="00417CD2">
        <w:t>foundation</w:t>
      </w:r>
      <w:proofErr w:type="spellEnd"/>
      <w:r w:rsidR="00417CD2">
        <w:t xml:space="preserve"> </w:t>
      </w:r>
      <w:proofErr w:type="spellStart"/>
      <w:r w:rsidR="00417CD2">
        <w:t>that</w:t>
      </w:r>
      <w:proofErr w:type="spellEnd"/>
      <w:r w:rsidR="00417CD2">
        <w:t xml:space="preserve"> </w:t>
      </w:r>
      <w:proofErr w:type="spellStart"/>
      <w:r w:rsidR="00417CD2">
        <w:t>needs</w:t>
      </w:r>
      <w:proofErr w:type="spellEnd"/>
      <w:r w:rsidR="00417CD2">
        <w:t xml:space="preserve"> </w:t>
      </w:r>
      <w:proofErr w:type="spellStart"/>
      <w:r w:rsidR="00417CD2">
        <w:t>addressed</w:t>
      </w:r>
      <w:proofErr w:type="spellEnd"/>
      <w:r w:rsidR="00417CD2">
        <w:t xml:space="preserve">: </w:t>
      </w:r>
      <w:proofErr w:type="spellStart"/>
      <w:r>
        <w:t>Need</w:t>
      </w:r>
      <w:proofErr w:type="spellEnd"/>
      <w:r>
        <w:t xml:space="preserve"> to </w:t>
      </w:r>
      <w:proofErr w:type="spellStart"/>
      <w:r>
        <w:t>define</w:t>
      </w:r>
      <w:proofErr w:type="spellEnd"/>
      <w:r>
        <w:t xml:space="preserve"> </w:t>
      </w:r>
      <w:proofErr w:type="spellStart"/>
      <w:r>
        <w:t>feminism</w:t>
      </w:r>
      <w:proofErr w:type="spellEnd"/>
      <w:r w:rsidR="00417CD2">
        <w:t xml:space="preserve"> </w:t>
      </w:r>
      <w:proofErr w:type="spellStart"/>
      <w:r w:rsidR="00417CD2">
        <w:t>before</w:t>
      </w:r>
      <w:proofErr w:type="spellEnd"/>
      <w:r w:rsidR="00417CD2">
        <w:t xml:space="preserve"> </w:t>
      </w:r>
      <w:proofErr w:type="spellStart"/>
      <w:r w:rsidR="00417CD2">
        <w:t>can</w:t>
      </w:r>
      <w:proofErr w:type="spellEnd"/>
      <w:r w:rsidR="00417CD2">
        <w:t xml:space="preserve"> </w:t>
      </w:r>
      <w:proofErr w:type="spellStart"/>
      <w:r w:rsidR="00417CD2">
        <w:t>define</w:t>
      </w:r>
      <w:proofErr w:type="spellEnd"/>
      <w:r w:rsidR="00417CD2">
        <w:t xml:space="preserve"> data </w:t>
      </w:r>
      <w:proofErr w:type="spellStart"/>
      <w:r w:rsidR="00417CD2">
        <w:t>feminism</w:t>
      </w:r>
      <w:proofErr w:type="spellEnd"/>
      <w:r w:rsidR="00417CD2">
        <w:t xml:space="preserve"> – I </w:t>
      </w:r>
      <w:proofErr w:type="spellStart"/>
      <w:r w:rsidR="00417CD2">
        <w:t>tried</w:t>
      </w:r>
      <w:proofErr w:type="spellEnd"/>
      <w:r w:rsidR="00417CD2">
        <w:t xml:space="preserve"> to do </w:t>
      </w:r>
      <w:proofErr w:type="spellStart"/>
      <w:r w:rsidR="00417CD2">
        <w:t>this</w:t>
      </w:r>
      <w:proofErr w:type="spellEnd"/>
    </w:p>
  </w:comment>
  <w:comment w:id="1" w:author="ancarter" w:date="2024-05-10T10:05:00Z" w:initials="a">
    <w:p w14:paraId="5FD1D290" w14:textId="2DF6287A" w:rsidR="00277712" w:rsidRDefault="00277712">
      <w:pPr>
        <w:pStyle w:val="CommentText"/>
      </w:pPr>
      <w:r>
        <w:rPr>
          <w:rStyle w:val="CommentReference"/>
        </w:rPr>
        <w:annotationRef/>
      </w:r>
      <w:r>
        <w:t xml:space="preserve">Can point to </w:t>
      </w:r>
      <w:proofErr w:type="spellStart"/>
      <w:r>
        <w:t>how</w:t>
      </w:r>
      <w:proofErr w:type="spellEnd"/>
      <w:r>
        <w:t xml:space="preserve"> </w:t>
      </w:r>
      <w:proofErr w:type="spellStart"/>
      <w:r>
        <w:t>much</w:t>
      </w:r>
      <w:proofErr w:type="spellEnd"/>
      <w:r>
        <w:t xml:space="preserve"> of </w:t>
      </w:r>
      <w:proofErr w:type="spellStart"/>
      <w:r>
        <w:t>agricultural</w:t>
      </w:r>
      <w:proofErr w:type="spellEnd"/>
      <w:r>
        <w:t xml:space="preserve"> research </w:t>
      </w:r>
      <w:proofErr w:type="spellStart"/>
      <w:r>
        <w:t>happens</w:t>
      </w:r>
      <w:proofErr w:type="spellEnd"/>
      <w:r>
        <w:t xml:space="preserve"> at land </w:t>
      </w:r>
      <w:proofErr w:type="spellStart"/>
      <w:r>
        <w:t>grants</w:t>
      </w:r>
      <w:proofErr w:type="spellEnd"/>
      <w:r>
        <w:t xml:space="preserve">, </w:t>
      </w:r>
      <w:proofErr w:type="spellStart"/>
      <w:r>
        <w:t>where</w:t>
      </w:r>
      <w:proofErr w:type="spellEnd"/>
      <w:r>
        <w:t xml:space="preserve"> social </w:t>
      </w:r>
      <w:proofErr w:type="spellStart"/>
      <w:r>
        <w:t>inequalities</w:t>
      </w:r>
      <w:proofErr w:type="spellEnd"/>
      <w:r>
        <w:t xml:space="preserve"> have long </w:t>
      </w:r>
      <w:proofErr w:type="spellStart"/>
      <w:r>
        <w:t>been</w:t>
      </w:r>
      <w:proofErr w:type="spellEnd"/>
      <w:r>
        <w:t xml:space="preserve"> </w:t>
      </w:r>
      <w:proofErr w:type="spellStart"/>
      <w:r>
        <w:t>institutionalized</w:t>
      </w:r>
      <w:proofErr w:type="spellEnd"/>
      <w:r w:rsidR="00417CD2">
        <w:t xml:space="preserve"> – I </w:t>
      </w:r>
      <w:proofErr w:type="spellStart"/>
      <w:r w:rsidR="00417CD2">
        <w:t>tried</w:t>
      </w:r>
      <w:proofErr w:type="spellEnd"/>
      <w:r w:rsidR="00417CD2">
        <w:t xml:space="preserve"> to </w:t>
      </w:r>
      <w:proofErr w:type="spellStart"/>
      <w:r w:rsidR="00417CD2">
        <w:t>piont</w:t>
      </w:r>
      <w:proofErr w:type="spellEnd"/>
      <w:r w:rsidR="00417CD2">
        <w:t xml:space="preserve"> to </w:t>
      </w:r>
      <w:proofErr w:type="spellStart"/>
      <w:r w:rsidR="00417CD2">
        <w:t>htis</w:t>
      </w:r>
      <w:proofErr w:type="spellEnd"/>
    </w:p>
  </w:comment>
  <w:comment w:id="2" w:author="ancarter" w:date="2024-05-20T09:56:00Z" w:initials="a">
    <w:p w14:paraId="52AA887D" w14:textId="77777777" w:rsidR="00901A02" w:rsidRDefault="00901A02">
      <w:pPr>
        <w:pStyle w:val="CommentText"/>
      </w:pPr>
      <w:r>
        <w:rPr>
          <w:rStyle w:val="CommentReference"/>
        </w:rPr>
        <w:annotationRef/>
      </w:r>
      <w:r>
        <w:t xml:space="preserve">For citations in </w:t>
      </w:r>
      <w:proofErr w:type="spellStart"/>
      <w:r>
        <w:t>context</w:t>
      </w:r>
      <w:proofErr w:type="spellEnd"/>
      <w:r>
        <w:t xml:space="preserve"> of </w:t>
      </w:r>
      <w:proofErr w:type="spellStart"/>
      <w:r>
        <w:t>agriculture</w:t>
      </w:r>
      <w:proofErr w:type="spellEnd"/>
      <w:r>
        <w:t xml:space="preserve"> </w:t>
      </w:r>
      <w:proofErr w:type="spellStart"/>
      <w:r>
        <w:t>could</w:t>
      </w:r>
      <w:proofErr w:type="spellEnd"/>
      <w:r>
        <w:t xml:space="preserve"> site…</w:t>
      </w:r>
    </w:p>
    <w:p w14:paraId="1202DAD5" w14:textId="77777777" w:rsidR="00901A02" w:rsidRDefault="00901A02">
      <w:pPr>
        <w:pStyle w:val="CommentText"/>
      </w:pPr>
    </w:p>
    <w:p w14:paraId="18B1D8A1" w14:textId="5FB38337" w:rsidR="00901A02" w:rsidRDefault="00901A02">
      <w:pPr>
        <w:pStyle w:val="CommentText"/>
      </w:pPr>
      <w:r>
        <w:rPr>
          <w:lang w:val="en-US"/>
        </w:rPr>
        <w:t xml:space="preserve">Carter and </w:t>
      </w:r>
      <w:proofErr w:type="spellStart"/>
      <w:r>
        <w:rPr>
          <w:lang w:val="en-US"/>
        </w:rPr>
        <w:t>Roesch</w:t>
      </w:r>
      <w:proofErr w:type="spellEnd"/>
      <w:r>
        <w:rPr>
          <w:lang w:val="en-US"/>
        </w:rPr>
        <w:t>-McNally 2024; Horst and Marion 2019; Thompson and Carter 2022</w:t>
      </w:r>
    </w:p>
  </w:comment>
  <w:comment w:id="8" w:author="ancarter" w:date="2024-05-20T10:14:00Z" w:initials="a">
    <w:p w14:paraId="45841582" w14:textId="59BD8370" w:rsidR="0020107B" w:rsidRDefault="0020107B">
      <w:pPr>
        <w:pStyle w:val="CommentText"/>
      </w:pPr>
      <w:r>
        <w:rPr>
          <w:rStyle w:val="CommentReference"/>
        </w:rPr>
        <w:annotationRef/>
      </w:r>
      <w:proofErr w:type="spellStart"/>
      <w:r>
        <w:rPr>
          <w:sz w:val="19"/>
          <w:szCs w:val="19"/>
        </w:rPr>
        <w:t>Bullard</w:t>
      </w:r>
      <w:proofErr w:type="spellEnd"/>
      <w:r>
        <w:rPr>
          <w:sz w:val="19"/>
          <w:szCs w:val="19"/>
        </w:rPr>
        <w:t>, R.D. 1993. ”</w:t>
      </w:r>
      <w:proofErr w:type="spellStart"/>
      <w:r>
        <w:rPr>
          <w:sz w:val="19"/>
          <w:szCs w:val="19"/>
        </w:rPr>
        <w:t>Anatomy</w:t>
      </w:r>
      <w:proofErr w:type="spellEnd"/>
      <w:r>
        <w:rPr>
          <w:sz w:val="19"/>
          <w:szCs w:val="19"/>
        </w:rPr>
        <w:t xml:space="preserve"> of </w:t>
      </w:r>
      <w:proofErr w:type="spellStart"/>
      <w:r>
        <w:rPr>
          <w:sz w:val="19"/>
          <w:szCs w:val="19"/>
        </w:rPr>
        <w:t>Environmental</w:t>
      </w:r>
      <w:proofErr w:type="spellEnd"/>
      <w:r>
        <w:rPr>
          <w:sz w:val="19"/>
          <w:szCs w:val="19"/>
        </w:rPr>
        <w:t xml:space="preserve"> </w:t>
      </w:r>
      <w:proofErr w:type="spellStart"/>
      <w:r>
        <w:rPr>
          <w:sz w:val="19"/>
          <w:szCs w:val="19"/>
        </w:rPr>
        <w:t>Racism</w:t>
      </w:r>
      <w:proofErr w:type="spellEnd"/>
      <w:r>
        <w:rPr>
          <w:sz w:val="19"/>
          <w:szCs w:val="19"/>
        </w:rPr>
        <w:t xml:space="preserve"> and the </w:t>
      </w:r>
      <w:proofErr w:type="spellStart"/>
      <w:r>
        <w:rPr>
          <w:sz w:val="19"/>
          <w:szCs w:val="19"/>
        </w:rPr>
        <w:t>Environmental</w:t>
      </w:r>
      <w:proofErr w:type="spellEnd"/>
      <w:r>
        <w:rPr>
          <w:sz w:val="19"/>
          <w:szCs w:val="19"/>
        </w:rPr>
        <w:t xml:space="preserve"> Justice </w:t>
      </w:r>
      <w:proofErr w:type="spellStart"/>
      <w:r>
        <w:rPr>
          <w:sz w:val="19"/>
          <w:szCs w:val="19"/>
        </w:rPr>
        <w:t>Movement</w:t>
      </w:r>
      <w:proofErr w:type="spellEnd"/>
      <w:r>
        <w:rPr>
          <w:sz w:val="19"/>
          <w:szCs w:val="19"/>
        </w:rPr>
        <w:t xml:space="preserve">.” </w:t>
      </w:r>
      <w:proofErr w:type="spellStart"/>
      <w:r>
        <w:rPr>
          <w:sz w:val="19"/>
          <w:szCs w:val="19"/>
        </w:rPr>
        <w:t>Chap</w:t>
      </w:r>
      <w:proofErr w:type="spellEnd"/>
      <w:r>
        <w:rPr>
          <w:sz w:val="19"/>
          <w:szCs w:val="19"/>
        </w:rPr>
        <w:t xml:space="preserve">. 1 in </w:t>
      </w:r>
      <w:proofErr w:type="spellStart"/>
      <w:r>
        <w:rPr>
          <w:sz w:val="19"/>
          <w:szCs w:val="19"/>
        </w:rPr>
        <w:t>Confronting</w:t>
      </w:r>
      <w:proofErr w:type="spellEnd"/>
      <w:r>
        <w:rPr>
          <w:sz w:val="19"/>
          <w:szCs w:val="19"/>
        </w:rPr>
        <w:t xml:space="preserve"> </w:t>
      </w:r>
      <w:proofErr w:type="spellStart"/>
      <w:r>
        <w:rPr>
          <w:sz w:val="19"/>
          <w:szCs w:val="19"/>
        </w:rPr>
        <w:t>Environmental</w:t>
      </w:r>
      <w:proofErr w:type="spellEnd"/>
      <w:r>
        <w:rPr>
          <w:sz w:val="19"/>
          <w:szCs w:val="19"/>
        </w:rPr>
        <w:t xml:space="preserve"> </w:t>
      </w:r>
      <w:proofErr w:type="spellStart"/>
      <w:r>
        <w:rPr>
          <w:sz w:val="19"/>
          <w:szCs w:val="19"/>
        </w:rPr>
        <w:t>Racism</w:t>
      </w:r>
      <w:proofErr w:type="spellEnd"/>
      <w:r>
        <w:rPr>
          <w:sz w:val="19"/>
          <w:szCs w:val="19"/>
        </w:rPr>
        <w:t xml:space="preserve">: Voices from the </w:t>
      </w:r>
      <w:proofErr w:type="spellStart"/>
      <w:r>
        <w:rPr>
          <w:sz w:val="19"/>
          <w:szCs w:val="19"/>
        </w:rPr>
        <w:t>Grassroots</w:t>
      </w:r>
      <w:proofErr w:type="spellEnd"/>
      <w:r>
        <w:rPr>
          <w:sz w:val="19"/>
          <w:szCs w:val="19"/>
        </w:rPr>
        <w:t xml:space="preserve">, </w:t>
      </w:r>
      <w:proofErr w:type="spellStart"/>
      <w:r>
        <w:rPr>
          <w:sz w:val="19"/>
          <w:szCs w:val="19"/>
        </w:rPr>
        <w:t>edited</w:t>
      </w:r>
      <w:proofErr w:type="spellEnd"/>
      <w:r>
        <w:rPr>
          <w:sz w:val="19"/>
          <w:szCs w:val="19"/>
        </w:rPr>
        <w:t xml:space="preserve"> by R.D. </w:t>
      </w:r>
      <w:proofErr w:type="spellStart"/>
      <w:r>
        <w:rPr>
          <w:sz w:val="19"/>
          <w:szCs w:val="19"/>
        </w:rPr>
        <w:t>Bullard</w:t>
      </w:r>
      <w:proofErr w:type="spellEnd"/>
      <w:r>
        <w:rPr>
          <w:sz w:val="19"/>
          <w:szCs w:val="19"/>
        </w:rPr>
        <w:t xml:space="preserve">, 15-39. </w:t>
      </w:r>
      <w:proofErr w:type="spellStart"/>
      <w:r>
        <w:rPr>
          <w:sz w:val="19"/>
          <w:szCs w:val="19"/>
        </w:rPr>
        <w:t>Cambradige</w:t>
      </w:r>
      <w:proofErr w:type="spellEnd"/>
      <w:r>
        <w:rPr>
          <w:sz w:val="19"/>
          <w:szCs w:val="19"/>
        </w:rPr>
        <w:t>: South End Press.</w:t>
      </w:r>
    </w:p>
  </w:comment>
  <w:comment w:id="11" w:author="ancarter" w:date="2024-05-20T10:16:00Z" w:initials="a">
    <w:p w14:paraId="4A070B48" w14:textId="1A341F15" w:rsidR="00EF50F0" w:rsidRDefault="00EF50F0">
      <w:pPr>
        <w:pStyle w:val="CommentText"/>
      </w:pPr>
      <w:r>
        <w:rPr>
          <w:rStyle w:val="CommentReference"/>
        </w:rPr>
        <w:annotationRef/>
      </w:r>
      <w:r>
        <w:t>Du Bois, W.E.B. 2007 [1903]. The Souls of Black Folk. New York, NY: Oxford University Press.</w:t>
      </w:r>
    </w:p>
  </w:comment>
  <w:comment w:id="16" w:author="ancarter" w:date="2024-05-20T10:16:00Z" w:initials="a">
    <w:p w14:paraId="1B7B8452" w14:textId="33EE39EC" w:rsidR="00EF50F0" w:rsidRDefault="00EF50F0">
      <w:pPr>
        <w:pStyle w:val="CommentText"/>
      </w:pPr>
      <w:r>
        <w:rPr>
          <w:rStyle w:val="CommentReference"/>
        </w:rPr>
        <w:annotationRef/>
      </w:r>
      <w:r>
        <w:t>Sachs, C. 2007. ”</w:t>
      </w:r>
      <w:proofErr w:type="spellStart"/>
      <w:r>
        <w:t>Going</w:t>
      </w:r>
      <w:proofErr w:type="spellEnd"/>
      <w:r>
        <w:t xml:space="preserve"> Public: Networking </w:t>
      </w:r>
      <w:proofErr w:type="spellStart"/>
      <w:r>
        <w:t>Globally</w:t>
      </w:r>
      <w:proofErr w:type="spellEnd"/>
      <w:r>
        <w:t xml:space="preserve"> and </w:t>
      </w:r>
      <w:proofErr w:type="spellStart"/>
      <w:r>
        <w:t>Locally</w:t>
      </w:r>
      <w:proofErr w:type="spellEnd"/>
      <w:r>
        <w:t xml:space="preserve">.” Rural </w:t>
      </w:r>
      <w:proofErr w:type="spellStart"/>
      <w:r>
        <w:t>Sociology</w:t>
      </w:r>
      <w:proofErr w:type="spellEnd"/>
      <w:r>
        <w:t xml:space="preserve"> 72(1): 2-24.</w:t>
      </w:r>
      <w:r w:rsidRPr="00EF50F0">
        <w:rPr>
          <w:sz w:val="19"/>
          <w:szCs w:val="19"/>
        </w:rPr>
        <w:t xml:space="preserve"> </w:t>
      </w:r>
      <w:r>
        <w:rPr>
          <w:sz w:val="19"/>
          <w:szCs w:val="19"/>
        </w:rPr>
        <w:t>doi:</w:t>
      </w:r>
      <w:r>
        <w:rPr>
          <w:color w:val="00007F"/>
          <w:sz w:val="19"/>
          <w:szCs w:val="19"/>
        </w:rPr>
        <w:t>10.1526/003601107781147400</w:t>
      </w:r>
    </w:p>
  </w:comment>
  <w:comment w:id="31" w:author="ancarter" w:date="2024-05-20T09:57:00Z" w:initials="a">
    <w:p w14:paraId="0DE961AB" w14:textId="6DDAFBBE" w:rsidR="00901A02" w:rsidRDefault="00901A02">
      <w:pPr>
        <w:pStyle w:val="CommentText"/>
      </w:pPr>
      <w:r>
        <w:rPr>
          <w:rStyle w:val="CommentReference"/>
        </w:rPr>
        <w:annotationRef/>
      </w:r>
      <w:r>
        <w:t xml:space="preserve">First </w:t>
      </w:r>
      <w:proofErr w:type="spellStart"/>
      <w:r>
        <w:t>read</w:t>
      </w:r>
      <w:proofErr w:type="spellEnd"/>
      <w:r>
        <w:t xml:space="preserve"> of </w:t>
      </w:r>
      <w:proofErr w:type="spellStart"/>
      <w:r>
        <w:t>this</w:t>
      </w:r>
      <w:proofErr w:type="spellEnd"/>
      <w:r>
        <w:t xml:space="preserve"> </w:t>
      </w:r>
      <w:proofErr w:type="spellStart"/>
      <w:r>
        <w:t>sentence</w:t>
      </w:r>
      <w:proofErr w:type="spellEnd"/>
      <w:r>
        <w:t xml:space="preserve"> </w:t>
      </w:r>
      <w:proofErr w:type="spellStart"/>
      <w:r>
        <w:t>makes</w:t>
      </w:r>
      <w:proofErr w:type="spellEnd"/>
      <w:r>
        <w:t xml:space="preserve"> it </w:t>
      </w:r>
      <w:proofErr w:type="spellStart"/>
      <w:r>
        <w:t>seem</w:t>
      </w:r>
      <w:proofErr w:type="spellEnd"/>
      <w:r>
        <w:t xml:space="preserve"> </w:t>
      </w:r>
      <w:proofErr w:type="spellStart"/>
      <w:r>
        <w:t>this</w:t>
      </w:r>
      <w:proofErr w:type="spellEnd"/>
      <w:r>
        <w:t xml:space="preserve"> is new, but </w:t>
      </w:r>
      <w:proofErr w:type="gramStart"/>
      <w:r>
        <w:t>it is</w:t>
      </w:r>
      <w:proofErr w:type="gramEnd"/>
      <w:r>
        <w:t xml:space="preserve"> not. Researchers in </w:t>
      </w:r>
      <w:proofErr w:type="spellStart"/>
      <w:r>
        <w:t>biophysical</w:t>
      </w:r>
      <w:proofErr w:type="spellEnd"/>
      <w:r>
        <w:t xml:space="preserve"> and </w:t>
      </w:r>
      <w:proofErr w:type="spellStart"/>
      <w:r>
        <w:t>other</w:t>
      </w:r>
      <w:proofErr w:type="spellEnd"/>
      <w:r>
        <w:t xml:space="preserve"> </w:t>
      </w:r>
      <w:proofErr w:type="spellStart"/>
      <w:r>
        <w:t>areas</w:t>
      </w:r>
      <w:proofErr w:type="spellEnd"/>
      <w:r>
        <w:t xml:space="preserve"> of science </w:t>
      </w:r>
      <w:proofErr w:type="spellStart"/>
      <w:r>
        <w:t>may</w:t>
      </w:r>
      <w:proofErr w:type="spellEnd"/>
      <w:r>
        <w:t xml:space="preserve"> just </w:t>
      </w:r>
      <w:proofErr w:type="spellStart"/>
      <w:r>
        <w:t>now</w:t>
      </w:r>
      <w:proofErr w:type="spellEnd"/>
      <w:r>
        <w:t xml:space="preserve"> </w:t>
      </w:r>
      <w:proofErr w:type="spellStart"/>
      <w:r>
        <w:t>be</w:t>
      </w:r>
      <w:proofErr w:type="spellEnd"/>
      <w:r>
        <w:t xml:space="preserve"> </w:t>
      </w:r>
      <w:proofErr w:type="spellStart"/>
      <w:r>
        <w:t>realizing</w:t>
      </w:r>
      <w:proofErr w:type="spellEnd"/>
      <w:r>
        <w:t xml:space="preserve"> it but </w:t>
      </w:r>
      <w:proofErr w:type="spellStart"/>
      <w:r>
        <w:t>it’s</w:t>
      </w:r>
      <w:proofErr w:type="spellEnd"/>
      <w:r>
        <w:t xml:space="preserve"> </w:t>
      </w:r>
      <w:proofErr w:type="spellStart"/>
      <w:r>
        <w:t>always</w:t>
      </w:r>
      <w:proofErr w:type="spellEnd"/>
      <w:r>
        <w:t xml:space="preserve"> </w:t>
      </w:r>
      <w:proofErr w:type="spellStart"/>
      <w:r>
        <w:t>been</w:t>
      </w:r>
      <w:proofErr w:type="spellEnd"/>
      <w:r>
        <w:t xml:space="preserve"> </w:t>
      </w:r>
      <w:proofErr w:type="spellStart"/>
      <w:r>
        <w:t>there</w:t>
      </w:r>
      <w:proofErr w:type="spellEnd"/>
    </w:p>
  </w:comment>
  <w:comment w:id="34" w:author="ancarter" w:date="2024-05-10T10:08:00Z" w:initials="a">
    <w:p w14:paraId="2043EA48" w14:textId="7BE2CB99" w:rsidR="00277712" w:rsidRDefault="00277712">
      <w:pPr>
        <w:pStyle w:val="CommentText"/>
      </w:pPr>
      <w:r>
        <w:rPr>
          <w:rStyle w:val="CommentReference"/>
        </w:rPr>
        <w:annotationRef/>
      </w:r>
      <w:r>
        <w:t xml:space="preserve">And </w:t>
      </w:r>
      <w:proofErr w:type="spellStart"/>
      <w:r>
        <w:t>this</w:t>
      </w:r>
      <w:proofErr w:type="spellEnd"/>
      <w:r>
        <w:t xml:space="preserve"> is by design!</w:t>
      </w:r>
      <w:r w:rsidR="00EF50F0">
        <w:t xml:space="preserve"> For </w:t>
      </w:r>
      <w:proofErr w:type="spellStart"/>
      <w:r w:rsidR="00EF50F0">
        <w:t>example</w:t>
      </w:r>
      <w:proofErr w:type="spellEnd"/>
      <w:r w:rsidR="00EF50F0">
        <w:t xml:space="preserve">, land </w:t>
      </w:r>
      <w:proofErr w:type="spellStart"/>
      <w:r w:rsidR="00EF50F0">
        <w:t>grants</w:t>
      </w:r>
      <w:proofErr w:type="spellEnd"/>
      <w:r w:rsidR="00EF50F0">
        <w:t xml:space="preserve"> as a site of </w:t>
      </w:r>
      <w:proofErr w:type="spellStart"/>
      <w:r w:rsidR="00EF50F0">
        <w:t>production</w:t>
      </w:r>
      <w:proofErr w:type="spellEnd"/>
      <w:r w:rsidR="00EF50F0">
        <w:t xml:space="preserve"> of </w:t>
      </w:r>
      <w:proofErr w:type="spellStart"/>
      <w:r w:rsidR="00EF50F0">
        <w:t>knowledge</w:t>
      </w:r>
      <w:proofErr w:type="spellEnd"/>
      <w:r w:rsidR="00EF50F0">
        <w:t xml:space="preserve"> and </w:t>
      </w:r>
      <w:proofErr w:type="spellStart"/>
      <w:r w:rsidR="00EF50F0">
        <w:t>yet</w:t>
      </w:r>
      <w:proofErr w:type="spellEnd"/>
      <w:r w:rsidR="00EF50F0">
        <w:t xml:space="preserve"> </w:t>
      </w:r>
      <w:proofErr w:type="spellStart"/>
      <w:r w:rsidR="00EF50F0">
        <w:t>they</w:t>
      </w:r>
      <w:proofErr w:type="spellEnd"/>
      <w:r w:rsidR="00EF50F0">
        <w:t xml:space="preserve"> </w:t>
      </w:r>
      <w:proofErr w:type="spellStart"/>
      <w:r w:rsidR="00EF50F0">
        <w:t>were</w:t>
      </w:r>
      <w:proofErr w:type="spellEnd"/>
      <w:r w:rsidR="00EF50F0">
        <w:t xml:space="preserve"> </w:t>
      </w:r>
      <w:proofErr w:type="spellStart"/>
      <w:r w:rsidR="00EF50F0">
        <w:t>est</w:t>
      </w:r>
      <w:proofErr w:type="spellEnd"/>
      <w:r w:rsidR="00EF50F0">
        <w:t xml:space="preserve"> to </w:t>
      </w:r>
      <w:proofErr w:type="spellStart"/>
      <w:r w:rsidR="00EF50F0">
        <w:t>serve</w:t>
      </w:r>
      <w:proofErr w:type="spellEnd"/>
      <w:r w:rsidR="00EF50F0">
        <w:t xml:space="preserve"> </w:t>
      </w:r>
      <w:proofErr w:type="spellStart"/>
      <w:r w:rsidR="00EF50F0">
        <w:t>white</w:t>
      </w:r>
      <w:proofErr w:type="spellEnd"/>
      <w:r w:rsidR="00EF50F0">
        <w:t xml:space="preserve"> </w:t>
      </w:r>
      <w:proofErr w:type="spellStart"/>
      <w:r w:rsidR="00EF50F0">
        <w:t>landowners</w:t>
      </w:r>
      <w:proofErr w:type="spellEnd"/>
      <w:r w:rsidR="00EF50F0">
        <w:t xml:space="preserve"> and the </w:t>
      </w:r>
      <w:proofErr w:type="spellStart"/>
      <w:r w:rsidR="00EF50F0">
        <w:t>larger</w:t>
      </w:r>
      <w:proofErr w:type="spellEnd"/>
      <w:r w:rsidR="00EF50F0">
        <w:t xml:space="preserve"> </w:t>
      </w:r>
      <w:proofErr w:type="spellStart"/>
      <w:r w:rsidR="00EF50F0">
        <w:t>settler</w:t>
      </w:r>
      <w:proofErr w:type="spellEnd"/>
      <w:r w:rsidR="00EF50F0">
        <w:t xml:space="preserve"> </w:t>
      </w:r>
      <w:proofErr w:type="spellStart"/>
      <w:r w:rsidR="00EF50F0">
        <w:t>colonial</w:t>
      </w:r>
      <w:proofErr w:type="spellEnd"/>
      <w:r w:rsidR="00EF50F0">
        <w:t xml:space="preserve"> </w:t>
      </w:r>
      <w:proofErr w:type="spellStart"/>
      <w:r w:rsidR="00EF50F0">
        <w:t>project</w:t>
      </w:r>
      <w:proofErr w:type="spellEnd"/>
      <w:r w:rsidR="00EF50F0">
        <w:t xml:space="preserve">, and the </w:t>
      </w:r>
      <w:proofErr w:type="spellStart"/>
      <w:r w:rsidR="00EF50F0">
        <w:t>first</w:t>
      </w:r>
      <w:proofErr w:type="spellEnd"/>
      <w:r w:rsidR="00EF50F0">
        <w:t xml:space="preserve"> </w:t>
      </w:r>
      <w:proofErr w:type="spellStart"/>
      <w:r w:rsidR="00EF50F0">
        <w:t>wave</w:t>
      </w:r>
      <w:proofErr w:type="spellEnd"/>
      <w:r w:rsidR="00EF50F0">
        <w:t xml:space="preserve"> of land </w:t>
      </w:r>
      <w:proofErr w:type="spellStart"/>
      <w:r w:rsidR="00EF50F0">
        <w:t>grants</w:t>
      </w:r>
      <w:proofErr w:type="spellEnd"/>
      <w:r w:rsidR="00EF50F0">
        <w:t xml:space="preserve"> (1862s) </w:t>
      </w:r>
      <w:proofErr w:type="spellStart"/>
      <w:r w:rsidR="00EF50F0">
        <w:t>receive</w:t>
      </w:r>
      <w:proofErr w:type="spellEnd"/>
      <w:r w:rsidR="00EF50F0">
        <w:t xml:space="preserve"> farm </w:t>
      </w:r>
      <w:proofErr w:type="gramStart"/>
      <w:r w:rsidR="00EF50F0">
        <w:t>more</w:t>
      </w:r>
      <w:proofErr w:type="gramEnd"/>
      <w:r w:rsidR="00EF50F0">
        <w:t xml:space="preserve"> </w:t>
      </w:r>
      <w:proofErr w:type="spellStart"/>
      <w:r w:rsidR="00EF50F0">
        <w:t>federal</w:t>
      </w:r>
      <w:proofErr w:type="spellEnd"/>
      <w:r w:rsidR="00EF50F0">
        <w:t xml:space="preserve"> dollars </w:t>
      </w:r>
      <w:proofErr w:type="spellStart"/>
      <w:r w:rsidR="00EF50F0">
        <w:t>than</w:t>
      </w:r>
      <w:proofErr w:type="spellEnd"/>
      <w:r w:rsidR="00EF50F0">
        <w:t xml:space="preserve"> the </w:t>
      </w:r>
      <w:proofErr w:type="spellStart"/>
      <w:r w:rsidR="00EF50F0">
        <w:t>subsequent</w:t>
      </w:r>
      <w:proofErr w:type="spellEnd"/>
      <w:r w:rsidR="00EF50F0">
        <w:t xml:space="preserve"> land </w:t>
      </w:r>
      <w:proofErr w:type="spellStart"/>
      <w:r w:rsidR="00EF50F0">
        <w:t>grants</w:t>
      </w:r>
      <w:proofErr w:type="spellEnd"/>
      <w:r w:rsidR="00EF50F0">
        <w:t xml:space="preserve"> (1890s, Black land </w:t>
      </w:r>
      <w:proofErr w:type="spellStart"/>
      <w:r w:rsidR="00EF50F0">
        <w:t>grants</w:t>
      </w:r>
      <w:proofErr w:type="spellEnd"/>
      <w:r w:rsidR="00EF50F0">
        <w:t xml:space="preserve"> or the 1994s, Native American and </w:t>
      </w:r>
      <w:proofErr w:type="spellStart"/>
      <w:r w:rsidR="00EF50F0">
        <w:t>Tribal</w:t>
      </w:r>
      <w:proofErr w:type="spellEnd"/>
      <w:r w:rsidR="00EF50F0">
        <w:t xml:space="preserve"> colleges…)</w:t>
      </w:r>
      <w:r w:rsidR="00CE13CE">
        <w:t xml:space="preserve"> but </w:t>
      </w:r>
      <w:proofErr w:type="spellStart"/>
      <w:r w:rsidR="00CE13CE">
        <w:t>maybe</w:t>
      </w:r>
      <w:proofErr w:type="spellEnd"/>
      <w:r w:rsidR="00CE13CE">
        <w:t xml:space="preserve"> </w:t>
      </w:r>
      <w:proofErr w:type="spellStart"/>
      <w:r w:rsidR="00CE13CE">
        <w:t>something</w:t>
      </w:r>
      <w:proofErr w:type="spellEnd"/>
      <w:r w:rsidR="00CE13CE">
        <w:t xml:space="preserve"> to </w:t>
      </w:r>
      <w:proofErr w:type="spellStart"/>
      <w:r w:rsidR="00CE13CE">
        <w:t>get</w:t>
      </w:r>
      <w:proofErr w:type="spellEnd"/>
      <w:r w:rsidR="00CE13CE">
        <w:t xml:space="preserve"> </w:t>
      </w:r>
      <w:proofErr w:type="spellStart"/>
      <w:r w:rsidR="00CE13CE">
        <w:t>into</w:t>
      </w:r>
      <w:proofErr w:type="spellEnd"/>
      <w:r w:rsidR="00CE13CE">
        <w:t xml:space="preserve"> </w:t>
      </w:r>
      <w:proofErr w:type="spellStart"/>
      <w:r w:rsidR="00CE13CE">
        <w:t>later</w:t>
      </w:r>
      <w:proofErr w:type="spellEnd"/>
      <w:r w:rsidR="00CE13CE">
        <w:t xml:space="preserve"> </w:t>
      </w:r>
      <w:proofErr w:type="spellStart"/>
      <w:r w:rsidR="00CE13CE">
        <w:t>iwth</w:t>
      </w:r>
      <w:proofErr w:type="spellEnd"/>
      <w:r w:rsidR="00CE13CE">
        <w:t xml:space="preserve"> a </w:t>
      </w:r>
      <w:proofErr w:type="spellStart"/>
      <w:r w:rsidR="00CE13CE">
        <w:t>mention</w:t>
      </w:r>
      <w:proofErr w:type="spellEnd"/>
      <w:r w:rsidR="00CE13CE">
        <w:t xml:space="preserve"> in </w:t>
      </w:r>
      <w:proofErr w:type="spellStart"/>
      <w:r w:rsidR="00CE13CE">
        <w:t>another</w:t>
      </w:r>
      <w:proofErr w:type="spellEnd"/>
      <w:r w:rsidR="00CE13CE">
        <w:t xml:space="preserve"> </w:t>
      </w:r>
      <w:proofErr w:type="spellStart"/>
      <w:r w:rsidR="00CE13CE">
        <w:t>section</w:t>
      </w:r>
      <w:proofErr w:type="spellEnd"/>
    </w:p>
  </w:comment>
  <w:comment w:id="36" w:author="ancarter" w:date="2024-05-10T10:09:00Z" w:initials="a">
    <w:p w14:paraId="55789E63" w14:textId="176E90A7" w:rsidR="00277712" w:rsidRDefault="00277712">
      <w:pPr>
        <w:pStyle w:val="CommentText"/>
      </w:pPr>
      <w:r>
        <w:rPr>
          <w:rStyle w:val="CommentReference"/>
        </w:rPr>
        <w:annotationRef/>
      </w:r>
      <w:proofErr w:type="spellStart"/>
      <w:r w:rsidR="00CE13CE">
        <w:t>These</w:t>
      </w:r>
      <w:proofErr w:type="spellEnd"/>
      <w:r w:rsidR="00CE13CE">
        <w:t xml:space="preserve"> </w:t>
      </w:r>
      <w:proofErr w:type="spellStart"/>
      <w:r w:rsidR="00CE13CE">
        <w:t>articles</w:t>
      </w:r>
      <w:proofErr w:type="spellEnd"/>
      <w:r w:rsidR="00CE13CE">
        <w:t xml:space="preserve"> from Patricia Allen and Carolyn Sachs </w:t>
      </w:r>
      <w:proofErr w:type="spellStart"/>
      <w:r w:rsidR="00CE13CE">
        <w:t>about</w:t>
      </w:r>
      <w:proofErr w:type="spellEnd"/>
      <w:r w:rsidR="00CE13CE">
        <w:t xml:space="preserve"> </w:t>
      </w:r>
      <w:proofErr w:type="spellStart"/>
      <w:r w:rsidR="00CE13CE">
        <w:t>sustainability</w:t>
      </w:r>
      <w:proofErr w:type="spellEnd"/>
      <w:r w:rsidR="00CE13CE">
        <w:t xml:space="preserve"> and </w:t>
      </w:r>
      <w:proofErr w:type="spellStart"/>
      <w:r w:rsidR="00CE13CE">
        <w:t>sustainable</w:t>
      </w:r>
      <w:proofErr w:type="spellEnd"/>
      <w:r w:rsidR="00CE13CE">
        <w:t xml:space="preserve"> ag/food systems in US is a </w:t>
      </w:r>
      <w:proofErr w:type="spellStart"/>
      <w:r w:rsidR="00CE13CE">
        <w:t>good</w:t>
      </w:r>
      <w:proofErr w:type="spellEnd"/>
      <w:r w:rsidR="00CE13CE">
        <w:t xml:space="preserve"> citations </w:t>
      </w:r>
      <w:proofErr w:type="spellStart"/>
      <w:r w:rsidR="00CE13CE">
        <w:t>too</w:t>
      </w:r>
      <w:proofErr w:type="spellEnd"/>
      <w:r w:rsidR="00CE13CE">
        <w:t xml:space="preserve"> from 1991 and 1992 -- just </w:t>
      </w:r>
      <w:proofErr w:type="spellStart"/>
      <w:r w:rsidR="00CE13CE">
        <w:t>helps</w:t>
      </w:r>
      <w:proofErr w:type="spellEnd"/>
      <w:r w:rsidR="00CE13CE">
        <w:t xml:space="preserve"> to show </w:t>
      </w:r>
      <w:proofErr w:type="spellStart"/>
      <w:r w:rsidR="00CE13CE">
        <w:t>how</w:t>
      </w:r>
      <w:proofErr w:type="spellEnd"/>
      <w:r w:rsidR="00CE13CE">
        <w:t xml:space="preserve"> long </w:t>
      </w:r>
      <w:proofErr w:type="spellStart"/>
      <w:r w:rsidR="00CE13CE">
        <w:t>some</w:t>
      </w:r>
      <w:proofErr w:type="spellEnd"/>
      <w:r w:rsidR="00CE13CE">
        <w:t xml:space="preserve"> of </w:t>
      </w:r>
      <w:proofErr w:type="spellStart"/>
      <w:r w:rsidR="00CE13CE">
        <w:t>these</w:t>
      </w:r>
      <w:proofErr w:type="spellEnd"/>
      <w:r w:rsidR="00CE13CE">
        <w:t xml:space="preserve"> </w:t>
      </w:r>
      <w:proofErr w:type="spellStart"/>
      <w:r w:rsidR="00CE13CE">
        <w:t>convos</w:t>
      </w:r>
      <w:proofErr w:type="spellEnd"/>
      <w:r w:rsidR="00CE13CE">
        <w:t xml:space="preserve"> have </w:t>
      </w:r>
      <w:proofErr w:type="spellStart"/>
      <w:r w:rsidR="00CE13CE">
        <w:t>been</w:t>
      </w:r>
      <w:proofErr w:type="spellEnd"/>
      <w:r w:rsidR="00CE13CE">
        <w:t xml:space="preserve"> </w:t>
      </w:r>
      <w:proofErr w:type="spellStart"/>
      <w:r w:rsidR="00CE13CE">
        <w:t>around</w:t>
      </w:r>
      <w:proofErr w:type="spellEnd"/>
      <w:r w:rsidR="00CE13CE">
        <w:t xml:space="preserve"> and </w:t>
      </w:r>
      <w:proofErr w:type="spellStart"/>
      <w:r w:rsidR="00CE13CE">
        <w:t>how</w:t>
      </w:r>
      <w:proofErr w:type="spellEnd"/>
      <w:r w:rsidR="00CE13CE">
        <w:t xml:space="preserve"> </w:t>
      </w:r>
      <w:proofErr w:type="spellStart"/>
      <w:r w:rsidR="00CE13CE">
        <w:t>slow</w:t>
      </w:r>
      <w:proofErr w:type="spellEnd"/>
      <w:r w:rsidR="00CE13CE">
        <w:t xml:space="preserve"> </w:t>
      </w:r>
      <w:proofErr w:type="spellStart"/>
      <w:r w:rsidR="00CE13CE">
        <w:t>change</w:t>
      </w:r>
      <w:proofErr w:type="spellEnd"/>
      <w:r w:rsidR="00CE13CE">
        <w:t xml:space="preserve"> is! </w:t>
      </w:r>
      <w:proofErr w:type="spellStart"/>
      <w:r w:rsidR="00CE13CE">
        <w:t>They</w:t>
      </w:r>
      <w:proofErr w:type="spellEnd"/>
      <w:r w:rsidR="00CE13CE">
        <w:t xml:space="preserve"> </w:t>
      </w:r>
      <w:proofErr w:type="spellStart"/>
      <w:r w:rsidR="00CE13CE">
        <w:t>call</w:t>
      </w:r>
      <w:proofErr w:type="spellEnd"/>
      <w:r w:rsidR="00CE13CE">
        <w:t xml:space="preserve"> for the </w:t>
      </w:r>
      <w:proofErr w:type="spellStart"/>
      <w:r w:rsidR="00CE13CE">
        <w:t>need</w:t>
      </w:r>
      <w:proofErr w:type="spellEnd"/>
      <w:r w:rsidR="00CE13CE">
        <w:t xml:space="preserve"> to put </w:t>
      </w:r>
      <w:proofErr w:type="spellStart"/>
      <w:r w:rsidR="00CE13CE">
        <w:t>into</w:t>
      </w:r>
      <w:proofErr w:type="spellEnd"/>
      <w:r w:rsidR="00CE13CE">
        <w:t xml:space="preserve"> practice, not just </w:t>
      </w:r>
      <w:proofErr w:type="spellStart"/>
      <w:r w:rsidR="00CE13CE">
        <w:t>analysis</w:t>
      </w:r>
      <w:proofErr w:type="spellEnd"/>
      <w:r w:rsidR="00CE13CE">
        <w:t xml:space="preserve">, the </w:t>
      </w:r>
      <w:proofErr w:type="spellStart"/>
      <w:r w:rsidR="00CE13CE">
        <w:t>goals</w:t>
      </w:r>
      <w:proofErr w:type="spellEnd"/>
      <w:r w:rsidR="00CE13CE">
        <w:t xml:space="preserve"> of </w:t>
      </w:r>
      <w:proofErr w:type="spellStart"/>
      <w:r w:rsidR="00CE13CE">
        <w:t>sustainable</w:t>
      </w:r>
      <w:proofErr w:type="spellEnd"/>
      <w:r w:rsidR="00CE13CE">
        <w:t xml:space="preserve"> ag  </w:t>
      </w:r>
      <w:r w:rsidR="00CE13CE">
        <w:br/>
      </w:r>
    </w:p>
    <w:p w14:paraId="4907525E" w14:textId="0A1A9660" w:rsidR="00CE13CE" w:rsidRDefault="00CE13CE">
      <w:pPr>
        <w:pStyle w:val="CommentText"/>
      </w:pPr>
      <w:hyperlink r:id="rId1" w:history="1">
        <w:r w:rsidRPr="00C94416">
          <w:rPr>
            <w:rStyle w:val="Hyperlink"/>
          </w:rPr>
          <w:t>https://www.tandfonline.com/doi/pdf/10.1080/09505439109526328</w:t>
        </w:r>
      </w:hyperlink>
    </w:p>
    <w:p w14:paraId="0B0ED7BC" w14:textId="77777777" w:rsidR="00CE13CE" w:rsidRDefault="00CE13CE">
      <w:pPr>
        <w:pStyle w:val="CommentText"/>
      </w:pPr>
    </w:p>
    <w:p w14:paraId="0A8A0B28" w14:textId="77777777" w:rsidR="00CE13CE" w:rsidRDefault="00CE13CE">
      <w:pPr>
        <w:pStyle w:val="CommentText"/>
      </w:pPr>
    </w:p>
    <w:p w14:paraId="09024DBB" w14:textId="4B6A08AA" w:rsidR="00CE13CE" w:rsidRDefault="00CE13CE" w:rsidP="00CE13CE">
      <w:pPr>
        <w:shd w:val="clear" w:color="auto" w:fill="FFFFFF"/>
        <w:rPr>
          <w:rFonts w:ascii="Open Sans" w:hAnsi="Open Sans" w:cs="Open Sans"/>
          <w:color w:val="333333"/>
          <w:sz w:val="24"/>
          <w:szCs w:val="24"/>
        </w:rPr>
      </w:pPr>
      <w:hyperlink r:id="rId2" w:history="1">
        <w:r w:rsidRPr="00C94416">
          <w:rPr>
            <w:rStyle w:val="Hyperlink"/>
            <w:rFonts w:ascii="Open Sans" w:eastAsiaTheme="majorEastAsia" w:hAnsi="Open Sans" w:cs="Open Sans"/>
            <w:kern w:val="2"/>
            <w:sz w:val="36"/>
            <w:szCs w:val="36"/>
          </w:rPr>
          <w:t>https://link.springer.com/article/10.1007/BF02217962</w:t>
        </w:r>
      </w:hyperlink>
      <w:r>
        <w:rPr>
          <w:rFonts w:ascii="Open Sans" w:eastAsiaTheme="majorEastAsia" w:hAnsi="Open Sans" w:cs="Open Sans"/>
          <w:color w:val="555555"/>
          <w:kern w:val="2"/>
          <w:sz w:val="36"/>
          <w:szCs w:val="36"/>
        </w:rPr>
        <w:t xml:space="preserve"> </w:t>
      </w:r>
    </w:p>
    <w:p w14:paraId="1AE840DE" w14:textId="77777777" w:rsidR="00CE13CE" w:rsidRDefault="00CE13CE">
      <w:pPr>
        <w:pStyle w:val="CommentText"/>
      </w:pPr>
    </w:p>
    <w:p w14:paraId="6F33812F" w14:textId="3140D055" w:rsidR="00CE13CE" w:rsidRDefault="00EE0086">
      <w:pPr>
        <w:pStyle w:val="CommentText"/>
      </w:pPr>
      <w:r>
        <w:t xml:space="preserve">I </w:t>
      </w:r>
      <w:proofErr w:type="spellStart"/>
      <w:r>
        <w:t>think</w:t>
      </w:r>
      <w:proofErr w:type="spellEnd"/>
      <w:r>
        <w:t xml:space="preserve"> it </w:t>
      </w:r>
      <w:proofErr w:type="spellStart"/>
      <w:r>
        <w:t>important</w:t>
      </w:r>
      <w:proofErr w:type="spellEnd"/>
      <w:r>
        <w:t xml:space="preserve"> to point to </w:t>
      </w:r>
      <w:proofErr w:type="spellStart"/>
      <w:r>
        <w:t>how</w:t>
      </w:r>
      <w:proofErr w:type="spellEnd"/>
      <w:r>
        <w:t xml:space="preserve"> long </w:t>
      </w:r>
      <w:proofErr w:type="spellStart"/>
      <w:r>
        <w:t>scholars</w:t>
      </w:r>
      <w:proofErr w:type="spellEnd"/>
      <w:r>
        <w:t xml:space="preserve"> have </w:t>
      </w:r>
      <w:proofErr w:type="spellStart"/>
      <w:r>
        <w:t>been</w:t>
      </w:r>
      <w:proofErr w:type="spellEnd"/>
      <w:r>
        <w:t xml:space="preserve"> </w:t>
      </w:r>
      <w:proofErr w:type="spellStart"/>
      <w:r>
        <w:t>pointing</w:t>
      </w:r>
      <w:proofErr w:type="spellEnd"/>
      <w:r>
        <w:t xml:space="preserve"> to the </w:t>
      </w:r>
      <w:proofErr w:type="spellStart"/>
      <w:r>
        <w:t>need</w:t>
      </w:r>
      <w:proofErr w:type="spellEnd"/>
      <w:r>
        <w:t xml:space="preserve"> to put </w:t>
      </w:r>
      <w:proofErr w:type="spellStart"/>
      <w:r>
        <w:t>these</w:t>
      </w:r>
      <w:proofErr w:type="spellEnd"/>
      <w:r>
        <w:t xml:space="preserve"> </w:t>
      </w:r>
      <w:proofErr w:type="spellStart"/>
      <w:r>
        <w:t>ideas</w:t>
      </w:r>
      <w:proofErr w:type="spellEnd"/>
      <w:r>
        <w:t xml:space="preserve"> </w:t>
      </w:r>
      <w:proofErr w:type="spellStart"/>
      <w:r>
        <w:t>into</w:t>
      </w:r>
      <w:proofErr w:type="spellEnd"/>
      <w:r>
        <w:t xml:space="preserve"> practice </w:t>
      </w:r>
      <w:proofErr w:type="spellStart"/>
      <w:r>
        <w:t>through</w:t>
      </w:r>
      <w:proofErr w:type="spellEnd"/>
      <w:r>
        <w:t xml:space="preserve"> </w:t>
      </w:r>
      <w:proofErr w:type="spellStart"/>
      <w:r>
        <w:t>our</w:t>
      </w:r>
      <w:proofErr w:type="spellEnd"/>
      <w:r>
        <w:t xml:space="preserve"> research design and the research </w:t>
      </w:r>
      <w:proofErr w:type="spellStart"/>
      <w:r>
        <w:t>process</w:t>
      </w:r>
      <w:proofErr w:type="spellEnd"/>
      <w:r>
        <w:t xml:space="preserve"> not to just </w:t>
      </w:r>
      <w:proofErr w:type="spellStart"/>
      <w:r>
        <w:t>inform</w:t>
      </w:r>
      <w:proofErr w:type="spellEnd"/>
      <w:r>
        <w:t xml:space="preserve"> </w:t>
      </w:r>
      <w:proofErr w:type="spellStart"/>
      <w:r>
        <w:t>understandings</w:t>
      </w:r>
      <w:proofErr w:type="spellEnd"/>
      <w:r>
        <w:t>/</w:t>
      </w:r>
      <w:proofErr w:type="spellStart"/>
      <w:r>
        <w:t>knowledge</w:t>
      </w:r>
      <w:proofErr w:type="spellEnd"/>
      <w:r>
        <w:t xml:space="preserve">, but to </w:t>
      </w:r>
      <w:proofErr w:type="spellStart"/>
      <w:r>
        <w:t>change</w:t>
      </w:r>
      <w:proofErr w:type="spellEnd"/>
      <w:r>
        <w:t xml:space="preserve"> </w:t>
      </w:r>
      <w:proofErr w:type="spellStart"/>
      <w:r>
        <w:t>knowledge</w:t>
      </w:r>
      <w:proofErr w:type="spellEnd"/>
      <w:r>
        <w:t xml:space="preserve"> </w:t>
      </w:r>
      <w:proofErr w:type="spellStart"/>
      <w:r>
        <w:t>production</w:t>
      </w:r>
      <w:proofErr w:type="spellEnd"/>
      <w:r>
        <w:t xml:space="preserve"> </w:t>
      </w:r>
      <w:proofErr w:type="spellStart"/>
      <w:r>
        <w:t>itself</w:t>
      </w:r>
      <w:proofErr w:type="spellEnd"/>
      <w:r>
        <w:t xml:space="preserve"> </w:t>
      </w:r>
    </w:p>
    <w:p w14:paraId="2DF25C38" w14:textId="1DB1E6A6" w:rsidR="00CE13CE" w:rsidRDefault="00CE13CE">
      <w:pPr>
        <w:pStyle w:val="CommentText"/>
      </w:pPr>
    </w:p>
  </w:comment>
  <w:comment w:id="48" w:author="ancarter" w:date="2024-05-20T11:39:00Z" w:initials="a">
    <w:p w14:paraId="0B339EF4" w14:textId="60A9498B" w:rsidR="00794B08" w:rsidRDefault="00794B08">
      <w:pPr>
        <w:pStyle w:val="CommentText"/>
      </w:pPr>
      <w:r>
        <w:rPr>
          <w:rStyle w:val="CommentReference"/>
        </w:rPr>
        <w:annotationRef/>
      </w:r>
      <w:r>
        <w:t xml:space="preserve">So in </w:t>
      </w:r>
      <w:proofErr w:type="spellStart"/>
      <w:r>
        <w:t>thinking</w:t>
      </w:r>
      <w:proofErr w:type="spellEnd"/>
      <w:r>
        <w:t xml:space="preserve"> of </w:t>
      </w:r>
      <w:proofErr w:type="spellStart"/>
      <w:r>
        <w:t>our</w:t>
      </w:r>
      <w:proofErr w:type="spellEnd"/>
      <w:r>
        <w:t xml:space="preserve"> </w:t>
      </w:r>
      <w:proofErr w:type="spellStart"/>
      <w:r>
        <w:t>audience</w:t>
      </w:r>
      <w:proofErr w:type="spellEnd"/>
      <w:r>
        <w:t xml:space="preserve">, I </w:t>
      </w:r>
      <w:proofErr w:type="spellStart"/>
      <w:r>
        <w:t>think</w:t>
      </w:r>
      <w:proofErr w:type="spellEnd"/>
      <w:r>
        <w:t xml:space="preserve"> </w:t>
      </w:r>
      <w:proofErr w:type="spellStart"/>
      <w:r>
        <w:t>we</w:t>
      </w:r>
      <w:proofErr w:type="spellEnd"/>
      <w:r>
        <w:t xml:space="preserve"> </w:t>
      </w:r>
      <w:proofErr w:type="spellStart"/>
      <w:r>
        <w:t>are</w:t>
      </w:r>
      <w:proofErr w:type="spellEnd"/>
      <w:r>
        <w:t xml:space="preserve"> missing </w:t>
      </w:r>
      <w:proofErr w:type="spellStart"/>
      <w:r>
        <w:t>some</w:t>
      </w:r>
      <w:proofErr w:type="spellEnd"/>
      <w:r>
        <w:t xml:space="preserve"> </w:t>
      </w:r>
      <w:proofErr w:type="spellStart"/>
      <w:r>
        <w:t>important</w:t>
      </w:r>
      <w:proofErr w:type="spellEnd"/>
      <w:r>
        <w:t xml:space="preserve"> ”</w:t>
      </w:r>
      <w:proofErr w:type="spellStart"/>
      <w:r>
        <w:t>getting</w:t>
      </w:r>
      <w:proofErr w:type="spellEnd"/>
      <w:r>
        <w:t xml:space="preserve"> </w:t>
      </w:r>
      <w:proofErr w:type="spellStart"/>
      <w:r>
        <w:t>everyone</w:t>
      </w:r>
      <w:proofErr w:type="spellEnd"/>
      <w:r>
        <w:t xml:space="preserve"> on the same page” </w:t>
      </w:r>
      <w:proofErr w:type="spellStart"/>
      <w:r>
        <w:t>work</w:t>
      </w:r>
      <w:proofErr w:type="spellEnd"/>
      <w:r>
        <w:t xml:space="preserve"> </w:t>
      </w:r>
      <w:proofErr w:type="spellStart"/>
      <w:r>
        <w:t>that</w:t>
      </w:r>
      <w:proofErr w:type="spellEnd"/>
      <w:r>
        <w:t xml:space="preserve"> is </w:t>
      </w:r>
      <w:proofErr w:type="spellStart"/>
      <w:r>
        <w:t>needed</w:t>
      </w:r>
      <w:proofErr w:type="spellEnd"/>
      <w:r>
        <w:t xml:space="preserve"> in the intro. – I put </w:t>
      </w:r>
      <w:proofErr w:type="spellStart"/>
      <w:r>
        <w:t>this</w:t>
      </w:r>
      <w:proofErr w:type="spellEnd"/>
      <w:r>
        <w:t xml:space="preserve"> </w:t>
      </w:r>
      <w:proofErr w:type="spellStart"/>
      <w:r>
        <w:t>here</w:t>
      </w:r>
      <w:proofErr w:type="spellEnd"/>
      <w:r>
        <w:t xml:space="preserve">, is </w:t>
      </w:r>
      <w:proofErr w:type="spellStart"/>
      <w:r>
        <w:t>probably</w:t>
      </w:r>
      <w:proofErr w:type="spellEnd"/>
      <w:r>
        <w:t xml:space="preserve"> </w:t>
      </w:r>
      <w:proofErr w:type="spellStart"/>
      <w:r>
        <w:t>too</w:t>
      </w:r>
      <w:proofErr w:type="spellEnd"/>
      <w:r>
        <w:t xml:space="preserve"> long, is still </w:t>
      </w:r>
      <w:proofErr w:type="spellStart"/>
      <w:r>
        <w:t>too</w:t>
      </w:r>
      <w:proofErr w:type="spellEnd"/>
      <w:r>
        <w:t xml:space="preserve"> </w:t>
      </w:r>
      <w:proofErr w:type="spellStart"/>
      <w:r>
        <w:t>messy</w:t>
      </w:r>
      <w:proofErr w:type="spellEnd"/>
      <w:r>
        <w:t xml:space="preserve">, but I </w:t>
      </w:r>
      <w:proofErr w:type="spellStart"/>
      <w:r>
        <w:t>think</w:t>
      </w:r>
      <w:proofErr w:type="spellEnd"/>
      <w:r>
        <w:t xml:space="preserve"> </w:t>
      </w:r>
      <w:proofErr w:type="spellStart"/>
      <w:r>
        <w:t>we</w:t>
      </w:r>
      <w:proofErr w:type="spellEnd"/>
      <w:r>
        <w:t xml:space="preserve"> </w:t>
      </w:r>
      <w:proofErr w:type="spellStart"/>
      <w:r>
        <w:t>need</w:t>
      </w:r>
      <w:proofErr w:type="spellEnd"/>
      <w:r>
        <w:t xml:space="preserve"> </w:t>
      </w:r>
      <w:proofErr w:type="spellStart"/>
      <w:r>
        <w:t>these</w:t>
      </w:r>
      <w:proofErr w:type="spellEnd"/>
      <w:r>
        <w:t xml:space="preserve"> definitions </w:t>
      </w:r>
      <w:proofErr w:type="spellStart"/>
      <w:r>
        <w:t>before</w:t>
      </w:r>
      <w:proofErr w:type="spellEnd"/>
      <w:r>
        <w:t xml:space="preserve"> </w:t>
      </w:r>
      <w:proofErr w:type="spellStart"/>
      <w:r>
        <w:t>we</w:t>
      </w:r>
      <w:proofErr w:type="spellEnd"/>
      <w:r>
        <w:t xml:space="preserve"> </w:t>
      </w:r>
      <w:proofErr w:type="spellStart"/>
      <w:r>
        <w:t>can</w:t>
      </w:r>
      <w:proofErr w:type="spellEnd"/>
      <w:r>
        <w:t xml:space="preserve"> jump </w:t>
      </w:r>
      <w:proofErr w:type="spellStart"/>
      <w:r>
        <w:t>into</w:t>
      </w:r>
      <w:proofErr w:type="spellEnd"/>
      <w:r>
        <w:t xml:space="preserve"> the data </w:t>
      </w:r>
      <w:proofErr w:type="spellStart"/>
      <w:r>
        <w:t>feminism</w:t>
      </w:r>
      <w:proofErr w:type="spellEnd"/>
      <w:r>
        <w:t xml:space="preserve"> </w:t>
      </w:r>
      <w:proofErr w:type="spellStart"/>
      <w:r>
        <w:t>tenets</w:t>
      </w:r>
      <w:proofErr w:type="spellEnd"/>
      <w:r>
        <w:t xml:space="preserve"> </w:t>
      </w:r>
    </w:p>
  </w:comment>
  <w:comment w:id="55" w:author="ancarter" w:date="2024-05-20T10:48:00Z" w:initials="a">
    <w:p w14:paraId="3275DEFA" w14:textId="67A38E7A" w:rsidR="00A419C7" w:rsidRDefault="00A419C7">
      <w:pPr>
        <w:pStyle w:val="CommentText"/>
      </w:pPr>
      <w:r>
        <w:rPr>
          <w:rStyle w:val="CommentReference"/>
        </w:rPr>
        <w:annotationRef/>
      </w:r>
      <w:r>
        <w:rPr>
          <w:rFonts w:ascii="Times" w:hAnsi="Times"/>
          <w:color w:val="000000"/>
          <w:sz w:val="27"/>
          <w:szCs w:val="27"/>
        </w:rPr>
        <w:t>Weber, M. 1968.  </w:t>
      </w:r>
      <w:proofErr w:type="spellStart"/>
      <w:r>
        <w:rPr>
          <w:rFonts w:ascii="Times" w:hAnsi="Times"/>
          <w:i/>
          <w:iCs/>
          <w:color w:val="000000"/>
          <w:sz w:val="27"/>
          <w:szCs w:val="27"/>
        </w:rPr>
        <w:t>Economy</w:t>
      </w:r>
      <w:proofErr w:type="spellEnd"/>
      <w:r>
        <w:rPr>
          <w:rFonts w:ascii="Times" w:hAnsi="Times"/>
          <w:i/>
          <w:iCs/>
          <w:color w:val="000000"/>
          <w:sz w:val="27"/>
          <w:szCs w:val="27"/>
        </w:rPr>
        <w:t xml:space="preserve"> and Society: An </w:t>
      </w:r>
      <w:proofErr w:type="spellStart"/>
      <w:r>
        <w:rPr>
          <w:rFonts w:ascii="Times" w:hAnsi="Times"/>
          <w:i/>
          <w:iCs/>
          <w:color w:val="000000"/>
          <w:sz w:val="27"/>
          <w:szCs w:val="27"/>
        </w:rPr>
        <w:t>Outline</w:t>
      </w:r>
      <w:proofErr w:type="spellEnd"/>
      <w:r>
        <w:rPr>
          <w:rFonts w:ascii="Times" w:hAnsi="Times"/>
          <w:i/>
          <w:iCs/>
          <w:color w:val="000000"/>
          <w:sz w:val="27"/>
          <w:szCs w:val="27"/>
        </w:rPr>
        <w:t xml:space="preserve"> of </w:t>
      </w:r>
      <w:proofErr w:type="spellStart"/>
      <w:r>
        <w:rPr>
          <w:rFonts w:ascii="Times" w:hAnsi="Times"/>
          <w:i/>
          <w:iCs/>
          <w:color w:val="000000"/>
          <w:sz w:val="27"/>
          <w:szCs w:val="27"/>
        </w:rPr>
        <w:t>Interpretive</w:t>
      </w:r>
      <w:proofErr w:type="spellEnd"/>
      <w:r>
        <w:rPr>
          <w:rFonts w:ascii="Times" w:hAnsi="Times"/>
          <w:i/>
          <w:iCs/>
          <w:color w:val="000000"/>
          <w:sz w:val="27"/>
          <w:szCs w:val="27"/>
        </w:rPr>
        <w:t xml:space="preserve"> </w:t>
      </w:r>
      <w:proofErr w:type="spellStart"/>
      <w:r>
        <w:rPr>
          <w:rFonts w:ascii="Times" w:hAnsi="Times"/>
          <w:i/>
          <w:iCs/>
          <w:color w:val="000000"/>
          <w:sz w:val="27"/>
          <w:szCs w:val="27"/>
        </w:rPr>
        <w:t>Sociology</w:t>
      </w:r>
      <w:proofErr w:type="spellEnd"/>
      <w:r>
        <w:rPr>
          <w:rFonts w:ascii="Times" w:hAnsi="Times"/>
          <w:color w:val="000000"/>
          <w:sz w:val="27"/>
          <w:szCs w:val="27"/>
        </w:rPr>
        <w:t xml:space="preserve">, New York, </w:t>
      </w:r>
      <w:proofErr w:type="spellStart"/>
      <w:r>
        <w:rPr>
          <w:rFonts w:ascii="Times" w:hAnsi="Times"/>
          <w:color w:val="000000"/>
          <w:sz w:val="27"/>
          <w:szCs w:val="27"/>
        </w:rPr>
        <w:t>Bedminster</w:t>
      </w:r>
      <w:proofErr w:type="spellEnd"/>
      <w:r>
        <w:rPr>
          <w:rFonts w:ascii="Times" w:hAnsi="Times"/>
          <w:color w:val="000000"/>
          <w:sz w:val="27"/>
          <w:szCs w:val="27"/>
        </w:rPr>
        <w:t xml:space="preserve"> Press.</w:t>
      </w:r>
    </w:p>
  </w:comment>
  <w:comment w:id="73" w:author="ancarter" w:date="2024-05-20T10:50:00Z" w:initials="a">
    <w:p w14:paraId="3D198F1A" w14:textId="1BD8FF83" w:rsidR="00A419C7" w:rsidRDefault="00A419C7">
      <w:pPr>
        <w:pStyle w:val="CommentText"/>
      </w:pPr>
      <w:r>
        <w:rPr>
          <w:rStyle w:val="CommentReference"/>
        </w:rPr>
        <w:annotationRef/>
      </w:r>
      <w:r>
        <w:t xml:space="preserve">Foucault, M. 1977. </w:t>
      </w:r>
      <w:proofErr w:type="spellStart"/>
      <w:r>
        <w:t>Discipline</w:t>
      </w:r>
      <w:proofErr w:type="spellEnd"/>
      <w:r>
        <w:t xml:space="preserve"> and </w:t>
      </w:r>
      <w:proofErr w:type="spellStart"/>
      <w:r>
        <w:t>Punish</w:t>
      </w:r>
      <w:proofErr w:type="spellEnd"/>
      <w:r>
        <w:t xml:space="preserve">: The </w:t>
      </w:r>
      <w:proofErr w:type="spellStart"/>
      <w:r>
        <w:t>Birth</w:t>
      </w:r>
      <w:proofErr w:type="spellEnd"/>
      <w:r>
        <w:t xml:space="preserve"> of a </w:t>
      </w:r>
      <w:proofErr w:type="spellStart"/>
      <w:r>
        <w:t>Prison</w:t>
      </w:r>
      <w:proofErr w:type="spellEnd"/>
      <w:r>
        <w:t xml:space="preserve">.  </w:t>
      </w:r>
      <w:r>
        <w:rPr>
          <w:rFonts w:ascii="Arial" w:hAnsi="Arial" w:cs="Arial"/>
          <w:i/>
          <w:iCs/>
          <w:color w:val="333333"/>
          <w:shd w:val="clear" w:color="auto" w:fill="FFFFFF"/>
        </w:rPr>
        <w:t>New York :Pantheon Books, 1977.</w:t>
      </w:r>
    </w:p>
  </w:comment>
  <w:comment w:id="104" w:author="ancarter" w:date="2024-05-20T11:14:00Z" w:initials="a">
    <w:p w14:paraId="29AB41E5" w14:textId="51FA143F" w:rsidR="00265940" w:rsidRDefault="00265940" w:rsidP="00265940">
      <w:pPr>
        <w:pStyle w:val="CommentText"/>
      </w:pPr>
      <w:r>
        <w:rPr>
          <w:rStyle w:val="CommentReference"/>
        </w:rPr>
        <w:annotationRef/>
      </w:r>
      <w:r>
        <w:t xml:space="preserve">Black feminist </w:t>
      </w:r>
      <w:proofErr w:type="spellStart"/>
      <w:r>
        <w:t>thought</w:t>
      </w:r>
      <w:proofErr w:type="spellEnd"/>
      <w:r>
        <w:t xml:space="preserve"> 1990 </w:t>
      </w:r>
      <w:r w:rsidR="006B1C45">
        <w:t xml:space="preserve">– I put </w:t>
      </w:r>
      <w:proofErr w:type="spellStart"/>
      <w:r w:rsidR="006B1C45">
        <w:t>this</w:t>
      </w:r>
      <w:proofErr w:type="spellEnd"/>
      <w:r w:rsidR="006B1C45">
        <w:t xml:space="preserve"> at the end of the </w:t>
      </w:r>
      <w:proofErr w:type="spellStart"/>
      <w:r w:rsidR="006B1C45">
        <w:t>paper</w:t>
      </w:r>
      <w:proofErr w:type="spellEnd"/>
    </w:p>
  </w:comment>
  <w:comment w:id="105" w:author="ancarter" w:date="2024-05-20T11:48:00Z" w:initials="a">
    <w:p w14:paraId="41A74084" w14:textId="2196B2A0" w:rsidR="006B1C45" w:rsidRDefault="006B1C45">
      <w:pPr>
        <w:pStyle w:val="CommentText"/>
      </w:pPr>
      <w:r>
        <w:rPr>
          <w:rStyle w:val="CommentReference"/>
        </w:rPr>
        <w:annotationRef/>
      </w:r>
      <w:r>
        <w:t xml:space="preserve">I </w:t>
      </w:r>
      <w:proofErr w:type="spellStart"/>
      <w:r>
        <w:t>think</w:t>
      </w:r>
      <w:proofErr w:type="spellEnd"/>
      <w:r>
        <w:t xml:space="preserve"> </w:t>
      </w:r>
      <w:proofErr w:type="spellStart"/>
      <w:r>
        <w:t>we</w:t>
      </w:r>
      <w:proofErr w:type="spellEnd"/>
      <w:r>
        <w:t xml:space="preserve"> </w:t>
      </w:r>
      <w:proofErr w:type="spellStart"/>
      <w:r>
        <w:t>need</w:t>
      </w:r>
      <w:proofErr w:type="spellEnd"/>
      <w:r>
        <w:t xml:space="preserve"> </w:t>
      </w:r>
      <w:proofErr w:type="spellStart"/>
      <w:r>
        <w:t>some</w:t>
      </w:r>
      <w:proofErr w:type="spellEnd"/>
      <w:r>
        <w:t xml:space="preserve"> intro to </w:t>
      </w:r>
      <w:proofErr w:type="spellStart"/>
      <w:r>
        <w:t>collins</w:t>
      </w:r>
      <w:proofErr w:type="spellEnd"/>
      <w:r>
        <w:t xml:space="preserve"> and </w:t>
      </w:r>
      <w:proofErr w:type="spellStart"/>
      <w:r>
        <w:t>this</w:t>
      </w:r>
      <w:proofErr w:type="spellEnd"/>
      <w:r>
        <w:t xml:space="preserve"> matrix </w:t>
      </w:r>
      <w:proofErr w:type="spellStart"/>
      <w:r>
        <w:t>here</w:t>
      </w:r>
      <w:proofErr w:type="spellEnd"/>
      <w:r>
        <w:t xml:space="preserve"> – </w:t>
      </w:r>
      <w:proofErr w:type="spellStart"/>
      <w:r>
        <w:t>could</w:t>
      </w:r>
      <w:proofErr w:type="spellEnd"/>
      <w:r>
        <w:t xml:space="preserve"> </w:t>
      </w:r>
      <w:proofErr w:type="spellStart"/>
      <w:r>
        <w:t>we</w:t>
      </w:r>
      <w:proofErr w:type="spellEnd"/>
      <w:r>
        <w:t xml:space="preserve"> </w:t>
      </w:r>
      <w:proofErr w:type="spellStart"/>
      <w:r>
        <w:t>merge</w:t>
      </w:r>
      <w:proofErr w:type="spellEnd"/>
      <w:r>
        <w:t xml:space="preserve"> </w:t>
      </w:r>
      <w:proofErr w:type="spellStart"/>
      <w:r>
        <w:t>some</w:t>
      </w:r>
      <w:proofErr w:type="spellEnd"/>
      <w:r>
        <w:t xml:space="preserve"> of </w:t>
      </w:r>
      <w:proofErr w:type="spellStart"/>
      <w:r>
        <w:t>your</w:t>
      </w:r>
      <w:proofErr w:type="spellEnd"/>
      <w:r>
        <w:t xml:space="preserve"> </w:t>
      </w:r>
      <w:proofErr w:type="spellStart"/>
      <w:r>
        <w:t>discussion</w:t>
      </w:r>
      <w:proofErr w:type="spellEnd"/>
      <w:r>
        <w:t xml:space="preserve"> </w:t>
      </w:r>
      <w:proofErr w:type="spellStart"/>
      <w:r>
        <w:t>below</w:t>
      </w:r>
      <w:proofErr w:type="spellEnd"/>
      <w:r>
        <w:t xml:space="preserve"> </w:t>
      </w:r>
      <w:proofErr w:type="spellStart"/>
      <w:r>
        <w:t>here</w:t>
      </w:r>
      <w:proofErr w:type="spellEnd"/>
      <w:r>
        <w:t xml:space="preserve">, </w:t>
      </w:r>
      <w:proofErr w:type="spellStart"/>
      <w:r>
        <w:t>then</w:t>
      </w:r>
      <w:proofErr w:type="spellEnd"/>
      <w:r>
        <w:t xml:space="preserve"> </w:t>
      </w:r>
      <w:proofErr w:type="spellStart"/>
      <w:r>
        <w:t>use</w:t>
      </w:r>
      <w:proofErr w:type="spellEnd"/>
      <w:r>
        <w:t xml:space="preserve"> the </w:t>
      </w:r>
      <w:proofErr w:type="spellStart"/>
      <w:r>
        <w:t>great</w:t>
      </w:r>
      <w:proofErr w:type="spellEnd"/>
      <w:r>
        <w:t xml:space="preserve"> </w:t>
      </w:r>
      <w:proofErr w:type="spellStart"/>
      <w:r>
        <w:t>examples</w:t>
      </w:r>
      <w:proofErr w:type="spellEnd"/>
      <w:r>
        <w:t xml:space="preserve"> </w:t>
      </w:r>
      <w:proofErr w:type="spellStart"/>
      <w:r>
        <w:t>that</w:t>
      </w:r>
      <w:proofErr w:type="spellEnd"/>
      <w:r>
        <w:t xml:space="preserve"> </w:t>
      </w:r>
      <w:proofErr w:type="spellStart"/>
      <w:r>
        <w:t>you</w:t>
      </w:r>
      <w:proofErr w:type="spellEnd"/>
      <w:r>
        <w:t xml:space="preserve"> have </w:t>
      </w:r>
      <w:proofErr w:type="spellStart"/>
      <w:r>
        <w:t>that</w:t>
      </w:r>
      <w:proofErr w:type="spellEnd"/>
      <w:r>
        <w:t xml:space="preserve"> </w:t>
      </w:r>
      <w:proofErr w:type="spellStart"/>
      <w:r>
        <w:t>are</w:t>
      </w:r>
      <w:proofErr w:type="spellEnd"/>
      <w:r>
        <w:t xml:space="preserve"> </w:t>
      </w:r>
      <w:proofErr w:type="gramStart"/>
      <w:r>
        <w:t>more</w:t>
      </w:r>
      <w:proofErr w:type="gramEnd"/>
      <w:r>
        <w:t xml:space="preserve"> illustrative to show </w:t>
      </w:r>
      <w:proofErr w:type="spellStart"/>
      <w:r>
        <w:t>its</w:t>
      </w:r>
      <w:proofErr w:type="spellEnd"/>
      <w:r>
        <w:t xml:space="preserve"> </w:t>
      </w:r>
      <w:proofErr w:type="spellStart"/>
      <w:r>
        <w:t>applied</w:t>
      </w:r>
      <w:proofErr w:type="spellEnd"/>
      <w:r>
        <w:t xml:space="preserve"> </w:t>
      </w:r>
      <w:proofErr w:type="spellStart"/>
      <w:r>
        <w:t>use</w:t>
      </w:r>
      <w:proofErr w:type="spellEnd"/>
      <w:r>
        <w:t xml:space="preserve"> to ag science </w:t>
      </w:r>
      <w:proofErr w:type="spellStart"/>
      <w:r>
        <w:t>where</w:t>
      </w:r>
      <w:proofErr w:type="spellEnd"/>
      <w:r>
        <w:t xml:space="preserve"> </w:t>
      </w:r>
      <w:proofErr w:type="spellStart"/>
      <w:r>
        <w:t>you</w:t>
      </w:r>
      <w:proofErr w:type="spellEnd"/>
      <w:r>
        <w:t xml:space="preserve"> have </w:t>
      </w:r>
      <w:proofErr w:type="spellStart"/>
      <w:r>
        <w:t>this</w:t>
      </w:r>
      <w:proofErr w:type="spellEnd"/>
      <w:r>
        <w:t xml:space="preserve"> </w:t>
      </w:r>
      <w:proofErr w:type="spellStart"/>
      <w:r>
        <w:t>already</w:t>
      </w:r>
      <w:proofErr w:type="spellEnd"/>
      <w:r>
        <w:t xml:space="preserve"> </w:t>
      </w:r>
      <w:proofErr w:type="spellStart"/>
      <w:r>
        <w:t>below</w:t>
      </w:r>
      <w:proofErr w:type="spellEnd"/>
    </w:p>
  </w:comment>
  <w:comment w:id="119" w:author="ancarter" w:date="2024-05-20T11:08:00Z" w:initials="a">
    <w:p w14:paraId="6E7B7202" w14:textId="3938AB88" w:rsidR="00080530" w:rsidRDefault="00080530">
      <w:pPr>
        <w:pStyle w:val="CommentText"/>
      </w:pPr>
      <w:r>
        <w:rPr>
          <w:rStyle w:val="CommentReference"/>
        </w:rPr>
        <w:annotationRef/>
      </w:r>
      <w:r>
        <w:t xml:space="preserve">Hooks, </w:t>
      </w:r>
      <w:proofErr w:type="spellStart"/>
      <w:r>
        <w:t>bell</w:t>
      </w:r>
      <w:proofErr w:type="spellEnd"/>
      <w:r>
        <w:t xml:space="preserve"> (but </w:t>
      </w:r>
      <w:proofErr w:type="spellStart"/>
      <w:r>
        <w:t>both</w:t>
      </w:r>
      <w:proofErr w:type="spellEnd"/>
      <w:r>
        <w:t xml:space="preserve"> </w:t>
      </w:r>
      <w:proofErr w:type="spellStart"/>
      <w:r>
        <w:t>should</w:t>
      </w:r>
      <w:proofErr w:type="spellEnd"/>
      <w:r>
        <w:t xml:space="preserve"> NOT </w:t>
      </w:r>
      <w:proofErr w:type="spellStart"/>
      <w:r>
        <w:t>be</w:t>
      </w:r>
      <w:proofErr w:type="spellEnd"/>
      <w:r>
        <w:t xml:space="preserve"> </w:t>
      </w:r>
      <w:proofErr w:type="spellStart"/>
      <w:r>
        <w:t>capitalized</w:t>
      </w:r>
      <w:proofErr w:type="spellEnd"/>
      <w:r>
        <w:t xml:space="preserve"> and </w:t>
      </w:r>
      <w:proofErr w:type="spellStart"/>
      <w:r>
        <w:t>my</w:t>
      </w:r>
      <w:proofErr w:type="spellEnd"/>
      <w:r>
        <w:t xml:space="preserve"> </w:t>
      </w:r>
      <w:proofErr w:type="spellStart"/>
      <w:r>
        <w:t>word</w:t>
      </w:r>
      <w:proofErr w:type="spellEnd"/>
      <w:r>
        <w:t xml:space="preserve"> program is not </w:t>
      </w:r>
      <w:proofErr w:type="spellStart"/>
      <w:r>
        <w:t>allowing</w:t>
      </w:r>
      <w:proofErr w:type="spellEnd"/>
      <w:r>
        <w:t xml:space="preserve"> </w:t>
      </w:r>
      <w:proofErr w:type="spellStart"/>
      <w:r>
        <w:t>me</w:t>
      </w:r>
      <w:proofErr w:type="spellEnd"/>
      <w:r>
        <w:t xml:space="preserve"> to do </w:t>
      </w:r>
      <w:proofErr w:type="spellStart"/>
      <w:r>
        <w:t>that</w:t>
      </w:r>
      <w:proofErr w:type="spellEnd"/>
      <w:r>
        <w:t xml:space="preserve">!) </w:t>
      </w:r>
      <w:r w:rsidR="007012C8">
        <w:t xml:space="preserve">2000. </w:t>
      </w:r>
      <w:proofErr w:type="spellStart"/>
      <w:r w:rsidR="007012C8">
        <w:t>Feminism</w:t>
      </w:r>
      <w:proofErr w:type="spellEnd"/>
      <w:r w:rsidR="007012C8">
        <w:t xml:space="preserve"> is For </w:t>
      </w:r>
      <w:proofErr w:type="spellStart"/>
      <w:r w:rsidR="007012C8">
        <w:t>Everybody</w:t>
      </w:r>
      <w:proofErr w:type="spellEnd"/>
      <w:r w:rsidR="007012C8">
        <w:t xml:space="preserve">: </w:t>
      </w:r>
      <w:proofErr w:type="spellStart"/>
      <w:r w:rsidR="007012C8">
        <w:t>Passionate</w:t>
      </w:r>
      <w:proofErr w:type="spellEnd"/>
      <w:r w:rsidR="007012C8">
        <w:t xml:space="preserve"> </w:t>
      </w:r>
      <w:proofErr w:type="spellStart"/>
      <w:r w:rsidR="007012C8">
        <w:t>Politics</w:t>
      </w:r>
      <w:proofErr w:type="spellEnd"/>
      <w:r w:rsidR="007012C8">
        <w:t>. Pluto Press.</w:t>
      </w:r>
    </w:p>
  </w:comment>
  <w:comment w:id="215" w:author="ancarter" w:date="2024-05-20T09:53:00Z" w:initials="a">
    <w:p w14:paraId="64BA4977" w14:textId="34181367" w:rsidR="00575652" w:rsidRDefault="00575652">
      <w:pPr>
        <w:pStyle w:val="CommentText"/>
      </w:pPr>
      <w:r>
        <w:rPr>
          <w:rStyle w:val="CommentReference"/>
        </w:rPr>
        <w:annotationRef/>
      </w:r>
      <w:r>
        <w:rPr>
          <w:rFonts w:ascii="Merriweather Sans" w:hAnsi="Merriweather Sans"/>
          <w:color w:val="222222"/>
          <w:shd w:val="clear" w:color="auto" w:fill="FFFFFF"/>
        </w:rPr>
        <w:t xml:space="preserve">Horst, M., Marion, A. </w:t>
      </w:r>
      <w:proofErr w:type="spellStart"/>
      <w:r>
        <w:rPr>
          <w:rFonts w:ascii="Merriweather Sans" w:hAnsi="Merriweather Sans"/>
          <w:color w:val="222222"/>
          <w:shd w:val="clear" w:color="auto" w:fill="FFFFFF"/>
        </w:rPr>
        <w:t>Racial</w:t>
      </w:r>
      <w:proofErr w:type="spellEnd"/>
      <w:r>
        <w:rPr>
          <w:rFonts w:ascii="Merriweather Sans" w:hAnsi="Merriweather Sans"/>
          <w:color w:val="222222"/>
          <w:shd w:val="clear" w:color="auto" w:fill="FFFFFF"/>
        </w:rPr>
        <w:t xml:space="preserve">, </w:t>
      </w:r>
      <w:proofErr w:type="spellStart"/>
      <w:r>
        <w:rPr>
          <w:rFonts w:ascii="Merriweather Sans" w:hAnsi="Merriweather Sans"/>
          <w:color w:val="222222"/>
          <w:shd w:val="clear" w:color="auto" w:fill="FFFFFF"/>
        </w:rPr>
        <w:t>ethnic</w:t>
      </w:r>
      <w:proofErr w:type="spellEnd"/>
      <w:r>
        <w:rPr>
          <w:rFonts w:ascii="Merriweather Sans" w:hAnsi="Merriweather Sans"/>
          <w:color w:val="222222"/>
          <w:shd w:val="clear" w:color="auto" w:fill="FFFFFF"/>
        </w:rPr>
        <w:t xml:space="preserve"> and </w:t>
      </w:r>
      <w:proofErr w:type="spellStart"/>
      <w:r>
        <w:rPr>
          <w:rFonts w:ascii="Merriweather Sans" w:hAnsi="Merriweather Sans"/>
          <w:color w:val="222222"/>
          <w:shd w:val="clear" w:color="auto" w:fill="FFFFFF"/>
        </w:rPr>
        <w:t>gender</w:t>
      </w:r>
      <w:proofErr w:type="spellEnd"/>
      <w:r>
        <w:rPr>
          <w:rFonts w:ascii="Merriweather Sans" w:hAnsi="Merriweather Sans"/>
          <w:color w:val="222222"/>
          <w:shd w:val="clear" w:color="auto" w:fill="FFFFFF"/>
        </w:rPr>
        <w:t xml:space="preserve"> </w:t>
      </w:r>
      <w:proofErr w:type="spellStart"/>
      <w:r>
        <w:rPr>
          <w:rFonts w:ascii="Merriweather Sans" w:hAnsi="Merriweather Sans"/>
          <w:color w:val="222222"/>
          <w:shd w:val="clear" w:color="auto" w:fill="FFFFFF"/>
        </w:rPr>
        <w:t>inequities</w:t>
      </w:r>
      <w:proofErr w:type="spellEnd"/>
      <w:r>
        <w:rPr>
          <w:rFonts w:ascii="Merriweather Sans" w:hAnsi="Merriweather Sans"/>
          <w:color w:val="222222"/>
          <w:shd w:val="clear" w:color="auto" w:fill="FFFFFF"/>
        </w:rPr>
        <w:t xml:space="preserve"> in </w:t>
      </w:r>
      <w:proofErr w:type="spellStart"/>
      <w:r>
        <w:rPr>
          <w:rFonts w:ascii="Merriweather Sans" w:hAnsi="Merriweather Sans"/>
          <w:color w:val="222222"/>
          <w:shd w:val="clear" w:color="auto" w:fill="FFFFFF"/>
        </w:rPr>
        <w:t>farmland</w:t>
      </w:r>
      <w:proofErr w:type="spellEnd"/>
      <w:r>
        <w:rPr>
          <w:rFonts w:ascii="Merriweather Sans" w:hAnsi="Merriweather Sans"/>
          <w:color w:val="222222"/>
          <w:shd w:val="clear" w:color="auto" w:fill="FFFFFF"/>
        </w:rPr>
        <w:t xml:space="preserve"> </w:t>
      </w:r>
      <w:proofErr w:type="spellStart"/>
      <w:r>
        <w:rPr>
          <w:rFonts w:ascii="Merriweather Sans" w:hAnsi="Merriweather Sans"/>
          <w:color w:val="222222"/>
          <w:shd w:val="clear" w:color="auto" w:fill="FFFFFF"/>
        </w:rPr>
        <w:t>ownership</w:t>
      </w:r>
      <w:proofErr w:type="spellEnd"/>
      <w:r>
        <w:rPr>
          <w:rFonts w:ascii="Merriweather Sans" w:hAnsi="Merriweather Sans"/>
          <w:color w:val="222222"/>
          <w:shd w:val="clear" w:color="auto" w:fill="FFFFFF"/>
        </w:rPr>
        <w:t xml:space="preserve"> and </w:t>
      </w:r>
      <w:proofErr w:type="spellStart"/>
      <w:r>
        <w:rPr>
          <w:rFonts w:ascii="Merriweather Sans" w:hAnsi="Merriweather Sans"/>
          <w:color w:val="222222"/>
          <w:shd w:val="clear" w:color="auto" w:fill="FFFFFF"/>
        </w:rPr>
        <w:t>farming</w:t>
      </w:r>
      <w:proofErr w:type="spellEnd"/>
      <w:r>
        <w:rPr>
          <w:rFonts w:ascii="Merriweather Sans" w:hAnsi="Merriweather Sans"/>
          <w:color w:val="222222"/>
          <w:shd w:val="clear" w:color="auto" w:fill="FFFFFF"/>
        </w:rPr>
        <w:t xml:space="preserve"> in the </w:t>
      </w:r>
      <w:proofErr w:type="gramStart"/>
      <w:r>
        <w:rPr>
          <w:rFonts w:ascii="Merriweather Sans" w:hAnsi="Merriweather Sans"/>
          <w:color w:val="222222"/>
          <w:shd w:val="clear" w:color="auto" w:fill="FFFFFF"/>
        </w:rPr>
        <w:t>U.S..</w:t>
      </w:r>
      <w:proofErr w:type="gramEnd"/>
      <w:r>
        <w:rPr>
          <w:rFonts w:ascii="Merriweather Sans" w:hAnsi="Merriweather Sans"/>
          <w:color w:val="222222"/>
          <w:shd w:val="clear" w:color="auto" w:fill="FFFFFF"/>
        </w:rPr>
        <w:t> </w:t>
      </w:r>
      <w:proofErr w:type="spellStart"/>
      <w:r>
        <w:rPr>
          <w:rFonts w:ascii="Merriweather Sans" w:hAnsi="Merriweather Sans"/>
          <w:i/>
          <w:iCs/>
          <w:color w:val="222222"/>
          <w:shd w:val="clear" w:color="auto" w:fill="FFFFFF"/>
        </w:rPr>
        <w:t>Agric</w:t>
      </w:r>
      <w:proofErr w:type="spellEnd"/>
      <w:r>
        <w:rPr>
          <w:rFonts w:ascii="Merriweather Sans" w:hAnsi="Merriweather Sans"/>
          <w:i/>
          <w:iCs/>
          <w:color w:val="222222"/>
          <w:shd w:val="clear" w:color="auto" w:fill="FFFFFF"/>
        </w:rPr>
        <w:t xml:space="preserve"> Hum Values</w:t>
      </w:r>
      <w:r>
        <w:rPr>
          <w:rFonts w:ascii="Merriweather Sans" w:hAnsi="Merriweather Sans"/>
          <w:color w:val="222222"/>
          <w:shd w:val="clear" w:color="auto" w:fill="FFFFFF"/>
        </w:rPr>
        <w:t> </w:t>
      </w:r>
      <w:r>
        <w:rPr>
          <w:rFonts w:ascii="Merriweather Sans" w:hAnsi="Merriweather Sans"/>
          <w:b/>
          <w:bCs/>
          <w:color w:val="222222"/>
          <w:shd w:val="clear" w:color="auto" w:fill="FFFFFF"/>
        </w:rPr>
        <w:t>36</w:t>
      </w:r>
      <w:r>
        <w:rPr>
          <w:rFonts w:ascii="Merriweather Sans" w:hAnsi="Merriweather Sans"/>
          <w:color w:val="222222"/>
          <w:shd w:val="clear" w:color="auto" w:fill="FFFFFF"/>
        </w:rPr>
        <w:t>, 1–16 (2019). https://doi-org.services.lib.mtu.edu/10.1007/s10460-018-9883-3</w:t>
      </w:r>
    </w:p>
  </w:comment>
  <w:comment w:id="237" w:author="ancarter" w:date="2024-05-20T09:53:00Z" w:initials="a">
    <w:p w14:paraId="6CA70410" w14:textId="27CC8BEA" w:rsidR="00575652" w:rsidRDefault="00575652">
      <w:pPr>
        <w:pStyle w:val="CommentText"/>
      </w:pPr>
      <w:r>
        <w:rPr>
          <w:rStyle w:val="CommentReference"/>
        </w:rPr>
        <w:annotationRef/>
      </w:r>
      <w:r>
        <w:rPr>
          <w:rFonts w:ascii="Merriweather" w:hAnsi="Merriweather"/>
          <w:color w:val="222222"/>
          <w:sz w:val="27"/>
          <w:szCs w:val="27"/>
          <w:shd w:val="clear" w:color="auto" w:fill="FFFFFF"/>
        </w:rPr>
        <w:t xml:space="preserve">Gilbert, J., S. Wood, and G. Sharp. 2002. </w:t>
      </w:r>
      <w:proofErr w:type="spellStart"/>
      <w:r>
        <w:rPr>
          <w:rFonts w:ascii="Merriweather" w:hAnsi="Merriweather"/>
          <w:color w:val="222222"/>
          <w:sz w:val="27"/>
          <w:szCs w:val="27"/>
          <w:shd w:val="clear" w:color="auto" w:fill="FFFFFF"/>
        </w:rPr>
        <w:t>Who</w:t>
      </w:r>
      <w:proofErr w:type="spellEnd"/>
      <w:r>
        <w:rPr>
          <w:rFonts w:ascii="Merriweather" w:hAnsi="Merriweather"/>
          <w:color w:val="222222"/>
          <w:sz w:val="27"/>
          <w:szCs w:val="27"/>
          <w:shd w:val="clear" w:color="auto" w:fill="FFFFFF"/>
        </w:rPr>
        <w:t xml:space="preserve"> </w:t>
      </w:r>
      <w:proofErr w:type="spellStart"/>
      <w:r>
        <w:rPr>
          <w:rFonts w:ascii="Merriweather" w:hAnsi="Merriweather"/>
          <w:color w:val="222222"/>
          <w:sz w:val="27"/>
          <w:szCs w:val="27"/>
          <w:shd w:val="clear" w:color="auto" w:fill="FFFFFF"/>
        </w:rPr>
        <w:t>Owns</w:t>
      </w:r>
      <w:proofErr w:type="spellEnd"/>
      <w:r>
        <w:rPr>
          <w:rFonts w:ascii="Merriweather" w:hAnsi="Merriweather"/>
          <w:color w:val="222222"/>
          <w:sz w:val="27"/>
          <w:szCs w:val="27"/>
          <w:shd w:val="clear" w:color="auto" w:fill="FFFFFF"/>
        </w:rPr>
        <w:t xml:space="preserve"> the Land? Agricultural Land </w:t>
      </w:r>
      <w:proofErr w:type="spellStart"/>
      <w:r>
        <w:rPr>
          <w:rFonts w:ascii="Merriweather" w:hAnsi="Merriweather"/>
          <w:color w:val="222222"/>
          <w:sz w:val="27"/>
          <w:szCs w:val="27"/>
          <w:shd w:val="clear" w:color="auto" w:fill="FFFFFF"/>
        </w:rPr>
        <w:t>Ownership</w:t>
      </w:r>
      <w:proofErr w:type="spellEnd"/>
      <w:r>
        <w:rPr>
          <w:rFonts w:ascii="Merriweather" w:hAnsi="Merriweather"/>
          <w:color w:val="222222"/>
          <w:sz w:val="27"/>
          <w:szCs w:val="27"/>
          <w:shd w:val="clear" w:color="auto" w:fill="FFFFFF"/>
        </w:rPr>
        <w:t xml:space="preserve"> by Race/</w:t>
      </w:r>
      <w:proofErr w:type="spellStart"/>
      <w:r>
        <w:rPr>
          <w:rFonts w:ascii="Merriweather" w:hAnsi="Merriweather"/>
          <w:color w:val="222222"/>
          <w:sz w:val="27"/>
          <w:szCs w:val="27"/>
          <w:shd w:val="clear" w:color="auto" w:fill="FFFFFF"/>
        </w:rPr>
        <w:t>Ethnicity</w:t>
      </w:r>
      <w:proofErr w:type="spellEnd"/>
      <w:r>
        <w:rPr>
          <w:rFonts w:ascii="Merriweather" w:hAnsi="Merriweather"/>
          <w:color w:val="222222"/>
          <w:sz w:val="27"/>
          <w:szCs w:val="27"/>
          <w:shd w:val="clear" w:color="auto" w:fill="FFFFFF"/>
        </w:rPr>
        <w:t>. </w:t>
      </w:r>
      <w:r>
        <w:rPr>
          <w:rFonts w:ascii="Merriweather" w:hAnsi="Merriweather"/>
          <w:i/>
          <w:iCs/>
          <w:color w:val="222222"/>
          <w:sz w:val="27"/>
          <w:szCs w:val="27"/>
          <w:shd w:val="clear" w:color="auto" w:fill="FFFFFF"/>
        </w:rPr>
        <w:t>Rural America</w:t>
      </w:r>
      <w:r>
        <w:rPr>
          <w:rFonts w:ascii="Merriweather" w:hAnsi="Merriweather"/>
          <w:color w:val="222222"/>
          <w:sz w:val="27"/>
          <w:szCs w:val="27"/>
          <w:shd w:val="clear" w:color="auto" w:fill="FFFFFF"/>
        </w:rPr>
        <w:t> 17 (4): 55–62.</w:t>
      </w:r>
    </w:p>
  </w:comment>
  <w:comment w:id="247" w:author="ancarter" w:date="2024-05-20T11:32:00Z" w:initials="a">
    <w:p w14:paraId="6A5042F9" w14:textId="77777777" w:rsidR="00794B08" w:rsidRDefault="00794B08">
      <w:pPr>
        <w:pStyle w:val="CommentText"/>
      </w:pPr>
      <w:r>
        <w:rPr>
          <w:rStyle w:val="CommentReference"/>
        </w:rPr>
        <w:annotationRef/>
      </w:r>
      <w:r>
        <w:t xml:space="preserve">See for </w:t>
      </w:r>
      <w:proofErr w:type="spellStart"/>
      <w:r>
        <w:t>example</w:t>
      </w:r>
      <w:proofErr w:type="spellEnd"/>
    </w:p>
    <w:p w14:paraId="4558C32D" w14:textId="77777777" w:rsidR="00794B08" w:rsidRDefault="00794B08">
      <w:pPr>
        <w:pStyle w:val="CommentText"/>
      </w:pPr>
    </w:p>
    <w:p w14:paraId="72B87F39" w14:textId="77777777" w:rsidR="00794B08" w:rsidRDefault="00794B08">
      <w:pPr>
        <w:pStyle w:val="CommentText"/>
      </w:pPr>
      <w:r>
        <w:t xml:space="preserve">How the USDA </w:t>
      </w:r>
      <w:proofErr w:type="spellStart"/>
      <w:r>
        <w:t>changed</w:t>
      </w:r>
      <w:proofErr w:type="spellEnd"/>
      <w:r>
        <w:t xml:space="preserve"> the </w:t>
      </w:r>
      <w:proofErr w:type="spellStart"/>
      <w:r>
        <w:t>way</w:t>
      </w:r>
      <w:proofErr w:type="spellEnd"/>
      <w:r>
        <w:t xml:space="preserve"> farmers </w:t>
      </w:r>
      <w:proofErr w:type="spellStart"/>
      <w:r>
        <w:t>are</w:t>
      </w:r>
      <w:proofErr w:type="spellEnd"/>
      <w:r>
        <w:t xml:space="preserve"> </w:t>
      </w:r>
      <w:proofErr w:type="spellStart"/>
      <w:r>
        <w:t>counted</w:t>
      </w:r>
      <w:proofErr w:type="spellEnd"/>
      <w:r>
        <w:t xml:space="preserve"> in the census 2020</w:t>
      </w:r>
    </w:p>
    <w:p w14:paraId="72673BE9" w14:textId="77777777" w:rsidR="00794B08" w:rsidRDefault="00794B08">
      <w:pPr>
        <w:pStyle w:val="CommentText"/>
      </w:pPr>
    </w:p>
    <w:p w14:paraId="188DEFDA" w14:textId="2E0841FF" w:rsidR="00794B08" w:rsidRDefault="00794B08">
      <w:pPr>
        <w:pStyle w:val="CommentText"/>
      </w:pPr>
      <w:r>
        <w:t>Queer farmers in the 2017 US Census of Ag</w:t>
      </w:r>
    </w:p>
  </w:comment>
  <w:comment w:id="318" w:author="ancarter" w:date="2024-05-10T10:16:00Z" w:initials="a">
    <w:p w14:paraId="57137A3D" w14:textId="4392BF19" w:rsidR="006F70F9" w:rsidRDefault="006F70F9">
      <w:pPr>
        <w:pStyle w:val="CommentText"/>
      </w:pPr>
      <w:r>
        <w:rPr>
          <w:rStyle w:val="CommentReference"/>
        </w:rPr>
        <w:annotationRef/>
      </w:r>
      <w:proofErr w:type="spellStart"/>
      <w:r>
        <w:t>Need</w:t>
      </w:r>
      <w:proofErr w:type="spellEnd"/>
      <w:r>
        <w:t xml:space="preserve"> more definition of data </w:t>
      </w:r>
      <w:proofErr w:type="spellStart"/>
      <w:r>
        <w:t>feminism</w:t>
      </w:r>
      <w:proofErr w:type="spellEnd"/>
    </w:p>
  </w:comment>
  <w:comment w:id="335" w:author="ancarter" w:date="2024-05-10T10:19:00Z" w:initials="a">
    <w:p w14:paraId="343ECCCE" w14:textId="77777777" w:rsidR="006F70F9" w:rsidRDefault="006F70F9">
      <w:pPr>
        <w:pStyle w:val="CommentText"/>
      </w:pPr>
      <w:r>
        <w:rPr>
          <w:rStyle w:val="CommentReference"/>
        </w:rPr>
        <w:annotationRef/>
      </w:r>
      <w:r>
        <w:t xml:space="preserve">Keller </w:t>
      </w:r>
      <w:proofErr w:type="spellStart"/>
      <w:r>
        <w:t>MIlking</w:t>
      </w:r>
      <w:proofErr w:type="spellEnd"/>
      <w:r>
        <w:t xml:space="preserve"> in </w:t>
      </w:r>
      <w:proofErr w:type="spellStart"/>
      <w:r>
        <w:t>shadows</w:t>
      </w:r>
      <w:proofErr w:type="spellEnd"/>
    </w:p>
    <w:p w14:paraId="0D478001" w14:textId="3C301ABC" w:rsidR="006F70F9" w:rsidRDefault="006F70F9">
      <w:pPr>
        <w:pStyle w:val="CommentText"/>
      </w:pPr>
      <w:r>
        <w:t xml:space="preserve">J Lindsay </w:t>
      </w:r>
      <w:proofErr w:type="spellStart"/>
      <w:r>
        <w:t>harrison</w:t>
      </w:r>
      <w:proofErr w:type="spellEnd"/>
      <w:r>
        <w:t xml:space="preserve"> 2006 </w:t>
      </w:r>
      <w:proofErr w:type="spellStart"/>
      <w:r>
        <w:t>political</w:t>
      </w:r>
      <w:proofErr w:type="spellEnd"/>
      <w:r>
        <w:t xml:space="preserve"> </w:t>
      </w:r>
      <w:proofErr w:type="spellStart"/>
      <w:r>
        <w:t>geography</w:t>
      </w:r>
      <w:proofErr w:type="spellEnd"/>
    </w:p>
  </w:comment>
  <w:comment w:id="336" w:author="ancarter" w:date="2024-05-10T10:25:00Z" w:initials="a">
    <w:p w14:paraId="227E6390" w14:textId="3234F8DA" w:rsidR="00AF4A87" w:rsidRDefault="00AF4A87">
      <w:pPr>
        <w:pStyle w:val="CommentText"/>
        <w:rPr>
          <w:sz w:val="23"/>
          <w:szCs w:val="23"/>
        </w:rPr>
      </w:pPr>
      <w:r>
        <w:rPr>
          <w:rStyle w:val="CommentReference"/>
        </w:rPr>
        <w:annotationRef/>
      </w:r>
      <w:proofErr w:type="spellStart"/>
      <w:r w:rsidR="006B1C45">
        <w:rPr>
          <w:sz w:val="23"/>
          <w:szCs w:val="23"/>
        </w:rPr>
        <w:t>Some</w:t>
      </w:r>
      <w:proofErr w:type="spellEnd"/>
      <w:r w:rsidR="006B1C45">
        <w:rPr>
          <w:sz w:val="23"/>
          <w:szCs w:val="23"/>
        </w:rPr>
        <w:t xml:space="preserve"> citations: </w:t>
      </w:r>
      <w:proofErr w:type="spellStart"/>
      <w:r>
        <w:rPr>
          <w:sz w:val="23"/>
          <w:szCs w:val="23"/>
        </w:rPr>
        <w:t>Brayboy</w:t>
      </w:r>
      <w:proofErr w:type="spellEnd"/>
      <w:r>
        <w:rPr>
          <w:sz w:val="23"/>
          <w:szCs w:val="23"/>
        </w:rPr>
        <w:t xml:space="preserve"> and </w:t>
      </w:r>
      <w:proofErr w:type="spellStart"/>
      <w:r>
        <w:rPr>
          <w:sz w:val="23"/>
          <w:szCs w:val="23"/>
        </w:rPr>
        <w:t>Tachine</w:t>
      </w:r>
      <w:proofErr w:type="spellEnd"/>
      <w:r>
        <w:rPr>
          <w:sz w:val="23"/>
          <w:szCs w:val="23"/>
        </w:rPr>
        <w:t xml:space="preserve"> 2021; Lee and </w:t>
      </w:r>
      <w:proofErr w:type="spellStart"/>
      <w:r>
        <w:rPr>
          <w:sz w:val="23"/>
          <w:szCs w:val="23"/>
        </w:rPr>
        <w:t>Ahtone</w:t>
      </w:r>
      <w:proofErr w:type="spellEnd"/>
      <w:r>
        <w:rPr>
          <w:sz w:val="23"/>
          <w:szCs w:val="23"/>
        </w:rPr>
        <w:t xml:space="preserve"> 2020</w:t>
      </w:r>
      <w:r w:rsidR="006B1C45">
        <w:rPr>
          <w:sz w:val="23"/>
          <w:szCs w:val="23"/>
        </w:rPr>
        <w:t xml:space="preserve"> – all Native </w:t>
      </w:r>
      <w:proofErr w:type="spellStart"/>
      <w:r w:rsidR="006B1C45">
        <w:rPr>
          <w:sz w:val="23"/>
          <w:szCs w:val="23"/>
        </w:rPr>
        <w:t>authors</w:t>
      </w:r>
      <w:proofErr w:type="spellEnd"/>
    </w:p>
    <w:p w14:paraId="526A467F" w14:textId="77777777" w:rsidR="006B1C45" w:rsidRDefault="006B1C45">
      <w:pPr>
        <w:pStyle w:val="CommentText"/>
        <w:rPr>
          <w:sz w:val="23"/>
          <w:szCs w:val="23"/>
        </w:rPr>
      </w:pPr>
    </w:p>
    <w:p w14:paraId="16ADB719" w14:textId="1CF680D0" w:rsidR="006B1C45" w:rsidRDefault="006B1C45">
      <w:pPr>
        <w:pStyle w:val="CommentText"/>
        <w:rPr>
          <w:sz w:val="23"/>
          <w:szCs w:val="23"/>
        </w:rPr>
      </w:pPr>
      <w:r>
        <w:rPr>
          <w:sz w:val="23"/>
          <w:szCs w:val="23"/>
        </w:rPr>
        <w:t xml:space="preserve">The Lee and </w:t>
      </w:r>
      <w:proofErr w:type="spellStart"/>
      <w:r>
        <w:rPr>
          <w:sz w:val="23"/>
          <w:szCs w:val="23"/>
        </w:rPr>
        <w:t>Ahtone</w:t>
      </w:r>
      <w:proofErr w:type="spellEnd"/>
      <w:r>
        <w:rPr>
          <w:sz w:val="23"/>
          <w:szCs w:val="23"/>
        </w:rPr>
        <w:t xml:space="preserve"> is not a </w:t>
      </w:r>
      <w:proofErr w:type="spellStart"/>
      <w:r>
        <w:rPr>
          <w:sz w:val="23"/>
          <w:szCs w:val="23"/>
        </w:rPr>
        <w:t>scholarly</w:t>
      </w:r>
      <w:proofErr w:type="spellEnd"/>
      <w:r>
        <w:rPr>
          <w:sz w:val="23"/>
          <w:szCs w:val="23"/>
        </w:rPr>
        <w:t xml:space="preserve"> </w:t>
      </w:r>
      <w:proofErr w:type="spellStart"/>
      <w:r>
        <w:rPr>
          <w:sz w:val="23"/>
          <w:szCs w:val="23"/>
        </w:rPr>
        <w:t>article</w:t>
      </w:r>
      <w:proofErr w:type="spellEnd"/>
      <w:r>
        <w:rPr>
          <w:sz w:val="23"/>
          <w:szCs w:val="23"/>
        </w:rPr>
        <w:t xml:space="preserve"> but wow </w:t>
      </w:r>
      <w:proofErr w:type="spellStart"/>
      <w:r>
        <w:rPr>
          <w:sz w:val="23"/>
          <w:szCs w:val="23"/>
        </w:rPr>
        <w:t>what</w:t>
      </w:r>
      <w:proofErr w:type="spellEnd"/>
      <w:r>
        <w:rPr>
          <w:sz w:val="23"/>
          <w:szCs w:val="23"/>
        </w:rPr>
        <w:t xml:space="preserve"> a </w:t>
      </w:r>
      <w:proofErr w:type="spellStart"/>
      <w:r>
        <w:rPr>
          <w:sz w:val="23"/>
          <w:szCs w:val="23"/>
        </w:rPr>
        <w:t>project</w:t>
      </w:r>
      <w:proofErr w:type="spellEnd"/>
      <w:r>
        <w:rPr>
          <w:sz w:val="23"/>
          <w:szCs w:val="23"/>
        </w:rPr>
        <w:t xml:space="preserve"> </w:t>
      </w:r>
      <w:proofErr w:type="spellStart"/>
      <w:r>
        <w:rPr>
          <w:sz w:val="23"/>
          <w:szCs w:val="23"/>
        </w:rPr>
        <w:t>can</w:t>
      </w:r>
      <w:proofErr w:type="spellEnd"/>
      <w:r>
        <w:rPr>
          <w:sz w:val="23"/>
          <w:szCs w:val="23"/>
        </w:rPr>
        <w:t xml:space="preserve"> </w:t>
      </w:r>
      <w:proofErr w:type="spellStart"/>
      <w:r>
        <w:rPr>
          <w:sz w:val="23"/>
          <w:szCs w:val="23"/>
        </w:rPr>
        <w:t>cite</w:t>
      </w:r>
      <w:proofErr w:type="spellEnd"/>
      <w:r>
        <w:rPr>
          <w:sz w:val="23"/>
          <w:szCs w:val="23"/>
        </w:rPr>
        <w:t xml:space="preserve"> it </w:t>
      </w:r>
      <w:proofErr w:type="spellStart"/>
      <w:r>
        <w:rPr>
          <w:sz w:val="23"/>
          <w:szCs w:val="23"/>
        </w:rPr>
        <w:t>directly</w:t>
      </w:r>
      <w:proofErr w:type="spellEnd"/>
      <w:r>
        <w:rPr>
          <w:sz w:val="23"/>
          <w:szCs w:val="23"/>
        </w:rPr>
        <w:t xml:space="preserve"> </w:t>
      </w:r>
      <w:r w:rsidRPr="006B1C45">
        <w:rPr>
          <w:sz w:val="23"/>
          <w:szCs w:val="23"/>
        </w:rPr>
        <w:t>https://www.hcn.org/issues/52-4/indigenous-affairs-education-land-grab-universities/</w:t>
      </w:r>
    </w:p>
    <w:p w14:paraId="53BFC066" w14:textId="77777777" w:rsidR="00AF4A87" w:rsidRDefault="00AF4A87">
      <w:pPr>
        <w:pStyle w:val="CommentText"/>
        <w:rPr>
          <w:sz w:val="23"/>
          <w:szCs w:val="23"/>
        </w:rPr>
      </w:pPr>
    </w:p>
    <w:p w14:paraId="19D4799C" w14:textId="77777777" w:rsidR="00AF4A87" w:rsidRDefault="00AF4A87">
      <w:pPr>
        <w:pStyle w:val="CommentText"/>
        <w:rPr>
          <w:sz w:val="23"/>
          <w:szCs w:val="23"/>
        </w:rPr>
      </w:pPr>
      <w:r>
        <w:rPr>
          <w:sz w:val="23"/>
          <w:szCs w:val="23"/>
        </w:rPr>
        <w:t xml:space="preserve">And </w:t>
      </w:r>
      <w:proofErr w:type="spellStart"/>
      <w:r>
        <w:rPr>
          <w:sz w:val="23"/>
          <w:szCs w:val="23"/>
        </w:rPr>
        <w:t>continue</w:t>
      </w:r>
      <w:proofErr w:type="spellEnd"/>
      <w:r>
        <w:rPr>
          <w:sz w:val="23"/>
          <w:szCs w:val="23"/>
        </w:rPr>
        <w:t xml:space="preserve"> to profit from </w:t>
      </w:r>
      <w:proofErr w:type="spellStart"/>
      <w:r>
        <w:rPr>
          <w:sz w:val="23"/>
          <w:szCs w:val="23"/>
        </w:rPr>
        <w:t>these</w:t>
      </w:r>
      <w:proofErr w:type="spellEnd"/>
      <w:r>
        <w:rPr>
          <w:sz w:val="23"/>
          <w:szCs w:val="23"/>
        </w:rPr>
        <w:t xml:space="preserve"> land </w:t>
      </w:r>
      <w:proofErr w:type="spellStart"/>
      <w:r>
        <w:rPr>
          <w:sz w:val="23"/>
          <w:szCs w:val="23"/>
        </w:rPr>
        <w:t>grants</w:t>
      </w:r>
      <w:proofErr w:type="spellEnd"/>
      <w:r>
        <w:rPr>
          <w:sz w:val="23"/>
          <w:szCs w:val="23"/>
        </w:rPr>
        <w:t xml:space="preserve"> </w:t>
      </w:r>
      <w:proofErr w:type="spellStart"/>
      <w:r>
        <w:rPr>
          <w:sz w:val="23"/>
          <w:szCs w:val="23"/>
        </w:rPr>
        <w:t>today</w:t>
      </w:r>
      <w:proofErr w:type="spellEnd"/>
    </w:p>
    <w:p w14:paraId="2DDB2A13" w14:textId="77777777" w:rsidR="006B1C45" w:rsidRDefault="006B1C45">
      <w:pPr>
        <w:pStyle w:val="CommentText"/>
        <w:rPr>
          <w:sz w:val="23"/>
          <w:szCs w:val="23"/>
        </w:rPr>
      </w:pPr>
    </w:p>
    <w:p w14:paraId="7249BC78" w14:textId="73F315BA" w:rsidR="006B1C45" w:rsidRDefault="006B1C45">
      <w:pPr>
        <w:pStyle w:val="CommentText"/>
      </w:pPr>
      <w:r>
        <w:rPr>
          <w:sz w:val="23"/>
          <w:szCs w:val="23"/>
        </w:rPr>
        <w:t xml:space="preserve">People like to </w:t>
      </w:r>
      <w:proofErr w:type="spellStart"/>
      <w:r>
        <w:rPr>
          <w:sz w:val="23"/>
          <w:szCs w:val="23"/>
        </w:rPr>
        <w:t>cite</w:t>
      </w:r>
      <w:proofErr w:type="spellEnd"/>
      <w:r>
        <w:rPr>
          <w:sz w:val="23"/>
          <w:szCs w:val="23"/>
        </w:rPr>
        <w:t xml:space="preserve"> Robin Wall </w:t>
      </w:r>
      <w:proofErr w:type="spellStart"/>
      <w:r>
        <w:rPr>
          <w:sz w:val="23"/>
          <w:szCs w:val="23"/>
        </w:rPr>
        <w:t>Kimmerer</w:t>
      </w:r>
      <w:proofErr w:type="spellEnd"/>
      <w:r>
        <w:rPr>
          <w:sz w:val="23"/>
          <w:szCs w:val="23"/>
        </w:rPr>
        <w:t xml:space="preserve"> on </w:t>
      </w:r>
      <w:proofErr w:type="spellStart"/>
      <w:r>
        <w:rPr>
          <w:sz w:val="23"/>
          <w:szCs w:val="23"/>
        </w:rPr>
        <w:t>multiplicity</w:t>
      </w:r>
      <w:proofErr w:type="spellEnd"/>
      <w:r>
        <w:rPr>
          <w:sz w:val="23"/>
          <w:szCs w:val="23"/>
        </w:rPr>
        <w:t xml:space="preserve"> </w:t>
      </w:r>
      <w:proofErr w:type="spellStart"/>
      <w:r>
        <w:rPr>
          <w:sz w:val="23"/>
          <w:szCs w:val="23"/>
        </w:rPr>
        <w:t>ofknowledges</w:t>
      </w:r>
      <w:proofErr w:type="spellEnd"/>
      <w:r>
        <w:rPr>
          <w:sz w:val="23"/>
          <w:szCs w:val="23"/>
        </w:rPr>
        <w:t xml:space="preserve"> but </w:t>
      </w:r>
      <w:proofErr w:type="spellStart"/>
      <w:r>
        <w:rPr>
          <w:sz w:val="23"/>
          <w:szCs w:val="23"/>
        </w:rPr>
        <w:t>this</w:t>
      </w:r>
      <w:proofErr w:type="spellEnd"/>
      <w:r>
        <w:rPr>
          <w:sz w:val="23"/>
          <w:szCs w:val="23"/>
        </w:rPr>
        <w:t xml:space="preserve"> is </w:t>
      </w:r>
      <w:proofErr w:type="spellStart"/>
      <w:r>
        <w:rPr>
          <w:sz w:val="23"/>
          <w:szCs w:val="23"/>
        </w:rPr>
        <w:t>getting</w:t>
      </w:r>
      <w:proofErr w:type="spellEnd"/>
      <w:r>
        <w:rPr>
          <w:sz w:val="23"/>
          <w:szCs w:val="23"/>
        </w:rPr>
        <w:t xml:space="preserve"> a bit </w:t>
      </w:r>
      <w:proofErr w:type="spellStart"/>
      <w:r>
        <w:rPr>
          <w:sz w:val="23"/>
          <w:szCs w:val="23"/>
        </w:rPr>
        <w:t>white</w:t>
      </w:r>
      <w:proofErr w:type="spellEnd"/>
      <w:r>
        <w:rPr>
          <w:sz w:val="23"/>
          <w:szCs w:val="23"/>
        </w:rPr>
        <w:t xml:space="preserve"> </w:t>
      </w:r>
      <w:proofErr w:type="spellStart"/>
      <w:r>
        <w:rPr>
          <w:sz w:val="23"/>
          <w:szCs w:val="23"/>
        </w:rPr>
        <w:t>washed</w:t>
      </w:r>
      <w:proofErr w:type="spellEnd"/>
      <w:r>
        <w:rPr>
          <w:sz w:val="23"/>
          <w:szCs w:val="23"/>
        </w:rPr>
        <w:t xml:space="preserve"> and Winona </w:t>
      </w:r>
      <w:proofErr w:type="spellStart"/>
      <w:r>
        <w:rPr>
          <w:sz w:val="23"/>
          <w:szCs w:val="23"/>
        </w:rPr>
        <w:t>LaDuke</w:t>
      </w:r>
      <w:proofErr w:type="spellEnd"/>
      <w:r>
        <w:rPr>
          <w:sz w:val="23"/>
          <w:szCs w:val="23"/>
        </w:rPr>
        <w:t xml:space="preserve"> has had a </w:t>
      </w:r>
      <w:proofErr w:type="spellStart"/>
      <w:r>
        <w:rPr>
          <w:sz w:val="23"/>
          <w:szCs w:val="23"/>
        </w:rPr>
        <w:t>lot</w:t>
      </w:r>
      <w:proofErr w:type="spellEnd"/>
      <w:r>
        <w:rPr>
          <w:sz w:val="23"/>
          <w:szCs w:val="23"/>
        </w:rPr>
        <w:t xml:space="preserve"> of drama with the </w:t>
      </w:r>
      <w:proofErr w:type="spellStart"/>
      <w:r>
        <w:rPr>
          <w:sz w:val="23"/>
          <w:szCs w:val="23"/>
        </w:rPr>
        <w:t>harassment</w:t>
      </w:r>
      <w:proofErr w:type="spellEnd"/>
      <w:r>
        <w:rPr>
          <w:sz w:val="23"/>
          <w:szCs w:val="23"/>
        </w:rPr>
        <w:t xml:space="preserve"> </w:t>
      </w:r>
      <w:proofErr w:type="spellStart"/>
      <w:r>
        <w:rPr>
          <w:sz w:val="23"/>
          <w:szCs w:val="23"/>
        </w:rPr>
        <w:t>that</w:t>
      </w:r>
      <w:proofErr w:type="spellEnd"/>
      <w:r>
        <w:rPr>
          <w:sz w:val="23"/>
          <w:szCs w:val="23"/>
        </w:rPr>
        <w:t xml:space="preserve"> </w:t>
      </w:r>
      <w:proofErr w:type="spellStart"/>
      <w:r>
        <w:rPr>
          <w:sz w:val="23"/>
          <w:szCs w:val="23"/>
        </w:rPr>
        <w:t>was</w:t>
      </w:r>
      <w:proofErr w:type="spellEnd"/>
      <w:r>
        <w:rPr>
          <w:sz w:val="23"/>
          <w:szCs w:val="23"/>
        </w:rPr>
        <w:t xml:space="preserve"> </w:t>
      </w:r>
      <w:proofErr w:type="spellStart"/>
      <w:r>
        <w:rPr>
          <w:sz w:val="23"/>
          <w:szCs w:val="23"/>
        </w:rPr>
        <w:t>allowed</w:t>
      </w:r>
      <w:proofErr w:type="spellEnd"/>
      <w:r>
        <w:rPr>
          <w:sz w:val="23"/>
          <w:szCs w:val="23"/>
        </w:rPr>
        <w:t xml:space="preserve"> </w:t>
      </w:r>
      <w:proofErr w:type="spellStart"/>
      <w:r>
        <w:rPr>
          <w:sz w:val="23"/>
          <w:szCs w:val="23"/>
        </w:rPr>
        <w:t>within</w:t>
      </w:r>
      <w:proofErr w:type="spellEnd"/>
      <w:r>
        <w:rPr>
          <w:sz w:val="23"/>
          <w:szCs w:val="23"/>
        </w:rPr>
        <w:t xml:space="preserve"> </w:t>
      </w:r>
      <w:proofErr w:type="spellStart"/>
      <w:r>
        <w:rPr>
          <w:sz w:val="23"/>
          <w:szCs w:val="23"/>
        </w:rPr>
        <w:t>Honor</w:t>
      </w:r>
      <w:proofErr w:type="spellEnd"/>
      <w:r>
        <w:rPr>
          <w:sz w:val="23"/>
          <w:szCs w:val="23"/>
        </w:rPr>
        <w:t xml:space="preserve"> the Earth – Native students and </w:t>
      </w:r>
      <w:proofErr w:type="spellStart"/>
      <w:r>
        <w:rPr>
          <w:sz w:val="23"/>
          <w:szCs w:val="23"/>
        </w:rPr>
        <w:t>colleagues</w:t>
      </w:r>
      <w:proofErr w:type="spellEnd"/>
      <w:r>
        <w:rPr>
          <w:sz w:val="23"/>
          <w:szCs w:val="23"/>
        </w:rPr>
        <w:t xml:space="preserve"> with </w:t>
      </w:r>
      <w:proofErr w:type="spellStart"/>
      <w:r>
        <w:rPr>
          <w:sz w:val="23"/>
          <w:szCs w:val="23"/>
        </w:rPr>
        <w:t>whom</w:t>
      </w:r>
      <w:proofErr w:type="spellEnd"/>
      <w:r>
        <w:rPr>
          <w:sz w:val="23"/>
          <w:szCs w:val="23"/>
        </w:rPr>
        <w:t xml:space="preserve"> I </w:t>
      </w:r>
      <w:proofErr w:type="spellStart"/>
      <w:r>
        <w:rPr>
          <w:sz w:val="23"/>
          <w:szCs w:val="23"/>
        </w:rPr>
        <w:t>work</w:t>
      </w:r>
      <w:proofErr w:type="spellEnd"/>
      <w:r>
        <w:rPr>
          <w:sz w:val="23"/>
          <w:szCs w:val="23"/>
        </w:rPr>
        <w:t xml:space="preserve"> </w:t>
      </w:r>
      <w:proofErr w:type="spellStart"/>
      <w:r>
        <w:rPr>
          <w:sz w:val="23"/>
          <w:szCs w:val="23"/>
        </w:rPr>
        <w:t>are</w:t>
      </w:r>
      <w:proofErr w:type="spellEnd"/>
      <w:r>
        <w:rPr>
          <w:sz w:val="23"/>
          <w:szCs w:val="23"/>
        </w:rPr>
        <w:t xml:space="preserve"> </w:t>
      </w:r>
      <w:proofErr w:type="spellStart"/>
      <w:r>
        <w:rPr>
          <w:sz w:val="23"/>
          <w:szCs w:val="23"/>
        </w:rPr>
        <w:t>encouraging</w:t>
      </w:r>
      <w:proofErr w:type="spellEnd"/>
      <w:r>
        <w:rPr>
          <w:sz w:val="23"/>
          <w:szCs w:val="23"/>
        </w:rPr>
        <w:t xml:space="preserve"> folks to </w:t>
      </w:r>
      <w:proofErr w:type="spellStart"/>
      <w:r>
        <w:rPr>
          <w:sz w:val="23"/>
          <w:szCs w:val="23"/>
        </w:rPr>
        <w:t>cite</w:t>
      </w:r>
      <w:proofErr w:type="spellEnd"/>
      <w:r>
        <w:rPr>
          <w:sz w:val="23"/>
          <w:szCs w:val="23"/>
        </w:rPr>
        <w:t xml:space="preserve"> </w:t>
      </w:r>
      <w:proofErr w:type="spellStart"/>
      <w:r>
        <w:rPr>
          <w:sz w:val="23"/>
          <w:szCs w:val="23"/>
        </w:rPr>
        <w:t>beyond</w:t>
      </w:r>
      <w:proofErr w:type="spellEnd"/>
      <w:r>
        <w:rPr>
          <w:sz w:val="23"/>
          <w:szCs w:val="23"/>
        </w:rPr>
        <w:t xml:space="preserve"> </w:t>
      </w:r>
      <w:proofErr w:type="spellStart"/>
      <w:r>
        <w:rPr>
          <w:sz w:val="23"/>
          <w:szCs w:val="23"/>
        </w:rPr>
        <w:t>these</w:t>
      </w:r>
      <w:proofErr w:type="spellEnd"/>
      <w:r>
        <w:rPr>
          <w:sz w:val="23"/>
          <w:szCs w:val="23"/>
        </w:rPr>
        <w:t xml:space="preserve"> </w:t>
      </w:r>
      <w:proofErr w:type="spellStart"/>
      <w:r>
        <w:rPr>
          <w:sz w:val="23"/>
          <w:szCs w:val="23"/>
        </w:rPr>
        <w:t>favorites</w:t>
      </w:r>
      <w:proofErr w:type="spellEnd"/>
      <w:r>
        <w:rPr>
          <w:sz w:val="23"/>
          <w:szCs w:val="23"/>
        </w:rPr>
        <w:t xml:space="preserve"> of </w:t>
      </w:r>
      <w:proofErr w:type="spellStart"/>
      <w:r>
        <w:rPr>
          <w:sz w:val="23"/>
          <w:szCs w:val="23"/>
        </w:rPr>
        <w:t>white</w:t>
      </w:r>
      <w:proofErr w:type="spellEnd"/>
      <w:r>
        <w:rPr>
          <w:sz w:val="23"/>
          <w:szCs w:val="23"/>
        </w:rPr>
        <w:t xml:space="preserve"> folks</w:t>
      </w:r>
    </w:p>
  </w:comment>
  <w:comment w:id="344" w:author="ancarter" w:date="2024-05-10T10:27:00Z" w:initials="a">
    <w:p w14:paraId="68AE1637" w14:textId="77777777" w:rsidR="00AF4A87" w:rsidRDefault="00AF4A87">
      <w:pPr>
        <w:pStyle w:val="CommentText"/>
      </w:pPr>
      <w:r>
        <w:rPr>
          <w:rStyle w:val="CommentReference"/>
        </w:rPr>
        <w:annotationRef/>
      </w:r>
      <w:r>
        <w:t>Horst and Marion</w:t>
      </w:r>
      <w:r w:rsidR="006B1C45">
        <w:t xml:space="preserve"> and </w:t>
      </w:r>
      <w:proofErr w:type="spellStart"/>
      <w:r w:rsidR="006B1C45">
        <w:t>others</w:t>
      </w:r>
      <w:proofErr w:type="spellEnd"/>
    </w:p>
    <w:p w14:paraId="36A060F0" w14:textId="2BAF68DE" w:rsidR="006B1C45" w:rsidRDefault="006B1C45">
      <w:pPr>
        <w:pStyle w:val="CommentText"/>
      </w:pPr>
      <w:r>
        <w:t xml:space="preserve">Gabrielle and I </w:t>
      </w:r>
      <w:proofErr w:type="spellStart"/>
      <w:r>
        <w:t>cite</w:t>
      </w:r>
      <w:proofErr w:type="spellEnd"/>
      <w:r>
        <w:t xml:space="preserve"> a </w:t>
      </w:r>
      <w:proofErr w:type="spellStart"/>
      <w:r>
        <w:t>lot</w:t>
      </w:r>
      <w:proofErr w:type="spellEnd"/>
      <w:r>
        <w:t xml:space="preserve"> of </w:t>
      </w:r>
      <w:proofErr w:type="spellStart"/>
      <w:r>
        <w:t>different</w:t>
      </w:r>
      <w:proofErr w:type="spellEnd"/>
      <w:r>
        <w:t xml:space="preserve"> lit in </w:t>
      </w:r>
      <w:proofErr w:type="spellStart"/>
      <w:r>
        <w:t>our</w:t>
      </w:r>
      <w:proofErr w:type="spellEnd"/>
      <w:r>
        <w:t xml:space="preserve"> </w:t>
      </w:r>
      <w:proofErr w:type="spellStart"/>
      <w:r>
        <w:t>chapter</w:t>
      </w:r>
      <w:proofErr w:type="spellEnd"/>
      <w:r>
        <w:t xml:space="preserve"> </w:t>
      </w:r>
      <w:proofErr w:type="spellStart"/>
      <w:r>
        <w:t>you</w:t>
      </w:r>
      <w:proofErr w:type="spellEnd"/>
      <w:r>
        <w:t xml:space="preserve"> </w:t>
      </w:r>
      <w:proofErr w:type="spellStart"/>
      <w:r>
        <w:t>could</w:t>
      </w:r>
      <w:proofErr w:type="spellEnd"/>
      <w:r>
        <w:t xml:space="preserve"> </w:t>
      </w:r>
      <w:proofErr w:type="spellStart"/>
      <w:r>
        <w:t>pull</w:t>
      </w:r>
      <w:proofErr w:type="spellEnd"/>
      <w:r>
        <w:t xml:space="preserve"> </w:t>
      </w:r>
      <w:proofErr w:type="spellStart"/>
      <w:r>
        <w:t>some</w:t>
      </w:r>
      <w:proofErr w:type="spellEnd"/>
      <w:r>
        <w:t xml:space="preserve"> citations </w:t>
      </w:r>
      <w:proofErr w:type="spellStart"/>
      <w:r>
        <w:t>there</w:t>
      </w:r>
      <w:proofErr w:type="spellEnd"/>
    </w:p>
  </w:comment>
  <w:comment w:id="345" w:author="ancarter" w:date="2024-05-20T11:46:00Z" w:initials="a">
    <w:p w14:paraId="4D3E06BE" w14:textId="047ADFF9" w:rsidR="006B1C45" w:rsidRDefault="006B1C45">
      <w:pPr>
        <w:pStyle w:val="CommentText"/>
      </w:pPr>
      <w:r>
        <w:rPr>
          <w:rStyle w:val="CommentReference"/>
        </w:rPr>
        <w:annotationRef/>
      </w:r>
      <w:r>
        <w:t xml:space="preserve">Here I </w:t>
      </w:r>
      <w:proofErr w:type="spellStart"/>
      <w:r>
        <w:t>think</w:t>
      </w:r>
      <w:proofErr w:type="spellEnd"/>
      <w:r>
        <w:t xml:space="preserve"> </w:t>
      </w:r>
      <w:proofErr w:type="spellStart"/>
      <w:r>
        <w:t>we</w:t>
      </w:r>
      <w:proofErr w:type="spellEnd"/>
      <w:r>
        <w:t xml:space="preserve"> </w:t>
      </w:r>
      <w:proofErr w:type="spellStart"/>
      <w:r>
        <w:t>can</w:t>
      </w:r>
      <w:proofErr w:type="spellEnd"/>
      <w:r>
        <w:t xml:space="preserve"> just </w:t>
      </w:r>
      <w:proofErr w:type="spellStart"/>
      <w:r>
        <w:t>focus</w:t>
      </w:r>
      <w:proofErr w:type="spellEnd"/>
      <w:r>
        <w:t xml:space="preserve"> on </w:t>
      </w:r>
      <w:proofErr w:type="spellStart"/>
      <w:r>
        <w:t>intersectionality’s</w:t>
      </w:r>
      <w:proofErr w:type="spellEnd"/>
      <w:r>
        <w:t xml:space="preserve"> matrix of </w:t>
      </w:r>
      <w:proofErr w:type="spellStart"/>
      <w:r>
        <w:t>domination</w:t>
      </w:r>
      <w:proofErr w:type="spellEnd"/>
      <w:r>
        <w:t xml:space="preserve"> – like, </w:t>
      </w:r>
      <w:proofErr w:type="spellStart"/>
      <w:r>
        <w:t>if</w:t>
      </w:r>
      <w:proofErr w:type="spellEnd"/>
      <w:r>
        <w:t xml:space="preserve"> </w:t>
      </w:r>
      <w:proofErr w:type="spellStart"/>
      <w:r>
        <w:t>people</w:t>
      </w:r>
      <w:proofErr w:type="spellEnd"/>
      <w:r>
        <w:t xml:space="preserve"> just </w:t>
      </w:r>
      <w:proofErr w:type="spellStart"/>
      <w:r>
        <w:t>used</w:t>
      </w:r>
      <w:proofErr w:type="spellEnd"/>
      <w:r>
        <w:t xml:space="preserve"> </w:t>
      </w:r>
      <w:proofErr w:type="spellStart"/>
      <w:r>
        <w:t>that</w:t>
      </w:r>
      <w:proofErr w:type="spellEnd"/>
      <w:r>
        <w:t xml:space="preserve"> </w:t>
      </w:r>
      <w:proofErr w:type="spellStart"/>
      <w:r>
        <w:t>tool</w:t>
      </w:r>
      <w:proofErr w:type="spellEnd"/>
      <w:r>
        <w:t xml:space="preserve">, </w:t>
      </w:r>
      <w:proofErr w:type="spellStart"/>
      <w:r>
        <w:t>we’d</w:t>
      </w:r>
      <w:proofErr w:type="spellEnd"/>
      <w:r>
        <w:t xml:space="preserve"> </w:t>
      </w:r>
      <w:proofErr w:type="spellStart"/>
      <w:r>
        <w:t>be</w:t>
      </w:r>
      <w:proofErr w:type="spellEnd"/>
      <w:r>
        <w:t xml:space="preserve"> </w:t>
      </w:r>
      <w:proofErr w:type="spellStart"/>
      <w:r>
        <w:t>pretty</w:t>
      </w:r>
      <w:proofErr w:type="spellEnd"/>
      <w:r>
        <w:t xml:space="preserve"> </w:t>
      </w:r>
      <w:proofErr w:type="spellStart"/>
      <w:r>
        <w:t>good</w:t>
      </w:r>
      <w:proofErr w:type="spellEnd"/>
      <w:r>
        <w:t>!</w:t>
      </w:r>
    </w:p>
  </w:comment>
  <w:comment w:id="350" w:author="ancarter" w:date="2024-05-20T11:49:00Z" w:initials="a">
    <w:p w14:paraId="30D6B890" w14:textId="42162F87" w:rsidR="006B1C45" w:rsidRDefault="006B1C45">
      <w:pPr>
        <w:pStyle w:val="CommentText"/>
      </w:pPr>
      <w:r>
        <w:rPr>
          <w:rStyle w:val="CommentReference"/>
        </w:rPr>
        <w:annotationRef/>
      </w:r>
      <w:r>
        <w:t xml:space="preserve">I </w:t>
      </w:r>
      <w:proofErr w:type="gramStart"/>
      <w:r>
        <w:t>like</w:t>
      </w:r>
      <w:proofErr w:type="gramEnd"/>
      <w:r>
        <w:t xml:space="preserve"> </w:t>
      </w:r>
      <w:proofErr w:type="spellStart"/>
      <w:r>
        <w:t>keeping</w:t>
      </w:r>
      <w:proofErr w:type="spellEnd"/>
      <w:r>
        <w:t xml:space="preserve"> </w:t>
      </w:r>
      <w:proofErr w:type="spellStart"/>
      <w:r>
        <w:t>this</w:t>
      </w:r>
      <w:proofErr w:type="spellEnd"/>
      <w:r>
        <w:t xml:space="preserve"> </w:t>
      </w:r>
      <w:proofErr w:type="spellStart"/>
      <w:r>
        <w:t>table</w:t>
      </w:r>
      <w:proofErr w:type="spellEnd"/>
      <w:r>
        <w:t xml:space="preserve"> and </w:t>
      </w:r>
      <w:proofErr w:type="spellStart"/>
      <w:r>
        <w:t>these</w:t>
      </w:r>
      <w:proofErr w:type="spellEnd"/>
      <w:r>
        <w:t xml:space="preserve"> </w:t>
      </w:r>
      <w:proofErr w:type="spellStart"/>
      <w:r>
        <w:t>good</w:t>
      </w:r>
      <w:proofErr w:type="spellEnd"/>
      <w:r>
        <w:t xml:space="preserve"> </w:t>
      </w:r>
      <w:proofErr w:type="spellStart"/>
      <w:r>
        <w:t>examples</w:t>
      </w:r>
      <w:proofErr w:type="spellEnd"/>
      <w:r>
        <w:t xml:space="preserve"> and more </w:t>
      </w:r>
      <w:proofErr w:type="spellStart"/>
      <w:r>
        <w:t>applied</w:t>
      </w:r>
      <w:proofErr w:type="spellEnd"/>
      <w:r>
        <w:t xml:space="preserve"> </w:t>
      </w:r>
      <w:proofErr w:type="spellStart"/>
      <w:r>
        <w:t>discussion</w:t>
      </w:r>
      <w:proofErr w:type="spellEnd"/>
      <w:r>
        <w:t xml:space="preserve"> to ag science </w:t>
      </w:r>
      <w:proofErr w:type="spellStart"/>
      <w:r>
        <w:t>here</w:t>
      </w:r>
      <w:proofErr w:type="spellEnd"/>
      <w:r>
        <w:t xml:space="preserve">, but </w:t>
      </w:r>
      <w:proofErr w:type="spellStart"/>
      <w:r>
        <w:t>having</w:t>
      </w:r>
      <w:proofErr w:type="spellEnd"/>
      <w:r>
        <w:t xml:space="preserve"> </w:t>
      </w:r>
      <w:proofErr w:type="spellStart"/>
      <w:r>
        <w:t>some</w:t>
      </w:r>
      <w:proofErr w:type="spellEnd"/>
      <w:r>
        <w:t xml:space="preserve"> initial intro to </w:t>
      </w:r>
      <w:proofErr w:type="spellStart"/>
      <w:r>
        <w:t>this</w:t>
      </w:r>
      <w:proofErr w:type="spellEnd"/>
      <w:r>
        <w:t xml:space="preserve"> in the overview of power </w:t>
      </w:r>
      <w:proofErr w:type="spellStart"/>
      <w:r>
        <w:t>above</w:t>
      </w:r>
      <w:proofErr w:type="spellEnd"/>
      <w:r>
        <w:t xml:space="preserve"> in the lit </w:t>
      </w:r>
      <w:proofErr w:type="spellStart"/>
      <w:r>
        <w:t>review</w:t>
      </w:r>
      <w:proofErr w:type="spellEnd"/>
    </w:p>
  </w:comment>
  <w:comment w:id="354" w:author="ancarter" w:date="2024-05-10T10:31:00Z" w:initials="a">
    <w:p w14:paraId="55C1FDAC" w14:textId="77777777" w:rsidR="00AF4A87" w:rsidRDefault="00AF4A87">
      <w:pPr>
        <w:pStyle w:val="CommentText"/>
      </w:pPr>
      <w:r>
        <w:rPr>
          <w:rStyle w:val="CommentReference"/>
        </w:rPr>
        <w:annotationRef/>
      </w:r>
      <w:r>
        <w:t xml:space="preserve">Food and </w:t>
      </w:r>
      <w:proofErr w:type="spellStart"/>
      <w:r>
        <w:t>water</w:t>
      </w:r>
      <w:proofErr w:type="spellEnd"/>
      <w:r>
        <w:t xml:space="preserve"> </w:t>
      </w:r>
      <w:proofErr w:type="spellStart"/>
      <w:r>
        <w:t>watch</w:t>
      </w:r>
      <w:proofErr w:type="spellEnd"/>
      <w:r>
        <w:t xml:space="preserve"> </w:t>
      </w:r>
      <w:proofErr w:type="spellStart"/>
      <w:r>
        <w:t>report</w:t>
      </w:r>
      <w:proofErr w:type="spellEnd"/>
      <w:r>
        <w:t xml:space="preserve"> on </w:t>
      </w:r>
      <w:proofErr w:type="spellStart"/>
      <w:r>
        <w:t>scientific</w:t>
      </w:r>
      <w:proofErr w:type="spellEnd"/>
      <w:r>
        <w:t xml:space="preserve"> </w:t>
      </w:r>
      <w:proofErr w:type="spellStart"/>
      <w:r>
        <w:t>funding</w:t>
      </w:r>
      <w:proofErr w:type="spellEnd"/>
      <w:r>
        <w:t xml:space="preserve"> from </w:t>
      </w:r>
      <w:proofErr w:type="spellStart"/>
      <w:r>
        <w:t>industry</w:t>
      </w:r>
      <w:proofErr w:type="spellEnd"/>
    </w:p>
    <w:p w14:paraId="42BF67DB" w14:textId="77777777" w:rsidR="00AF4A87" w:rsidRDefault="00AF4A87">
      <w:pPr>
        <w:pStyle w:val="CommentText"/>
      </w:pPr>
    </w:p>
    <w:p w14:paraId="1EE39A0F" w14:textId="4DD7D95B" w:rsidR="00AF4A87" w:rsidRDefault="00AF4A87">
      <w:pPr>
        <w:pStyle w:val="CommentText"/>
      </w:pPr>
      <w:r w:rsidRPr="00AF4A87">
        <w:t>https://foodandwaterwatch.org/wp-content/uploads/2021/03/Public-Research-Private-Gain-Report-April-2012.pdf</w:t>
      </w:r>
    </w:p>
    <w:p w14:paraId="05A373B0" w14:textId="77777777" w:rsidR="00AF4A87" w:rsidRDefault="00AF4A87">
      <w:pPr>
        <w:pStyle w:val="CommentText"/>
      </w:pPr>
    </w:p>
    <w:p w14:paraId="775C9FA1" w14:textId="5279A84D" w:rsidR="00AF4A87" w:rsidRDefault="00AF4A87">
      <w:pPr>
        <w:pStyle w:val="CommentText"/>
      </w:pPr>
      <w:r w:rsidRPr="00AF4A87">
        <w:t>https://foe.org/resources/food-industry-shapes-story-food/</w:t>
      </w:r>
    </w:p>
  </w:comment>
  <w:comment w:id="364" w:author="ancarter" w:date="2024-05-10T10:43:00Z" w:initials="a">
    <w:p w14:paraId="560357D3" w14:textId="26E3F1D7" w:rsidR="00A43B55" w:rsidRDefault="00A43B55">
      <w:pPr>
        <w:pStyle w:val="CommentText"/>
      </w:pPr>
      <w:r>
        <w:rPr>
          <w:rStyle w:val="CommentReference"/>
        </w:rPr>
        <w:annotationRef/>
      </w:r>
      <w:r>
        <w:t xml:space="preserve">and all </w:t>
      </w:r>
      <w:proofErr w:type="spellStart"/>
      <w:r>
        <w:t>these</w:t>
      </w:r>
      <w:proofErr w:type="spellEnd"/>
      <w:r>
        <w:t xml:space="preserve"> same </w:t>
      </w:r>
      <w:proofErr w:type="spellStart"/>
      <w:r>
        <w:t>characteristics</w:t>
      </w:r>
      <w:proofErr w:type="spellEnd"/>
      <w:r>
        <w:t xml:space="preserve"> </w:t>
      </w:r>
      <w:proofErr w:type="spellStart"/>
      <w:r>
        <w:t>are</w:t>
      </w:r>
      <w:proofErr w:type="spellEnd"/>
      <w:r>
        <w:t xml:space="preserve"> </w:t>
      </w:r>
      <w:proofErr w:type="spellStart"/>
      <w:r>
        <w:t>also</w:t>
      </w:r>
      <w:proofErr w:type="spellEnd"/>
      <w:r>
        <w:t xml:space="preserve"> </w:t>
      </w:r>
      <w:proofErr w:type="spellStart"/>
      <w:r>
        <w:t>what</w:t>
      </w:r>
      <w:proofErr w:type="spellEnd"/>
      <w:r>
        <w:t xml:space="preserve"> </w:t>
      </w:r>
      <w:proofErr w:type="spellStart"/>
      <w:r>
        <w:t>make</w:t>
      </w:r>
      <w:proofErr w:type="spellEnd"/>
      <w:r>
        <w:t xml:space="preserve"> ag </w:t>
      </w:r>
      <w:proofErr w:type="spellStart"/>
      <w:r>
        <w:t>scientists</w:t>
      </w:r>
      <w:proofErr w:type="spellEnd"/>
      <w:r>
        <w:t xml:space="preserve"> </w:t>
      </w:r>
      <w:proofErr w:type="spellStart"/>
      <w:r>
        <w:t>messengers</w:t>
      </w:r>
      <w:proofErr w:type="spellEnd"/>
      <w:r>
        <w:t>/</w:t>
      </w:r>
      <w:proofErr w:type="spellStart"/>
      <w:r>
        <w:t>co-opters</w:t>
      </w:r>
      <w:proofErr w:type="spellEnd"/>
      <w:r>
        <w:t>/</w:t>
      </w:r>
      <w:proofErr w:type="spellStart"/>
      <w:r>
        <w:t>distributers</w:t>
      </w:r>
      <w:proofErr w:type="spellEnd"/>
      <w:r>
        <w:t xml:space="preserve"> of power </w:t>
      </w:r>
      <w:proofErr w:type="spellStart"/>
      <w:r>
        <w:t>imbalances</w:t>
      </w:r>
      <w:proofErr w:type="spellEnd"/>
      <w:r>
        <w:t xml:space="preserve"> </w:t>
      </w:r>
      <w:proofErr w:type="spellStart"/>
      <w:r>
        <w:t>too</w:t>
      </w:r>
      <w:proofErr w:type="spellEnd"/>
      <w:r>
        <w:t xml:space="preserve"> – </w:t>
      </w:r>
      <w:proofErr w:type="spellStart"/>
      <w:r>
        <w:t>they</w:t>
      </w:r>
      <w:proofErr w:type="spellEnd"/>
      <w:r>
        <w:t xml:space="preserve"> </w:t>
      </w:r>
      <w:proofErr w:type="spellStart"/>
      <w:r>
        <w:t>are</w:t>
      </w:r>
      <w:proofErr w:type="spellEnd"/>
      <w:r>
        <w:t xml:space="preserve"> </w:t>
      </w:r>
      <w:proofErr w:type="spellStart"/>
      <w:r>
        <w:t>easily</w:t>
      </w:r>
      <w:proofErr w:type="spellEnd"/>
      <w:r>
        <w:t xml:space="preserve"> </w:t>
      </w:r>
      <w:proofErr w:type="spellStart"/>
      <w:r>
        <w:t>used</w:t>
      </w:r>
      <w:proofErr w:type="spellEnd"/>
      <w:r>
        <w:t xml:space="preserve"> to </w:t>
      </w:r>
      <w:proofErr w:type="spellStart"/>
      <w:r>
        <w:t>weaponize</w:t>
      </w:r>
      <w:proofErr w:type="spellEnd"/>
      <w:r>
        <w:t xml:space="preserve"> science and </w:t>
      </w:r>
      <w:proofErr w:type="spellStart"/>
      <w:r>
        <w:t>knowledge</w:t>
      </w:r>
      <w:proofErr w:type="spellEnd"/>
      <w:r>
        <w:t xml:space="preserve"> by the power holders</w:t>
      </w:r>
    </w:p>
  </w:comment>
  <w:comment w:id="367" w:author="ancarter" w:date="2024-05-10T10:45:00Z" w:initials="a">
    <w:p w14:paraId="70058036" w14:textId="71C28CD8" w:rsidR="00F035CD" w:rsidRDefault="00F035CD">
      <w:pPr>
        <w:pStyle w:val="CommentText"/>
      </w:pPr>
      <w:r>
        <w:rPr>
          <w:rStyle w:val="CommentReference"/>
        </w:rPr>
        <w:annotationRef/>
      </w:r>
      <w:r>
        <w:t xml:space="preserve">horst and </w:t>
      </w:r>
      <w:proofErr w:type="spellStart"/>
      <w:r>
        <w:t>marion</w:t>
      </w:r>
      <w:proofErr w:type="spellEnd"/>
    </w:p>
  </w:comment>
  <w:comment w:id="368" w:author="ancarter" w:date="2024-05-10T10:46:00Z" w:initials="a">
    <w:p w14:paraId="4BE1759A" w14:textId="77777777" w:rsidR="00F035CD" w:rsidRDefault="00F035CD">
      <w:pPr>
        <w:pStyle w:val="CommentText"/>
      </w:pPr>
      <w:r>
        <w:rPr>
          <w:rStyle w:val="CommentReference"/>
        </w:rPr>
        <w:annotationRef/>
      </w:r>
      <w:r>
        <w:t xml:space="preserve">I </w:t>
      </w:r>
      <w:proofErr w:type="spellStart"/>
      <w:r>
        <w:t>can</w:t>
      </w:r>
      <w:proofErr w:type="spellEnd"/>
      <w:r>
        <w:t xml:space="preserve"> </w:t>
      </w:r>
      <w:proofErr w:type="spellStart"/>
      <w:r>
        <w:t>flesh</w:t>
      </w:r>
      <w:proofErr w:type="spellEnd"/>
      <w:r>
        <w:t xml:space="preserve"> </w:t>
      </w:r>
      <w:proofErr w:type="spellStart"/>
      <w:r>
        <w:t>this</w:t>
      </w:r>
      <w:proofErr w:type="spellEnd"/>
      <w:r>
        <w:t xml:space="preserve"> out more</w:t>
      </w:r>
    </w:p>
    <w:p w14:paraId="21A0461A" w14:textId="77777777" w:rsidR="000231CE" w:rsidRDefault="000231CE">
      <w:pPr>
        <w:pStyle w:val="CommentText"/>
      </w:pPr>
    </w:p>
    <w:p w14:paraId="0B59BFA1" w14:textId="77777777" w:rsidR="000231CE" w:rsidRDefault="000231CE">
      <w:pPr>
        <w:pStyle w:val="CommentText"/>
      </w:pPr>
      <w:proofErr w:type="spellStart"/>
      <w:r>
        <w:t>Something</w:t>
      </w:r>
      <w:proofErr w:type="spellEnd"/>
      <w:r>
        <w:t xml:space="preserve"> </w:t>
      </w:r>
      <w:proofErr w:type="spellStart"/>
      <w:r>
        <w:t>too</w:t>
      </w:r>
      <w:proofErr w:type="spellEnd"/>
      <w:r>
        <w:t xml:space="preserve"> </w:t>
      </w:r>
      <w:proofErr w:type="spellStart"/>
      <w:r>
        <w:t>about</w:t>
      </w:r>
      <w:proofErr w:type="spellEnd"/>
      <w:r>
        <w:t xml:space="preserve"> </w:t>
      </w:r>
      <w:proofErr w:type="spellStart"/>
      <w:r>
        <w:t>how</w:t>
      </w:r>
      <w:proofErr w:type="spellEnd"/>
      <w:r>
        <w:t xml:space="preserve"> </w:t>
      </w:r>
      <w:proofErr w:type="gramStart"/>
      <w:r>
        <w:t>it is</w:t>
      </w:r>
      <w:proofErr w:type="gramEnd"/>
      <w:r>
        <w:t xml:space="preserve"> non-profits (WFAN, PFI) </w:t>
      </w:r>
      <w:proofErr w:type="spellStart"/>
      <w:r>
        <w:t>embracing</w:t>
      </w:r>
      <w:proofErr w:type="spellEnd"/>
      <w:r>
        <w:t xml:space="preserve"> the </w:t>
      </w:r>
      <w:proofErr w:type="spellStart"/>
      <w:r>
        <w:t>reciprocal</w:t>
      </w:r>
      <w:proofErr w:type="spellEnd"/>
      <w:r>
        <w:t xml:space="preserve"> learning, peer to peer, more so </w:t>
      </w:r>
      <w:proofErr w:type="spellStart"/>
      <w:r>
        <w:t>than</w:t>
      </w:r>
      <w:proofErr w:type="spellEnd"/>
      <w:r>
        <w:t xml:space="preserve"> land grant, </w:t>
      </w:r>
      <w:proofErr w:type="spellStart"/>
      <w:r>
        <w:t>who</w:t>
      </w:r>
      <w:proofErr w:type="spellEnd"/>
      <w:r>
        <w:t xml:space="preserve"> </w:t>
      </w:r>
      <w:proofErr w:type="spellStart"/>
      <w:r>
        <w:t>then</w:t>
      </w:r>
      <w:proofErr w:type="spellEnd"/>
      <w:r>
        <w:t xml:space="preserve"> </w:t>
      </w:r>
      <w:proofErr w:type="spellStart"/>
      <w:r>
        <w:t>co-opts</w:t>
      </w:r>
      <w:proofErr w:type="spellEnd"/>
      <w:r>
        <w:t xml:space="preserve"> it – </w:t>
      </w:r>
      <w:proofErr w:type="spellStart"/>
      <w:r>
        <w:t>can</w:t>
      </w:r>
      <w:proofErr w:type="spellEnd"/>
      <w:r>
        <w:t xml:space="preserve"> </w:t>
      </w:r>
      <w:proofErr w:type="spellStart"/>
      <w:r>
        <w:t>quote</w:t>
      </w:r>
      <w:proofErr w:type="spellEnd"/>
      <w:r>
        <w:t xml:space="preserve"> Sachs and the </w:t>
      </w:r>
      <w:proofErr w:type="spellStart"/>
      <w:r>
        <w:t>women</w:t>
      </w:r>
      <w:proofErr w:type="spellEnd"/>
      <w:r>
        <w:t xml:space="preserve"> farmer book</w:t>
      </w:r>
    </w:p>
    <w:p w14:paraId="1EB9ECBC" w14:textId="77777777" w:rsidR="00515A6A" w:rsidRDefault="00515A6A">
      <w:pPr>
        <w:pStyle w:val="CommentText"/>
      </w:pPr>
    </w:p>
    <w:p w14:paraId="49A6A026" w14:textId="2C717BA6" w:rsidR="00515A6A" w:rsidRDefault="00515A6A">
      <w:pPr>
        <w:pStyle w:val="CommentText"/>
      </w:pPr>
      <w:r>
        <w:t xml:space="preserve">SO I DIDN’T GET TO THIS! If </w:t>
      </w:r>
      <w:proofErr w:type="spellStart"/>
      <w:r>
        <w:t>you</w:t>
      </w:r>
      <w:proofErr w:type="spellEnd"/>
      <w:r>
        <w:t xml:space="preserve"> </w:t>
      </w:r>
      <w:proofErr w:type="spellStart"/>
      <w:r>
        <w:t>want</w:t>
      </w:r>
      <w:proofErr w:type="spellEnd"/>
      <w:r>
        <w:t xml:space="preserve">, I </w:t>
      </w:r>
      <w:proofErr w:type="spellStart"/>
      <w:r>
        <w:t>can</w:t>
      </w:r>
      <w:proofErr w:type="spellEnd"/>
      <w:r>
        <w:t xml:space="preserve"> </w:t>
      </w:r>
      <w:proofErr w:type="spellStart"/>
      <w:r>
        <w:t>work</w:t>
      </w:r>
      <w:proofErr w:type="spellEnd"/>
      <w:r>
        <w:t xml:space="preserve"> on </w:t>
      </w:r>
      <w:proofErr w:type="spellStart"/>
      <w:r>
        <w:t>this</w:t>
      </w:r>
      <w:proofErr w:type="spellEnd"/>
      <w:r>
        <w:t xml:space="preserve"> </w:t>
      </w:r>
      <w:proofErr w:type="spellStart"/>
      <w:r>
        <w:t>specific</w:t>
      </w:r>
      <w:proofErr w:type="spellEnd"/>
      <w:r>
        <w:t xml:space="preserve"> part (a </w:t>
      </w:r>
      <w:proofErr w:type="spellStart"/>
      <w:r>
        <w:t>few</w:t>
      </w:r>
      <w:proofErr w:type="spellEnd"/>
      <w:r>
        <w:t xml:space="preserve"> </w:t>
      </w:r>
      <w:proofErr w:type="spellStart"/>
      <w:r>
        <w:t>paragraphs</w:t>
      </w:r>
      <w:proofErr w:type="spellEnd"/>
      <w:r>
        <w:t xml:space="preserve">) </w:t>
      </w:r>
      <w:proofErr w:type="spellStart"/>
      <w:r>
        <w:t>when</w:t>
      </w:r>
      <w:proofErr w:type="spellEnd"/>
      <w:r>
        <w:t xml:space="preserve"> back online on </w:t>
      </w:r>
      <w:proofErr w:type="spellStart"/>
      <w:r>
        <w:t>Wednesday</w:t>
      </w:r>
      <w:proofErr w:type="spellEnd"/>
      <w:r>
        <w:t xml:space="preserve">! </w:t>
      </w:r>
    </w:p>
  </w:comment>
  <w:comment w:id="369" w:author="ancarter" w:date="2024-05-10T14:40:00Z" w:initials="a">
    <w:p w14:paraId="398F28A9" w14:textId="77777777" w:rsidR="00B7234D" w:rsidRDefault="00B7234D">
      <w:pPr>
        <w:pStyle w:val="CommentText"/>
      </w:pPr>
      <w:r>
        <w:rPr>
          <w:rStyle w:val="CommentReference"/>
        </w:rPr>
        <w:annotationRef/>
      </w:r>
      <w:r>
        <w:t xml:space="preserve">Place </w:t>
      </w:r>
      <w:proofErr w:type="spellStart"/>
      <w:r>
        <w:t>based</w:t>
      </w:r>
      <w:proofErr w:type="spellEnd"/>
      <w:r>
        <w:t xml:space="preserve"> </w:t>
      </w:r>
      <w:proofErr w:type="spellStart"/>
      <w:r>
        <w:t>knowledge</w:t>
      </w:r>
      <w:proofErr w:type="spellEnd"/>
      <w:r>
        <w:t xml:space="preserve"> – WFAN – </w:t>
      </w:r>
      <w:proofErr w:type="spellStart"/>
      <w:r>
        <w:t>respecting</w:t>
      </w:r>
      <w:proofErr w:type="spellEnd"/>
      <w:r>
        <w:t xml:space="preserve"> </w:t>
      </w:r>
      <w:proofErr w:type="spellStart"/>
      <w:r>
        <w:t>women’s</w:t>
      </w:r>
      <w:proofErr w:type="spellEnd"/>
      <w:r>
        <w:t xml:space="preserve"> </w:t>
      </w:r>
      <w:proofErr w:type="spellStart"/>
      <w:r>
        <w:t>own</w:t>
      </w:r>
      <w:proofErr w:type="spellEnd"/>
      <w:r>
        <w:t xml:space="preserve"> </w:t>
      </w:r>
      <w:proofErr w:type="spellStart"/>
      <w:r>
        <w:t>experiences</w:t>
      </w:r>
      <w:proofErr w:type="spellEnd"/>
    </w:p>
    <w:p w14:paraId="77F53F14" w14:textId="31F4D3A8" w:rsidR="00B7234D" w:rsidRDefault="00B7234D">
      <w:pPr>
        <w:pStyle w:val="CommentText"/>
      </w:pPr>
    </w:p>
  </w:comment>
  <w:comment w:id="370" w:author="ancarter" w:date="2024-05-10T14:18:00Z" w:initials="a">
    <w:p w14:paraId="5B5E4BA6" w14:textId="6F286826" w:rsidR="003C3909" w:rsidRDefault="003C3909">
      <w:pPr>
        <w:pStyle w:val="CommentText"/>
      </w:pPr>
      <w:r>
        <w:rPr>
          <w:rStyle w:val="CommentReference"/>
        </w:rPr>
        <w:annotationRef/>
      </w:r>
      <w:r>
        <w:t xml:space="preserve">Is </w:t>
      </w:r>
      <w:proofErr w:type="spellStart"/>
      <w:r>
        <w:t>really</w:t>
      </w:r>
      <w:proofErr w:type="spellEnd"/>
      <w:r>
        <w:t xml:space="preserve"> </w:t>
      </w:r>
      <w:proofErr w:type="spellStart"/>
      <w:r>
        <w:t>Indigenous</w:t>
      </w:r>
      <w:proofErr w:type="spellEnd"/>
      <w:r>
        <w:t xml:space="preserve"> </w:t>
      </w:r>
      <w:proofErr w:type="spellStart"/>
      <w:r>
        <w:t>knowledge</w:t>
      </w:r>
      <w:proofErr w:type="spellEnd"/>
    </w:p>
  </w:comment>
  <w:comment w:id="371" w:author="ancarter" w:date="2024-05-10T14:22:00Z" w:initials="a">
    <w:p w14:paraId="4B90EF4B" w14:textId="50828557" w:rsidR="003C3909" w:rsidRDefault="003C3909">
      <w:pPr>
        <w:pStyle w:val="CommentText"/>
      </w:pPr>
      <w:r>
        <w:rPr>
          <w:rStyle w:val="CommentReference"/>
        </w:rPr>
        <w:annotationRef/>
      </w:r>
      <w:r>
        <w:t xml:space="preserve">TEK </w:t>
      </w:r>
      <w:r w:rsidR="00515A6A">
        <w:t>(</w:t>
      </w:r>
      <w:proofErr w:type="spellStart"/>
      <w:r w:rsidR="00515A6A">
        <w:t>Traditional</w:t>
      </w:r>
      <w:proofErr w:type="spellEnd"/>
      <w:r w:rsidR="00515A6A">
        <w:t xml:space="preserve"> </w:t>
      </w:r>
      <w:proofErr w:type="spellStart"/>
      <w:r w:rsidR="00515A6A">
        <w:t>Ecological</w:t>
      </w:r>
      <w:proofErr w:type="spellEnd"/>
      <w:r w:rsidR="00515A6A">
        <w:t xml:space="preserve"> Knowledge) </w:t>
      </w:r>
      <w:proofErr w:type="spellStart"/>
      <w:r>
        <w:t>also</w:t>
      </w:r>
      <w:proofErr w:type="spellEnd"/>
      <w:r>
        <w:t xml:space="preserve"> </w:t>
      </w:r>
      <w:proofErr w:type="spellStart"/>
      <w:r>
        <w:t>uses</w:t>
      </w:r>
      <w:proofErr w:type="spellEnd"/>
      <w:r>
        <w:t xml:space="preserve"> </w:t>
      </w:r>
      <w:proofErr w:type="spellStart"/>
      <w:r>
        <w:t>systematic</w:t>
      </w:r>
      <w:proofErr w:type="spellEnd"/>
      <w:r>
        <w:t xml:space="preserve"> observation</w:t>
      </w:r>
    </w:p>
  </w:comment>
  <w:comment w:id="388" w:author="ancarter" w:date="2024-05-20T11:54:00Z" w:initials="a">
    <w:p w14:paraId="2E912185" w14:textId="3715F95A" w:rsidR="00515A6A" w:rsidRDefault="00515A6A">
      <w:pPr>
        <w:pStyle w:val="CommentText"/>
      </w:pPr>
      <w:r>
        <w:rPr>
          <w:rStyle w:val="CommentReference"/>
        </w:rPr>
        <w:annotationRef/>
      </w:r>
      <w:proofErr w:type="spellStart"/>
      <w:r>
        <w:t>Could</w:t>
      </w:r>
      <w:proofErr w:type="spellEnd"/>
      <w:r>
        <w:t xml:space="preserve"> look </w:t>
      </w:r>
      <w:proofErr w:type="spellStart"/>
      <w:r>
        <w:t>here</w:t>
      </w:r>
      <w:proofErr w:type="spellEnd"/>
      <w:r>
        <w:t xml:space="preserve"> </w:t>
      </w:r>
      <w:proofErr w:type="spellStart"/>
      <w:r>
        <w:t>too</w:t>
      </w:r>
      <w:proofErr w:type="spellEnd"/>
      <w:r>
        <w:t xml:space="preserve"> to the </w:t>
      </w:r>
      <w:proofErr w:type="spellStart"/>
      <w:r>
        <w:t>recommendations</w:t>
      </w:r>
      <w:proofErr w:type="spellEnd"/>
      <w:r>
        <w:t xml:space="preserve"> from the </w:t>
      </w:r>
      <w:proofErr w:type="spellStart"/>
      <w:r>
        <w:t>chapter</w:t>
      </w:r>
      <w:proofErr w:type="spellEnd"/>
      <w:r>
        <w:t xml:space="preserve"> I </w:t>
      </w:r>
      <w:proofErr w:type="spellStart"/>
      <w:r>
        <w:t>wrote</w:t>
      </w:r>
      <w:proofErr w:type="spellEnd"/>
      <w:r>
        <w:t xml:space="preserve"> with Gabrielle</w:t>
      </w:r>
    </w:p>
  </w:comment>
  <w:comment w:id="389" w:author="ancarter" w:date="2024-05-10T14:31:00Z" w:initials="a">
    <w:p w14:paraId="189420EA" w14:textId="4504AEA8" w:rsidR="006D0F51" w:rsidRDefault="006D0F51">
      <w:pPr>
        <w:pStyle w:val="CommentText"/>
      </w:pPr>
      <w:r>
        <w:rPr>
          <w:rStyle w:val="CommentReference"/>
        </w:rPr>
        <w:annotationRef/>
      </w:r>
      <w:r>
        <w:t xml:space="preserve">Love </w:t>
      </w:r>
      <w:proofErr w:type="spellStart"/>
      <w:r>
        <w:t>this</w:t>
      </w:r>
      <w:proofErr w:type="spellEnd"/>
      <w:r>
        <w:t xml:space="preserve"> </w:t>
      </w:r>
      <w:proofErr w:type="spellStart"/>
      <w:r>
        <w:t>figure</w:t>
      </w:r>
      <w:proofErr w:type="spellEnd"/>
      <w:r>
        <w:t>, Gina!</w:t>
      </w:r>
    </w:p>
  </w:comment>
  <w:comment w:id="395" w:author="ancarter" w:date="2024-05-20T11:55:00Z" w:initials="a">
    <w:p w14:paraId="5D65EC24" w14:textId="77777777" w:rsidR="00515A6A" w:rsidRDefault="00515A6A">
      <w:pPr>
        <w:pStyle w:val="CommentText"/>
      </w:pPr>
      <w:r>
        <w:rPr>
          <w:rStyle w:val="CommentReference"/>
        </w:rPr>
        <w:annotationRef/>
      </w:r>
      <w:proofErr w:type="spellStart"/>
      <w:r>
        <w:t>Could</w:t>
      </w:r>
      <w:proofErr w:type="spellEnd"/>
      <w:r>
        <w:t xml:space="preserve"> </w:t>
      </w:r>
      <w:proofErr w:type="spellStart"/>
      <w:r>
        <w:t>cite</w:t>
      </w:r>
      <w:proofErr w:type="spellEnd"/>
      <w:r>
        <w:t xml:space="preserve"> the curriculum guide</w:t>
      </w:r>
    </w:p>
    <w:p w14:paraId="7B49177A" w14:textId="77777777" w:rsidR="00515A6A" w:rsidRDefault="00515A6A">
      <w:pPr>
        <w:pStyle w:val="CommentText"/>
      </w:pPr>
    </w:p>
    <w:p w14:paraId="3BB5FCFB" w14:textId="32161A6B" w:rsidR="00515A6A" w:rsidRDefault="00515A6A">
      <w:pPr>
        <w:pStyle w:val="CommentText"/>
      </w:pPr>
      <w:r w:rsidRPr="00515A6A">
        <w:t>https://static1.squarespace.com/static/5ae9eb0a697a9837968fb75c/t/6426ff85d9e43c73831f846e/1680277384686/8thEdition_final-compressed%2B%281%29.pdf</w:t>
      </w:r>
    </w:p>
  </w:comment>
  <w:comment w:id="413" w:author="ancarter" w:date="2024-05-10T14:43:00Z" w:initials="a">
    <w:p w14:paraId="7A5ED0A8" w14:textId="1D7A3C26" w:rsidR="00B7234D" w:rsidRDefault="00B7234D">
      <w:pPr>
        <w:pStyle w:val="CommentText"/>
      </w:pPr>
      <w:r>
        <w:rPr>
          <w:rStyle w:val="CommentReference"/>
        </w:rPr>
        <w:annotationRef/>
      </w:r>
      <w:proofErr w:type="spellStart"/>
      <w:r>
        <w:t>Harraway</w:t>
      </w:r>
      <w:proofErr w:type="spellEnd"/>
    </w:p>
  </w:comment>
  <w:comment w:id="418" w:author="ancarter" w:date="2024-05-10T14:44:00Z" w:initials="a">
    <w:p w14:paraId="3AFCD29B" w14:textId="360E265D" w:rsidR="00515A6A" w:rsidRDefault="00B7234D">
      <w:pPr>
        <w:pStyle w:val="CommentText"/>
      </w:pPr>
      <w:r>
        <w:rPr>
          <w:rStyle w:val="CommentReference"/>
        </w:rPr>
        <w:annotationRef/>
      </w:r>
      <w:r w:rsidR="00515A6A">
        <w:t xml:space="preserve">I </w:t>
      </w:r>
      <w:proofErr w:type="spellStart"/>
      <w:r w:rsidR="00515A6A">
        <w:t>know</w:t>
      </w:r>
      <w:proofErr w:type="spellEnd"/>
      <w:r w:rsidR="00515A6A">
        <w:t xml:space="preserve"> </w:t>
      </w:r>
      <w:proofErr w:type="spellStart"/>
      <w:r w:rsidR="00515A6A">
        <w:t>minoritized</w:t>
      </w:r>
      <w:proofErr w:type="spellEnd"/>
      <w:r w:rsidR="00515A6A">
        <w:t xml:space="preserve"> and </w:t>
      </w:r>
      <w:proofErr w:type="spellStart"/>
      <w:r w:rsidR="00515A6A">
        <w:t>marginalized</w:t>
      </w:r>
      <w:proofErr w:type="spellEnd"/>
      <w:r w:rsidR="00515A6A">
        <w:t xml:space="preserve"> or </w:t>
      </w:r>
      <w:proofErr w:type="spellStart"/>
      <w:r w:rsidR="00515A6A">
        <w:t>underrepresented</w:t>
      </w:r>
      <w:proofErr w:type="spellEnd"/>
      <w:r w:rsidR="00515A6A">
        <w:t xml:space="preserve"> </w:t>
      </w:r>
      <w:proofErr w:type="spellStart"/>
      <w:r w:rsidR="00515A6A">
        <w:t>are</w:t>
      </w:r>
      <w:proofErr w:type="spellEnd"/>
      <w:r w:rsidR="00515A6A">
        <w:t xml:space="preserve"> </w:t>
      </w:r>
      <w:proofErr w:type="spellStart"/>
      <w:r w:rsidR="00515A6A">
        <w:t>how</w:t>
      </w:r>
      <w:proofErr w:type="spellEnd"/>
      <w:r w:rsidR="00515A6A">
        <w:t xml:space="preserve"> the </w:t>
      </w:r>
      <w:proofErr w:type="gramStart"/>
      <w:r w:rsidR="00515A6A">
        <w:t>USDA and</w:t>
      </w:r>
      <w:proofErr w:type="gramEnd"/>
      <w:r w:rsidR="00515A6A">
        <w:t xml:space="preserve"> </w:t>
      </w:r>
      <w:proofErr w:type="spellStart"/>
      <w:r w:rsidR="00515A6A">
        <w:t>other</w:t>
      </w:r>
      <w:proofErr w:type="spellEnd"/>
      <w:r w:rsidR="00515A6A">
        <w:t xml:space="preserve"> talk </w:t>
      </w:r>
      <w:proofErr w:type="spellStart"/>
      <w:r w:rsidR="00515A6A">
        <w:t>about</w:t>
      </w:r>
      <w:proofErr w:type="spellEnd"/>
      <w:r w:rsidR="00515A6A">
        <w:t xml:space="preserve"> </w:t>
      </w:r>
      <w:proofErr w:type="spellStart"/>
      <w:r w:rsidR="00515A6A">
        <w:t>these</w:t>
      </w:r>
      <w:proofErr w:type="spellEnd"/>
      <w:r w:rsidR="00515A6A">
        <w:t xml:space="preserve"> folks</w:t>
      </w:r>
    </w:p>
    <w:p w14:paraId="026620EA" w14:textId="77777777" w:rsidR="00515A6A" w:rsidRDefault="00515A6A">
      <w:pPr>
        <w:pStyle w:val="CommentText"/>
      </w:pPr>
    </w:p>
    <w:p w14:paraId="5D3574A3" w14:textId="76FE62DB" w:rsidR="00B7234D" w:rsidRDefault="00515A6A">
      <w:pPr>
        <w:pStyle w:val="CommentText"/>
      </w:pPr>
      <w:proofErr w:type="spellStart"/>
      <w:r>
        <w:t>However</w:t>
      </w:r>
      <w:proofErr w:type="spellEnd"/>
      <w:r>
        <w:t>, I like ”</w:t>
      </w:r>
      <w:proofErr w:type="spellStart"/>
      <w:r>
        <w:t>i</w:t>
      </w:r>
      <w:r w:rsidR="00B7234D">
        <w:t>nstitutionally</w:t>
      </w:r>
      <w:proofErr w:type="spellEnd"/>
      <w:r w:rsidR="00B7234D">
        <w:t xml:space="preserve"> </w:t>
      </w:r>
      <w:proofErr w:type="spellStart"/>
      <w:r w:rsidR="00B7234D">
        <w:t>excluded</w:t>
      </w:r>
      <w:proofErr w:type="spellEnd"/>
      <w:r>
        <w:t xml:space="preserve">” </w:t>
      </w:r>
      <w:proofErr w:type="spellStart"/>
      <w:r>
        <w:t>too</w:t>
      </w:r>
      <w:proofErr w:type="spellEnd"/>
      <w:r>
        <w:t xml:space="preserve"> (not </w:t>
      </w:r>
      <w:proofErr w:type="spellStart"/>
      <w:r>
        <w:t>my</w:t>
      </w:r>
      <w:proofErr w:type="spellEnd"/>
      <w:r>
        <w:t xml:space="preserve"> invention) </w:t>
      </w:r>
      <w:proofErr w:type="spellStart"/>
      <w:r>
        <w:t>because</w:t>
      </w:r>
      <w:proofErr w:type="spellEnd"/>
      <w:r>
        <w:t xml:space="preserve"> it puts the </w:t>
      </w:r>
      <w:proofErr w:type="spellStart"/>
      <w:r>
        <w:t>onus</w:t>
      </w:r>
      <w:proofErr w:type="spellEnd"/>
      <w:r>
        <w:t xml:space="preserve"> on the institution </w:t>
      </w:r>
      <w:proofErr w:type="spellStart"/>
      <w:r>
        <w:t>that</w:t>
      </w:r>
      <w:proofErr w:type="spellEnd"/>
      <w:r>
        <w:t xml:space="preserve"> is </w:t>
      </w:r>
      <w:proofErr w:type="spellStart"/>
      <w:r>
        <w:t>doing</w:t>
      </w:r>
      <w:proofErr w:type="spellEnd"/>
      <w:r>
        <w:t xml:space="preserve"> the harm! </w:t>
      </w:r>
      <w:proofErr w:type="spellStart"/>
      <w:r>
        <w:t>Names</w:t>
      </w:r>
      <w:proofErr w:type="spellEnd"/>
      <w:r>
        <w:t xml:space="preserve"> the </w:t>
      </w:r>
      <w:proofErr w:type="spellStart"/>
      <w:r>
        <w:t>actor</w:t>
      </w:r>
      <w:proofErr w:type="spellEnd"/>
      <w:r>
        <w:t xml:space="preserve">, sort of like </w:t>
      </w:r>
      <w:proofErr w:type="spellStart"/>
      <w:r>
        <w:t>calling</w:t>
      </w:r>
      <w:proofErr w:type="spellEnd"/>
      <w:r>
        <w:t xml:space="preserve"> </w:t>
      </w:r>
      <w:proofErr w:type="spellStart"/>
      <w:r>
        <w:t>domestic</w:t>
      </w:r>
      <w:proofErr w:type="spellEnd"/>
      <w:r>
        <w:t xml:space="preserve"> partner </w:t>
      </w:r>
      <w:proofErr w:type="spellStart"/>
      <w:r>
        <w:t>violence</w:t>
      </w:r>
      <w:proofErr w:type="spellEnd"/>
      <w:r>
        <w:t xml:space="preserve"> ”</w:t>
      </w:r>
      <w:proofErr w:type="spellStart"/>
      <w:r>
        <w:t>domestic</w:t>
      </w:r>
      <w:proofErr w:type="spellEnd"/>
      <w:r>
        <w:t xml:space="preserve"> partner </w:t>
      </w:r>
      <w:proofErr w:type="spellStart"/>
      <w:r>
        <w:t>violence</w:t>
      </w:r>
      <w:proofErr w:type="spellEnd"/>
      <w:r>
        <w:t xml:space="preserve">” </w:t>
      </w:r>
      <w:proofErr w:type="spellStart"/>
      <w:r>
        <w:t>instead</w:t>
      </w:r>
      <w:proofErr w:type="spellEnd"/>
      <w:r>
        <w:t xml:space="preserve"> of ”</w:t>
      </w:r>
      <w:proofErr w:type="spellStart"/>
      <w:r>
        <w:t>battered</w:t>
      </w:r>
      <w:proofErr w:type="spellEnd"/>
      <w:r>
        <w:t xml:space="preserve"> </w:t>
      </w:r>
      <w:proofErr w:type="spellStart"/>
      <w:r>
        <w:t>woman</w:t>
      </w:r>
      <w:proofErr w:type="spellEnd"/>
      <w:r>
        <w:t xml:space="preserve"> syndrome”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D5441" w15:done="0"/>
  <w15:commentEx w15:paraId="5FD1D290" w15:done="0"/>
  <w15:commentEx w15:paraId="18B1D8A1" w15:done="0"/>
  <w15:commentEx w15:paraId="45841582" w15:done="0"/>
  <w15:commentEx w15:paraId="4A070B48" w15:done="0"/>
  <w15:commentEx w15:paraId="1B7B8452" w15:done="0"/>
  <w15:commentEx w15:paraId="0DE961AB" w15:done="0"/>
  <w15:commentEx w15:paraId="2043EA48" w15:done="0"/>
  <w15:commentEx w15:paraId="2DF25C38" w15:done="0"/>
  <w15:commentEx w15:paraId="0B339EF4" w15:done="0"/>
  <w15:commentEx w15:paraId="3275DEFA" w15:done="0"/>
  <w15:commentEx w15:paraId="3D198F1A" w15:done="0"/>
  <w15:commentEx w15:paraId="29AB41E5" w15:done="0"/>
  <w15:commentEx w15:paraId="41A74084" w15:done="0"/>
  <w15:commentEx w15:paraId="6E7B7202" w15:done="0"/>
  <w15:commentEx w15:paraId="64BA4977" w15:done="0"/>
  <w15:commentEx w15:paraId="6CA70410" w15:done="0"/>
  <w15:commentEx w15:paraId="188DEFDA" w15:done="0"/>
  <w15:commentEx w15:paraId="57137A3D" w15:done="0"/>
  <w15:commentEx w15:paraId="0D478001" w15:done="0"/>
  <w15:commentEx w15:paraId="7249BC78" w15:done="0"/>
  <w15:commentEx w15:paraId="36A060F0" w15:done="0"/>
  <w15:commentEx w15:paraId="4D3E06BE" w15:done="0"/>
  <w15:commentEx w15:paraId="30D6B890" w15:done="0"/>
  <w15:commentEx w15:paraId="775C9FA1" w15:done="0"/>
  <w15:commentEx w15:paraId="560357D3" w15:done="0"/>
  <w15:commentEx w15:paraId="70058036" w15:done="0"/>
  <w15:commentEx w15:paraId="49A6A026" w15:done="0"/>
  <w15:commentEx w15:paraId="77F53F14" w15:done="0"/>
  <w15:commentEx w15:paraId="5B5E4BA6" w15:done="0"/>
  <w15:commentEx w15:paraId="4B90EF4B" w15:done="0"/>
  <w15:commentEx w15:paraId="2E912185" w15:done="0"/>
  <w15:commentEx w15:paraId="189420EA" w15:done="0"/>
  <w15:commentEx w15:paraId="3BB5FCFB" w15:done="0"/>
  <w15:commentEx w15:paraId="7A5ED0A8" w15:done="0"/>
  <w15:commentEx w15:paraId="5D3574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21CEA" w16cex:dateUtc="2024-05-10T18:40:00Z"/>
  <w16cex:commentExtensible w16cex:durableId="661A3663" w16cex:dateUtc="2024-05-10T14:05:00Z"/>
  <w16cex:commentExtensible w16cex:durableId="0660BEF0" w16cex:dateUtc="2024-05-20T13:56:00Z"/>
  <w16cex:commentExtensible w16cex:durableId="75C62AD0" w16cex:dateUtc="2024-05-20T14:14:00Z"/>
  <w16cex:commentExtensible w16cex:durableId="5EFA68F8" w16cex:dateUtc="2024-05-20T14:16:00Z"/>
  <w16cex:commentExtensible w16cex:durableId="6B97F36A" w16cex:dateUtc="2024-05-20T14:16:00Z"/>
  <w16cex:commentExtensible w16cex:durableId="557FFD77" w16cex:dateUtc="2024-05-20T13:57:00Z"/>
  <w16cex:commentExtensible w16cex:durableId="06BE8EA6" w16cex:dateUtc="2024-05-10T14:08:00Z"/>
  <w16cex:commentExtensible w16cex:durableId="708BE714" w16cex:dateUtc="2024-05-10T14:09:00Z"/>
  <w16cex:commentExtensible w16cex:durableId="15782B4E" w16cex:dateUtc="2024-05-20T15:39:00Z"/>
  <w16cex:commentExtensible w16cex:durableId="4CF9799E" w16cex:dateUtc="2024-05-20T14:48:00Z"/>
  <w16cex:commentExtensible w16cex:durableId="0BF18DB3" w16cex:dateUtc="2024-05-20T14:50:00Z"/>
  <w16cex:commentExtensible w16cex:durableId="03D47A42" w16cex:dateUtc="2024-05-20T15:14:00Z"/>
  <w16cex:commentExtensible w16cex:durableId="11265061" w16cex:dateUtc="2024-05-20T15:48:00Z"/>
  <w16cex:commentExtensible w16cex:durableId="4E2BD2CC" w16cex:dateUtc="2024-05-20T15:08:00Z"/>
  <w16cex:commentExtensible w16cex:durableId="7E9E74BF" w16cex:dateUtc="2024-05-20T13:53:00Z"/>
  <w16cex:commentExtensible w16cex:durableId="628CB2E3" w16cex:dateUtc="2024-05-20T13:53:00Z"/>
  <w16cex:commentExtensible w16cex:durableId="0613D027" w16cex:dateUtc="2024-05-20T15:32:00Z"/>
  <w16cex:commentExtensible w16cex:durableId="2816D0BF" w16cex:dateUtc="2024-05-10T14:16:00Z"/>
  <w16cex:commentExtensible w16cex:durableId="13956128" w16cex:dateUtc="2024-05-10T14:19:00Z"/>
  <w16cex:commentExtensible w16cex:durableId="539821F4" w16cex:dateUtc="2024-05-10T14:25:00Z"/>
  <w16cex:commentExtensible w16cex:durableId="3E641EAE" w16cex:dateUtc="2024-05-10T14:27:00Z"/>
  <w16cex:commentExtensible w16cex:durableId="2C051940" w16cex:dateUtc="2024-05-20T15:46:00Z"/>
  <w16cex:commentExtensible w16cex:durableId="2C68BD08" w16cex:dateUtc="2024-05-20T15:49:00Z"/>
  <w16cex:commentExtensible w16cex:durableId="4A9AEE65" w16cex:dateUtc="2024-05-10T14:31:00Z"/>
  <w16cex:commentExtensible w16cex:durableId="2D1F8A4E" w16cex:dateUtc="2024-05-10T14:43:00Z"/>
  <w16cex:commentExtensible w16cex:durableId="039B250E" w16cex:dateUtc="2024-05-10T14:45:00Z"/>
  <w16cex:commentExtensible w16cex:durableId="5296552F" w16cex:dateUtc="2024-05-10T14:46:00Z"/>
  <w16cex:commentExtensible w16cex:durableId="07A9A7DE" w16cex:dateUtc="2024-05-10T18:40:00Z"/>
  <w16cex:commentExtensible w16cex:durableId="656F9953" w16cex:dateUtc="2024-05-10T18:18:00Z"/>
  <w16cex:commentExtensible w16cex:durableId="6DA20B95" w16cex:dateUtc="2024-05-10T18:22:00Z"/>
  <w16cex:commentExtensible w16cex:durableId="0B394A97" w16cex:dateUtc="2024-05-20T15:54:00Z"/>
  <w16cex:commentExtensible w16cex:durableId="6F7A9F05" w16cex:dateUtc="2024-05-10T18:31:00Z"/>
  <w16cex:commentExtensible w16cex:durableId="11E80BC6" w16cex:dateUtc="2024-05-20T15:55:00Z"/>
  <w16cex:commentExtensible w16cex:durableId="6382CC5B" w16cex:dateUtc="2024-05-10T18:43:00Z"/>
  <w16cex:commentExtensible w16cex:durableId="37192667" w16cex:dateUtc="2024-05-10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D5441" w16cid:durableId="2A821CEA"/>
  <w16cid:commentId w16cid:paraId="5FD1D290" w16cid:durableId="661A3663"/>
  <w16cid:commentId w16cid:paraId="18B1D8A1" w16cid:durableId="0660BEF0"/>
  <w16cid:commentId w16cid:paraId="45841582" w16cid:durableId="75C62AD0"/>
  <w16cid:commentId w16cid:paraId="4A070B48" w16cid:durableId="5EFA68F8"/>
  <w16cid:commentId w16cid:paraId="1B7B8452" w16cid:durableId="6B97F36A"/>
  <w16cid:commentId w16cid:paraId="0DE961AB" w16cid:durableId="557FFD77"/>
  <w16cid:commentId w16cid:paraId="2043EA48" w16cid:durableId="06BE8EA6"/>
  <w16cid:commentId w16cid:paraId="2DF25C38" w16cid:durableId="708BE714"/>
  <w16cid:commentId w16cid:paraId="0B339EF4" w16cid:durableId="15782B4E"/>
  <w16cid:commentId w16cid:paraId="3275DEFA" w16cid:durableId="4CF9799E"/>
  <w16cid:commentId w16cid:paraId="3D198F1A" w16cid:durableId="0BF18DB3"/>
  <w16cid:commentId w16cid:paraId="29AB41E5" w16cid:durableId="03D47A42"/>
  <w16cid:commentId w16cid:paraId="41A74084" w16cid:durableId="11265061"/>
  <w16cid:commentId w16cid:paraId="6E7B7202" w16cid:durableId="4E2BD2CC"/>
  <w16cid:commentId w16cid:paraId="64BA4977" w16cid:durableId="7E9E74BF"/>
  <w16cid:commentId w16cid:paraId="6CA70410" w16cid:durableId="628CB2E3"/>
  <w16cid:commentId w16cid:paraId="188DEFDA" w16cid:durableId="0613D027"/>
  <w16cid:commentId w16cid:paraId="57137A3D" w16cid:durableId="2816D0BF"/>
  <w16cid:commentId w16cid:paraId="0D478001" w16cid:durableId="13956128"/>
  <w16cid:commentId w16cid:paraId="7249BC78" w16cid:durableId="539821F4"/>
  <w16cid:commentId w16cid:paraId="36A060F0" w16cid:durableId="3E641EAE"/>
  <w16cid:commentId w16cid:paraId="4D3E06BE" w16cid:durableId="2C051940"/>
  <w16cid:commentId w16cid:paraId="30D6B890" w16cid:durableId="2C68BD08"/>
  <w16cid:commentId w16cid:paraId="775C9FA1" w16cid:durableId="4A9AEE65"/>
  <w16cid:commentId w16cid:paraId="560357D3" w16cid:durableId="2D1F8A4E"/>
  <w16cid:commentId w16cid:paraId="70058036" w16cid:durableId="039B250E"/>
  <w16cid:commentId w16cid:paraId="49A6A026" w16cid:durableId="5296552F"/>
  <w16cid:commentId w16cid:paraId="77F53F14" w16cid:durableId="07A9A7DE"/>
  <w16cid:commentId w16cid:paraId="5B5E4BA6" w16cid:durableId="656F9953"/>
  <w16cid:commentId w16cid:paraId="4B90EF4B" w16cid:durableId="6DA20B95"/>
  <w16cid:commentId w16cid:paraId="2E912185" w16cid:durableId="0B394A97"/>
  <w16cid:commentId w16cid:paraId="189420EA" w16cid:durableId="6F7A9F05"/>
  <w16cid:commentId w16cid:paraId="3BB5FCFB" w16cid:durableId="11E80BC6"/>
  <w16cid:commentId w16cid:paraId="7A5ED0A8" w16cid:durableId="6382CC5B"/>
  <w16cid:commentId w16cid:paraId="5D3574A3" w16cid:durableId="37192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4A3FB" w14:textId="77777777" w:rsidR="00F46315" w:rsidRDefault="00F46315" w:rsidP="00B7234D">
      <w:r>
        <w:separator/>
      </w:r>
    </w:p>
  </w:endnote>
  <w:endnote w:type="continuationSeparator" w:id="0">
    <w:p w14:paraId="2BB8C141" w14:textId="77777777" w:rsidR="00F46315" w:rsidRDefault="00F46315" w:rsidP="00B72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imes">
    <w:altName w:val="Times New Roman"/>
    <w:panose1 w:val="02000500000000000000"/>
    <w:charset w:val="00"/>
    <w:family w:val="roman"/>
    <w:notTrueType/>
    <w:pitch w:val="default"/>
  </w:font>
  <w:font w:name="Roboto">
    <w:panose1 w:val="020B0604020202020204"/>
    <w:charset w:val="00"/>
    <w:family w:val="auto"/>
    <w:pitch w:val="variable"/>
    <w:sig w:usb0="E0000AFF" w:usb1="5000217F" w:usb2="00000021" w:usb3="00000000" w:csb0="0000019F" w:csb1="00000000"/>
  </w:font>
  <w:font w:name="Merriweather Sans">
    <w:panose1 w:val="00000000000000000000"/>
    <w:charset w:val="4D"/>
    <w:family w:val="auto"/>
    <w:pitch w:val="variable"/>
    <w:sig w:usb0="A00004FF" w:usb1="4000207B" w:usb2="00000000" w:usb3="00000000" w:csb0="00000193" w:csb1="00000000"/>
  </w:font>
  <w:font w:name="Merriweather">
    <w:panose1 w:val="00000500000000000000"/>
    <w:charset w:val="4D"/>
    <w:family w:val="auto"/>
    <w:pitch w:val="variable"/>
    <w:sig w:usb0="20000207" w:usb1="00000002" w:usb2="00000000" w:usb3="00000000" w:csb0="00000197" w:csb1="00000000"/>
  </w:font>
  <w:font w:name="Segoe UI">
    <w:panose1 w:val="020B0604020202020204"/>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77" w:author="ancarter" w:date="2024-05-10T14:44:00Z"/>
  <w:sdt>
    <w:sdtPr>
      <w:rPr>
        <w:rStyle w:val="PageNumber"/>
      </w:rPr>
      <w:id w:val="-106974548"/>
      <w:docPartObj>
        <w:docPartGallery w:val="Page Numbers (Bottom of Page)"/>
        <w:docPartUnique/>
      </w:docPartObj>
    </w:sdtPr>
    <w:sdtContent>
      <w:customXmlInsRangeEnd w:id="477"/>
      <w:p w14:paraId="709DC906" w14:textId="60741642" w:rsidR="00B7234D" w:rsidRDefault="00B7234D" w:rsidP="00C94416">
        <w:pPr>
          <w:pStyle w:val="Footer"/>
          <w:framePr w:wrap="none" w:vAnchor="text" w:hAnchor="margin" w:xAlign="right" w:y="1"/>
          <w:rPr>
            <w:ins w:id="478" w:author="ancarter" w:date="2024-05-10T14:44:00Z"/>
            <w:rStyle w:val="PageNumber"/>
          </w:rPr>
        </w:pPr>
        <w:ins w:id="479" w:author="ancarter" w:date="2024-05-10T14:44:00Z">
          <w:r>
            <w:rPr>
              <w:rStyle w:val="PageNumber"/>
            </w:rPr>
            <w:fldChar w:fldCharType="begin"/>
          </w:r>
          <w:r>
            <w:rPr>
              <w:rStyle w:val="PageNumber"/>
            </w:rPr>
            <w:instrText xml:space="preserve"> PAGE </w:instrText>
          </w:r>
          <w:r>
            <w:rPr>
              <w:rStyle w:val="PageNumber"/>
            </w:rPr>
            <w:fldChar w:fldCharType="end"/>
          </w:r>
        </w:ins>
      </w:p>
      <w:customXmlInsRangeStart w:id="480" w:author="ancarter" w:date="2024-05-10T14:44:00Z"/>
    </w:sdtContent>
  </w:sdt>
  <w:customXmlInsRangeEnd w:id="480"/>
  <w:p w14:paraId="09CFFE91" w14:textId="77777777" w:rsidR="00B7234D" w:rsidRDefault="00B7234D" w:rsidP="00B7234D">
    <w:pPr>
      <w:pStyle w:val="Footer"/>
      <w:ind w:right="360"/>
      <w:pPrChange w:id="481" w:author="ancarter" w:date="2024-05-10T14:44: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82" w:author="ancarter" w:date="2024-05-10T14:44:00Z"/>
  <w:sdt>
    <w:sdtPr>
      <w:rPr>
        <w:rStyle w:val="PageNumber"/>
      </w:rPr>
      <w:id w:val="-404913699"/>
      <w:docPartObj>
        <w:docPartGallery w:val="Page Numbers (Bottom of Page)"/>
        <w:docPartUnique/>
      </w:docPartObj>
    </w:sdtPr>
    <w:sdtContent>
      <w:customXmlInsRangeEnd w:id="482"/>
      <w:p w14:paraId="6FF6E2A3" w14:textId="10C40BD9" w:rsidR="00B7234D" w:rsidRDefault="00B7234D" w:rsidP="00C94416">
        <w:pPr>
          <w:pStyle w:val="Footer"/>
          <w:framePr w:wrap="none" w:vAnchor="text" w:hAnchor="margin" w:xAlign="right" w:y="1"/>
          <w:rPr>
            <w:ins w:id="483" w:author="ancarter" w:date="2024-05-10T14:44:00Z"/>
            <w:rStyle w:val="PageNumber"/>
          </w:rPr>
        </w:pPr>
        <w:ins w:id="484" w:author="ancarter" w:date="2024-05-10T14:44:00Z">
          <w:r>
            <w:rPr>
              <w:rStyle w:val="PageNumber"/>
            </w:rPr>
            <w:fldChar w:fldCharType="begin"/>
          </w:r>
          <w:r>
            <w:rPr>
              <w:rStyle w:val="PageNumber"/>
            </w:rPr>
            <w:instrText xml:space="preserve"> PAGE </w:instrText>
          </w:r>
        </w:ins>
        <w:r>
          <w:rPr>
            <w:rStyle w:val="PageNumber"/>
          </w:rPr>
          <w:fldChar w:fldCharType="separate"/>
        </w:r>
        <w:r>
          <w:rPr>
            <w:rStyle w:val="PageNumber"/>
            <w:noProof/>
          </w:rPr>
          <w:t>12</w:t>
        </w:r>
        <w:ins w:id="485" w:author="ancarter" w:date="2024-05-10T14:44:00Z">
          <w:r>
            <w:rPr>
              <w:rStyle w:val="PageNumber"/>
            </w:rPr>
            <w:fldChar w:fldCharType="end"/>
          </w:r>
        </w:ins>
      </w:p>
      <w:customXmlInsRangeStart w:id="486" w:author="ancarter" w:date="2024-05-10T14:44:00Z"/>
    </w:sdtContent>
  </w:sdt>
  <w:customXmlInsRangeEnd w:id="486"/>
  <w:p w14:paraId="55AF0581" w14:textId="77777777" w:rsidR="00B7234D" w:rsidRDefault="00B7234D" w:rsidP="00B7234D">
    <w:pPr>
      <w:pStyle w:val="Footer"/>
      <w:ind w:right="360"/>
      <w:pPrChange w:id="487" w:author="ancarter" w:date="2024-05-10T14:44: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5D4D4" w14:textId="77777777" w:rsidR="00F46315" w:rsidRDefault="00F46315" w:rsidP="00B7234D">
      <w:r>
        <w:separator/>
      </w:r>
    </w:p>
  </w:footnote>
  <w:footnote w:type="continuationSeparator" w:id="0">
    <w:p w14:paraId="4E179312" w14:textId="77777777" w:rsidR="00F46315" w:rsidRDefault="00F46315" w:rsidP="00B72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05848"/>
    <w:multiLevelType w:val="hybridMultilevel"/>
    <w:tmpl w:val="2BF0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2"/>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 w:numId="13" w16cid:durableId="35547176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carter">
    <w15:presenceInfo w15:providerId="None" w15:userId="ancar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31CE"/>
    <w:rsid w:val="00027EB8"/>
    <w:rsid w:val="000369A3"/>
    <w:rsid w:val="000513B4"/>
    <w:rsid w:val="0005346B"/>
    <w:rsid w:val="000572BC"/>
    <w:rsid w:val="00061D65"/>
    <w:rsid w:val="00063703"/>
    <w:rsid w:val="000732A2"/>
    <w:rsid w:val="000732A5"/>
    <w:rsid w:val="00074D39"/>
    <w:rsid w:val="000768E7"/>
    <w:rsid w:val="00080530"/>
    <w:rsid w:val="000816CA"/>
    <w:rsid w:val="00081F09"/>
    <w:rsid w:val="00083C0B"/>
    <w:rsid w:val="0008451B"/>
    <w:rsid w:val="0008605E"/>
    <w:rsid w:val="00086D8C"/>
    <w:rsid w:val="00093453"/>
    <w:rsid w:val="000949BF"/>
    <w:rsid w:val="000A15F4"/>
    <w:rsid w:val="000A1EBD"/>
    <w:rsid w:val="000A3A2A"/>
    <w:rsid w:val="000A4743"/>
    <w:rsid w:val="000A4D89"/>
    <w:rsid w:val="000C7806"/>
    <w:rsid w:val="000D30DE"/>
    <w:rsid w:val="000E1579"/>
    <w:rsid w:val="000E7DB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107B"/>
    <w:rsid w:val="00203CB5"/>
    <w:rsid w:val="0020544A"/>
    <w:rsid w:val="00205B7A"/>
    <w:rsid w:val="002133D9"/>
    <w:rsid w:val="00216162"/>
    <w:rsid w:val="00222C4B"/>
    <w:rsid w:val="002254CD"/>
    <w:rsid w:val="00227166"/>
    <w:rsid w:val="0023034C"/>
    <w:rsid w:val="00230595"/>
    <w:rsid w:val="002469FE"/>
    <w:rsid w:val="002540FF"/>
    <w:rsid w:val="002554C6"/>
    <w:rsid w:val="00263F2A"/>
    <w:rsid w:val="00265940"/>
    <w:rsid w:val="00270076"/>
    <w:rsid w:val="0027177D"/>
    <w:rsid w:val="0027207A"/>
    <w:rsid w:val="00276DDA"/>
    <w:rsid w:val="00277712"/>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6A21"/>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3909"/>
    <w:rsid w:val="003C5BB1"/>
    <w:rsid w:val="003D1C2B"/>
    <w:rsid w:val="003D4DD4"/>
    <w:rsid w:val="003E304E"/>
    <w:rsid w:val="003F22D7"/>
    <w:rsid w:val="003F2AD7"/>
    <w:rsid w:val="003F2EAF"/>
    <w:rsid w:val="00400119"/>
    <w:rsid w:val="00410950"/>
    <w:rsid w:val="00414ABC"/>
    <w:rsid w:val="00417CD2"/>
    <w:rsid w:val="00424324"/>
    <w:rsid w:val="004260D3"/>
    <w:rsid w:val="00445D45"/>
    <w:rsid w:val="00447075"/>
    <w:rsid w:val="00464BD1"/>
    <w:rsid w:val="00474EA2"/>
    <w:rsid w:val="004757D1"/>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15A6A"/>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75652"/>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0A72"/>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0D5D"/>
    <w:rsid w:val="00652FA1"/>
    <w:rsid w:val="00653D0F"/>
    <w:rsid w:val="00654727"/>
    <w:rsid w:val="0066073B"/>
    <w:rsid w:val="006653A5"/>
    <w:rsid w:val="00676709"/>
    <w:rsid w:val="006777C1"/>
    <w:rsid w:val="006818C7"/>
    <w:rsid w:val="006876E3"/>
    <w:rsid w:val="00692F29"/>
    <w:rsid w:val="006931DB"/>
    <w:rsid w:val="006A29CE"/>
    <w:rsid w:val="006A3B7E"/>
    <w:rsid w:val="006B1C45"/>
    <w:rsid w:val="006B5691"/>
    <w:rsid w:val="006C190F"/>
    <w:rsid w:val="006C5FE3"/>
    <w:rsid w:val="006D0F51"/>
    <w:rsid w:val="006D1C64"/>
    <w:rsid w:val="006D6BA1"/>
    <w:rsid w:val="006D7072"/>
    <w:rsid w:val="006E0DB7"/>
    <w:rsid w:val="006E3048"/>
    <w:rsid w:val="006E637E"/>
    <w:rsid w:val="006E71CD"/>
    <w:rsid w:val="006F4235"/>
    <w:rsid w:val="006F5955"/>
    <w:rsid w:val="006F70F9"/>
    <w:rsid w:val="007012C8"/>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94B08"/>
    <w:rsid w:val="007A1F5A"/>
    <w:rsid w:val="007B36AC"/>
    <w:rsid w:val="007B505D"/>
    <w:rsid w:val="007B5D82"/>
    <w:rsid w:val="007B6D82"/>
    <w:rsid w:val="007C4855"/>
    <w:rsid w:val="007C6517"/>
    <w:rsid w:val="007C69A9"/>
    <w:rsid w:val="007C6F93"/>
    <w:rsid w:val="007D002F"/>
    <w:rsid w:val="007D03A3"/>
    <w:rsid w:val="007D1CDD"/>
    <w:rsid w:val="007D2199"/>
    <w:rsid w:val="007D2CD8"/>
    <w:rsid w:val="007D2F62"/>
    <w:rsid w:val="007D347A"/>
    <w:rsid w:val="007E0B12"/>
    <w:rsid w:val="007E4954"/>
    <w:rsid w:val="007F2DD8"/>
    <w:rsid w:val="0080198F"/>
    <w:rsid w:val="0080203E"/>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1A02"/>
    <w:rsid w:val="0090571F"/>
    <w:rsid w:val="009163D7"/>
    <w:rsid w:val="00920104"/>
    <w:rsid w:val="009237C8"/>
    <w:rsid w:val="00935583"/>
    <w:rsid w:val="009442EB"/>
    <w:rsid w:val="00953531"/>
    <w:rsid w:val="00953B32"/>
    <w:rsid w:val="00954393"/>
    <w:rsid w:val="00955CAF"/>
    <w:rsid w:val="00956590"/>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3BDE"/>
    <w:rsid w:val="009C4921"/>
    <w:rsid w:val="009C7B86"/>
    <w:rsid w:val="009C7EA9"/>
    <w:rsid w:val="009D37A4"/>
    <w:rsid w:val="009D766B"/>
    <w:rsid w:val="009E5B92"/>
    <w:rsid w:val="009E7155"/>
    <w:rsid w:val="009F6626"/>
    <w:rsid w:val="00A017E3"/>
    <w:rsid w:val="00A06BCD"/>
    <w:rsid w:val="00A15848"/>
    <w:rsid w:val="00A20A15"/>
    <w:rsid w:val="00A24B62"/>
    <w:rsid w:val="00A264BD"/>
    <w:rsid w:val="00A30416"/>
    <w:rsid w:val="00A30660"/>
    <w:rsid w:val="00A34416"/>
    <w:rsid w:val="00A419C7"/>
    <w:rsid w:val="00A42909"/>
    <w:rsid w:val="00A42FCE"/>
    <w:rsid w:val="00A43B55"/>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4A87"/>
    <w:rsid w:val="00AF69AB"/>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234D"/>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E13CE"/>
    <w:rsid w:val="00CF0BBF"/>
    <w:rsid w:val="00D03902"/>
    <w:rsid w:val="00D04BE5"/>
    <w:rsid w:val="00D05CC6"/>
    <w:rsid w:val="00D10D16"/>
    <w:rsid w:val="00D1122F"/>
    <w:rsid w:val="00D1227D"/>
    <w:rsid w:val="00D13DF3"/>
    <w:rsid w:val="00D16F57"/>
    <w:rsid w:val="00D20C63"/>
    <w:rsid w:val="00D21C70"/>
    <w:rsid w:val="00D33F53"/>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46F0"/>
    <w:rsid w:val="00E238BF"/>
    <w:rsid w:val="00E24957"/>
    <w:rsid w:val="00E263B8"/>
    <w:rsid w:val="00E311F8"/>
    <w:rsid w:val="00E41F04"/>
    <w:rsid w:val="00E4568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0086"/>
    <w:rsid w:val="00EE2BCE"/>
    <w:rsid w:val="00EF21E3"/>
    <w:rsid w:val="00EF2F59"/>
    <w:rsid w:val="00EF50F0"/>
    <w:rsid w:val="00EF5550"/>
    <w:rsid w:val="00F00ECC"/>
    <w:rsid w:val="00F014B5"/>
    <w:rsid w:val="00F035CD"/>
    <w:rsid w:val="00F039E4"/>
    <w:rsid w:val="00F16104"/>
    <w:rsid w:val="00F17C35"/>
    <w:rsid w:val="00F23D40"/>
    <w:rsid w:val="00F278BF"/>
    <w:rsid w:val="00F34564"/>
    <w:rsid w:val="00F358C6"/>
    <w:rsid w:val="00F367C5"/>
    <w:rsid w:val="00F36EEC"/>
    <w:rsid w:val="00F45E9F"/>
    <w:rsid w:val="00F46315"/>
    <w:rsid w:val="00F57CCD"/>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paragraph" w:styleId="Revision">
    <w:name w:val="Revision"/>
    <w:hidden/>
    <w:uiPriority w:val="99"/>
    <w:semiHidden/>
    <w:rsid w:val="00277712"/>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277712"/>
    <w:rPr>
      <w:sz w:val="16"/>
      <w:szCs w:val="16"/>
    </w:rPr>
  </w:style>
  <w:style w:type="paragraph" w:styleId="CommentText">
    <w:name w:val="annotation text"/>
    <w:basedOn w:val="Normal"/>
    <w:link w:val="CommentTextChar"/>
    <w:uiPriority w:val="99"/>
    <w:semiHidden/>
    <w:unhideWhenUsed/>
    <w:rsid w:val="00277712"/>
    <w:rPr>
      <w:sz w:val="20"/>
      <w:szCs w:val="20"/>
    </w:rPr>
  </w:style>
  <w:style w:type="character" w:customStyle="1" w:styleId="CommentTextChar">
    <w:name w:val="Comment Text Char"/>
    <w:basedOn w:val="DefaultParagraphFont"/>
    <w:link w:val="CommentText"/>
    <w:uiPriority w:val="99"/>
    <w:semiHidden/>
    <w:rsid w:val="00277712"/>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277712"/>
    <w:rPr>
      <w:b/>
      <w:bCs/>
    </w:rPr>
  </w:style>
  <w:style w:type="character" w:customStyle="1" w:styleId="CommentSubjectChar">
    <w:name w:val="Comment Subject Char"/>
    <w:basedOn w:val="CommentTextChar"/>
    <w:link w:val="CommentSubject"/>
    <w:uiPriority w:val="99"/>
    <w:semiHidden/>
    <w:rsid w:val="00277712"/>
    <w:rPr>
      <w:rFonts w:ascii="Calibri" w:hAnsi="Calibri" w:cs="Calibri"/>
      <w:b/>
      <w:bCs/>
      <w:kern w:val="0"/>
      <w:sz w:val="20"/>
      <w:szCs w:val="20"/>
    </w:rPr>
  </w:style>
  <w:style w:type="paragraph" w:styleId="Header">
    <w:name w:val="header"/>
    <w:basedOn w:val="Normal"/>
    <w:link w:val="HeaderChar"/>
    <w:uiPriority w:val="99"/>
    <w:unhideWhenUsed/>
    <w:rsid w:val="00B7234D"/>
    <w:pPr>
      <w:tabs>
        <w:tab w:val="center" w:pos="4680"/>
        <w:tab w:val="right" w:pos="9360"/>
      </w:tabs>
    </w:pPr>
  </w:style>
  <w:style w:type="character" w:customStyle="1" w:styleId="HeaderChar">
    <w:name w:val="Header Char"/>
    <w:basedOn w:val="DefaultParagraphFont"/>
    <w:link w:val="Header"/>
    <w:uiPriority w:val="99"/>
    <w:rsid w:val="00B7234D"/>
    <w:rPr>
      <w:rFonts w:ascii="Calibri" w:hAnsi="Calibri" w:cs="Calibri"/>
      <w:kern w:val="0"/>
    </w:rPr>
  </w:style>
  <w:style w:type="paragraph" w:styleId="Footer">
    <w:name w:val="footer"/>
    <w:basedOn w:val="Normal"/>
    <w:link w:val="FooterChar"/>
    <w:uiPriority w:val="99"/>
    <w:unhideWhenUsed/>
    <w:rsid w:val="00B7234D"/>
    <w:pPr>
      <w:tabs>
        <w:tab w:val="center" w:pos="4680"/>
        <w:tab w:val="right" w:pos="9360"/>
      </w:tabs>
    </w:pPr>
  </w:style>
  <w:style w:type="character" w:customStyle="1" w:styleId="FooterChar">
    <w:name w:val="Footer Char"/>
    <w:basedOn w:val="DefaultParagraphFont"/>
    <w:link w:val="Footer"/>
    <w:uiPriority w:val="99"/>
    <w:rsid w:val="00B7234D"/>
    <w:rPr>
      <w:rFonts w:ascii="Calibri" w:hAnsi="Calibri" w:cs="Calibri"/>
      <w:kern w:val="0"/>
    </w:rPr>
  </w:style>
  <w:style w:type="character" w:styleId="PageNumber">
    <w:name w:val="page number"/>
    <w:basedOn w:val="DefaultParagraphFont"/>
    <w:uiPriority w:val="99"/>
    <w:semiHidden/>
    <w:unhideWhenUsed/>
    <w:rsid w:val="00B7234D"/>
  </w:style>
  <w:style w:type="character" w:customStyle="1" w:styleId="hint">
    <w:name w:val="hint"/>
    <w:basedOn w:val="DefaultParagraphFont"/>
    <w:rsid w:val="00CE13CE"/>
  </w:style>
  <w:style w:type="character" w:customStyle="1" w:styleId="name">
    <w:name w:val="name"/>
    <w:basedOn w:val="DefaultParagraphFont"/>
    <w:rsid w:val="00CE1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480118229">
      <w:bodyDiv w:val="1"/>
      <w:marLeft w:val="0"/>
      <w:marRight w:val="0"/>
      <w:marTop w:val="0"/>
      <w:marBottom w:val="0"/>
      <w:divBdr>
        <w:top w:val="none" w:sz="0" w:space="0" w:color="auto"/>
        <w:left w:val="none" w:sz="0" w:space="0" w:color="auto"/>
        <w:bottom w:val="none" w:sz="0" w:space="0" w:color="auto"/>
        <w:right w:val="none" w:sz="0" w:space="0" w:color="auto"/>
      </w:divBdr>
      <w:divsChild>
        <w:div w:id="1338851487">
          <w:marLeft w:val="0"/>
          <w:marRight w:val="0"/>
          <w:marTop w:val="75"/>
          <w:marBottom w:val="15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BF02217962" TargetMode="External"/><Relationship Id="rId1" Type="http://schemas.openxmlformats.org/officeDocument/2006/relationships/hyperlink" Target="https://www.tandfonline.com/doi/pdf/10.1080/0950543910952632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nass.usda.gov/Publications/National_Crop_Progress/Terms_and_Definitions/index.php"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2403.17162" TargetMode="External"/><Relationship Id="rId5" Type="http://schemas.openxmlformats.org/officeDocument/2006/relationships/footnotes" Target="footnotes.xml"/><Relationship Id="rId15" Type="http://schemas.openxmlformats.org/officeDocument/2006/relationships/footer" Target="footer2.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17</Pages>
  <Words>8945</Words>
  <Characters>50989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59815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ancarter</cp:lastModifiedBy>
  <cp:revision>4</cp:revision>
  <dcterms:created xsi:type="dcterms:W3CDTF">2024-05-09T17:56:00Z</dcterms:created>
  <dcterms:modified xsi:type="dcterms:W3CDTF">2024-05-20T15:57:00Z</dcterms:modified>
</cp:coreProperties>
</file>