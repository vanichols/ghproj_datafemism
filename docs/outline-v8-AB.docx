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9D8F10" w14:textId="66A6C7E9" w:rsidR="0012423C" w:rsidRDefault="00F67DEF" w:rsidP="006E637E">
      <w:pPr>
        <w:pStyle w:val="Title"/>
        <w:rPr>
          <w:lang w:val="en-US"/>
        </w:rPr>
      </w:pPr>
      <w:r>
        <w:rPr>
          <w:lang w:val="en-US"/>
        </w:rPr>
        <w:t>Applying the principles of d</w:t>
      </w:r>
      <w:r w:rsidR="006E637E">
        <w:rPr>
          <w:lang w:val="en-US"/>
        </w:rPr>
        <w:t xml:space="preserve">ata feminism </w:t>
      </w:r>
      <w:r>
        <w:rPr>
          <w:lang w:val="en-US"/>
        </w:rPr>
        <w:t xml:space="preserve">in agricultural research leads to more </w:t>
      </w:r>
      <w:r w:rsidR="000816CA">
        <w:rPr>
          <w:lang w:val="en-US"/>
        </w:rPr>
        <w:t>innovative</w:t>
      </w:r>
      <w:r>
        <w:rPr>
          <w:lang w:val="en-US"/>
        </w:rPr>
        <w:t xml:space="preserve"> </w:t>
      </w:r>
      <w:proofErr w:type="gramStart"/>
      <w:r>
        <w:rPr>
          <w:lang w:val="en-US"/>
        </w:rPr>
        <w:t>outcomes</w:t>
      </w:r>
      <w:proofErr w:type="gramEnd"/>
    </w:p>
    <w:p w14:paraId="12EAC8DB" w14:textId="76DA8F33" w:rsidR="009C7EA9" w:rsidRDefault="009C7EA9" w:rsidP="009C7EA9">
      <w:pPr>
        <w:pStyle w:val="Heading1"/>
        <w:rPr>
          <w:lang w:val="en-US"/>
        </w:rPr>
      </w:pPr>
      <w:r>
        <w:rPr>
          <w:lang w:val="en-US"/>
        </w:rPr>
        <w:t>Abstract</w:t>
      </w:r>
    </w:p>
    <w:p w14:paraId="7E487EAE" w14:textId="77777777" w:rsidR="000E7DB5" w:rsidRDefault="000E7DB5" w:rsidP="009C7EA9">
      <w:pPr>
        <w:rPr>
          <w:lang w:val="en-US"/>
        </w:rPr>
      </w:pPr>
    </w:p>
    <w:p w14:paraId="0CA84EBE" w14:textId="0BC762BC" w:rsidR="000E7DB5" w:rsidRPr="0029011A" w:rsidRDefault="000E7DB5" w:rsidP="000E7DB5">
      <w:pPr>
        <w:rPr>
          <w:lang w:val="en-US"/>
        </w:rPr>
      </w:pPr>
      <w:r w:rsidRPr="0029011A">
        <w:rPr>
          <w:color w:val="20124D"/>
          <w:shd w:val="clear" w:color="auto" w:fill="FFFFFF"/>
          <w:lang w:val="en-US"/>
        </w:rPr>
        <w:t xml:space="preserve">Agricultural systems are a function of complex institutional structures that have historically had, and continue to have, power imbalances embedded within them. The </w:t>
      </w:r>
      <w:r w:rsidR="00F8312C" w:rsidRPr="0029011A">
        <w:rPr>
          <w:color w:val="20124D"/>
          <w:shd w:val="clear" w:color="auto" w:fill="FFFFFF"/>
          <w:lang w:val="en-US"/>
        </w:rPr>
        <w:t>seven</w:t>
      </w:r>
      <w:r w:rsidRPr="0029011A">
        <w:rPr>
          <w:color w:val="20124D"/>
          <w:shd w:val="clear" w:color="auto" w:fill="FFFFFF"/>
          <w:lang w:val="en-US"/>
        </w:rPr>
        <w:t xml:space="preserve"> principles of data feminism were developed </w:t>
      </w:r>
      <w:r w:rsidR="0029011A">
        <w:rPr>
          <w:color w:val="20124D"/>
          <w:shd w:val="clear" w:color="auto" w:fill="FFFFFF"/>
          <w:lang w:val="en-US"/>
        </w:rPr>
        <w:t>to aid</w:t>
      </w:r>
      <w:r w:rsidRPr="0029011A">
        <w:rPr>
          <w:color w:val="20124D"/>
          <w:shd w:val="clear" w:color="auto" w:fill="FFFFFF"/>
          <w:lang w:val="en-US"/>
        </w:rPr>
        <w:t xml:space="preserve"> data scientists </w:t>
      </w:r>
      <w:r w:rsidR="0029011A">
        <w:rPr>
          <w:color w:val="20124D"/>
          <w:shd w:val="clear" w:color="auto" w:fill="FFFFFF"/>
          <w:lang w:val="en-US"/>
        </w:rPr>
        <w:t>i</w:t>
      </w:r>
      <w:r w:rsidRPr="0029011A">
        <w:rPr>
          <w:color w:val="20124D"/>
          <w:shd w:val="clear" w:color="auto" w:fill="FFFFFF"/>
          <w:lang w:val="en-US"/>
        </w:rPr>
        <w:t xml:space="preserve">n identifying, </w:t>
      </w:r>
      <w:r w:rsidR="007D03A3">
        <w:rPr>
          <w:color w:val="20124D"/>
          <w:shd w:val="clear" w:color="auto" w:fill="FFFFFF"/>
          <w:lang w:val="en-US"/>
        </w:rPr>
        <w:t>examining</w:t>
      </w:r>
      <w:r w:rsidRPr="0029011A">
        <w:rPr>
          <w:color w:val="20124D"/>
          <w:shd w:val="clear" w:color="auto" w:fill="FFFFFF"/>
          <w:lang w:val="en-US"/>
        </w:rPr>
        <w:t xml:space="preserve">, and addressing power inequities related to data generation, interpretation, and </w:t>
      </w:r>
      <w:r w:rsidR="00792BE4" w:rsidRPr="0029011A">
        <w:rPr>
          <w:color w:val="20124D"/>
          <w:shd w:val="clear" w:color="auto" w:fill="FFFFFF"/>
          <w:lang w:val="en-US"/>
        </w:rPr>
        <w:t>distribution</w:t>
      </w:r>
      <w:r w:rsidRPr="0029011A">
        <w:rPr>
          <w:color w:val="20124D"/>
          <w:shd w:val="clear" w:color="auto" w:fill="FFFFFF"/>
          <w:lang w:val="en-US"/>
        </w:rPr>
        <w:t>. We believe these principles provide an accessible but under-utilized framework for helping agricultural researchers understand</w:t>
      </w:r>
      <w:r w:rsidR="0029011A">
        <w:rPr>
          <w:color w:val="20124D"/>
          <w:shd w:val="clear" w:color="auto" w:fill="FFFFFF"/>
          <w:lang w:val="en-US"/>
        </w:rPr>
        <w:t xml:space="preserve"> and actively work towards mitigating</w:t>
      </w:r>
      <w:r w:rsidRPr="0029011A">
        <w:rPr>
          <w:color w:val="20124D"/>
          <w:shd w:val="clear" w:color="auto" w:fill="FFFFFF"/>
          <w:lang w:val="en-US"/>
        </w:rPr>
        <w:t xml:space="preserve"> power inequities</w:t>
      </w:r>
      <w:r w:rsidR="000179DC" w:rsidRPr="0029011A">
        <w:rPr>
          <w:color w:val="20124D"/>
          <w:shd w:val="clear" w:color="auto" w:fill="FFFFFF"/>
          <w:lang w:val="en-US"/>
        </w:rPr>
        <w:t xml:space="preserve"> prevalent in our discipline</w:t>
      </w:r>
      <w:r w:rsidRPr="0029011A">
        <w:rPr>
          <w:color w:val="20124D"/>
          <w:shd w:val="clear" w:color="auto" w:fill="FFFFFF"/>
          <w:lang w:val="en-US"/>
        </w:rPr>
        <w:t xml:space="preserve">. </w:t>
      </w:r>
      <w:r>
        <w:rPr>
          <w:lang w:val="en-US"/>
        </w:rPr>
        <w:t>Here we interpret the tenets of data feminism in the context of agricultural research</w:t>
      </w:r>
      <w:r w:rsidR="0029011A">
        <w:rPr>
          <w:lang w:val="en-US"/>
        </w:rPr>
        <w:t xml:space="preserve"> within three overarching </w:t>
      </w:r>
      <w:r w:rsidR="001D7C5C">
        <w:rPr>
          <w:lang w:val="en-US"/>
        </w:rPr>
        <w:t>discourses</w:t>
      </w:r>
      <w:r>
        <w:rPr>
          <w:lang w:val="en-US"/>
        </w:rPr>
        <w:t xml:space="preserve">: power, reciprocity, and framing. </w:t>
      </w:r>
      <w:r w:rsidRPr="0029011A">
        <w:rPr>
          <w:color w:val="20124D"/>
          <w:shd w:val="clear" w:color="auto" w:fill="FFFFFF"/>
          <w:lang w:val="en-US"/>
        </w:rPr>
        <w:t>Many researchers already apply these principles in their work, but we hope that providing this explicit framework in an agricultural context will make th</w:t>
      </w:r>
      <w:r w:rsidR="001D7C5C">
        <w:rPr>
          <w:color w:val="20124D"/>
          <w:shd w:val="clear" w:color="auto" w:fill="FFFFFF"/>
          <w:lang w:val="en-US"/>
        </w:rPr>
        <w:t>e</w:t>
      </w:r>
      <w:r w:rsidR="00F8312C" w:rsidRPr="0029011A">
        <w:rPr>
          <w:color w:val="20124D"/>
          <w:shd w:val="clear" w:color="auto" w:fill="FFFFFF"/>
          <w:lang w:val="en-US"/>
        </w:rPr>
        <w:t xml:space="preserve"> work </w:t>
      </w:r>
      <w:r w:rsidRPr="0029011A">
        <w:rPr>
          <w:color w:val="20124D"/>
          <w:shd w:val="clear" w:color="auto" w:fill="FFFFFF"/>
          <w:lang w:val="en-US"/>
        </w:rPr>
        <w:t>more intentional, visible, and</w:t>
      </w:r>
      <w:ins w:id="0" w:author="Andrea Basche" w:date="2024-05-14T08:14:00Z" w16du:dateUtc="2024-05-14T13:14:00Z">
        <w:r w:rsidR="001C6E5A">
          <w:rPr>
            <w:color w:val="20124D"/>
            <w:shd w:val="clear" w:color="auto" w:fill="FFFFFF"/>
            <w:lang w:val="en-US"/>
          </w:rPr>
          <w:t xml:space="preserve"> in time,</w:t>
        </w:r>
      </w:ins>
      <w:r w:rsidRPr="0029011A">
        <w:rPr>
          <w:color w:val="20124D"/>
          <w:shd w:val="clear" w:color="auto" w:fill="FFFFFF"/>
          <w:lang w:val="en-US"/>
        </w:rPr>
        <w:t xml:space="preserve"> ubiquitous.</w:t>
      </w:r>
      <w:r w:rsidR="000179DC" w:rsidRPr="0029011A">
        <w:rPr>
          <w:color w:val="20124D"/>
          <w:shd w:val="clear" w:color="auto" w:fill="FFFFFF"/>
          <w:lang w:val="en-US"/>
        </w:rPr>
        <w:t xml:space="preserve"> We </w:t>
      </w:r>
      <w:r w:rsidR="001D7C5C">
        <w:rPr>
          <w:color w:val="20124D"/>
          <w:shd w:val="clear" w:color="auto" w:fill="FFFFFF"/>
          <w:lang w:val="en-US"/>
        </w:rPr>
        <w:t>present evidence</w:t>
      </w:r>
      <w:r w:rsidR="000179DC" w:rsidRPr="0029011A">
        <w:rPr>
          <w:color w:val="20124D"/>
          <w:shd w:val="clear" w:color="auto" w:fill="FFFFFF"/>
          <w:lang w:val="en-US"/>
        </w:rPr>
        <w:t xml:space="preserve"> that </w:t>
      </w:r>
      <w:r w:rsidR="001D7C5C">
        <w:rPr>
          <w:color w:val="20124D"/>
          <w:shd w:val="clear" w:color="auto" w:fill="FFFFFF"/>
          <w:lang w:val="en-US"/>
        </w:rPr>
        <w:t xml:space="preserve">working within these three frameworks </w:t>
      </w:r>
      <w:r w:rsidR="000179DC" w:rsidRPr="0029011A">
        <w:rPr>
          <w:color w:val="20124D"/>
          <w:shd w:val="clear" w:color="auto" w:fill="FFFFFF"/>
          <w:lang w:val="en-US"/>
        </w:rPr>
        <w:t>concomitantly fosters creativity</w:t>
      </w:r>
      <w:r w:rsidR="001D7C5C">
        <w:rPr>
          <w:color w:val="20124D"/>
          <w:shd w:val="clear" w:color="auto" w:fill="FFFFFF"/>
          <w:lang w:val="en-US"/>
        </w:rPr>
        <w:t xml:space="preserve"> and</w:t>
      </w:r>
      <w:r w:rsidR="000179DC" w:rsidRPr="0029011A">
        <w:rPr>
          <w:color w:val="20124D"/>
          <w:shd w:val="clear" w:color="auto" w:fill="FFFFFF"/>
          <w:lang w:val="en-US"/>
        </w:rPr>
        <w:t xml:space="preserve"> lead</w:t>
      </w:r>
      <w:r w:rsidR="001D7C5C">
        <w:rPr>
          <w:color w:val="20124D"/>
          <w:shd w:val="clear" w:color="auto" w:fill="FFFFFF"/>
          <w:lang w:val="en-US"/>
        </w:rPr>
        <w:t>s</w:t>
      </w:r>
      <w:r w:rsidR="000179DC" w:rsidRPr="0029011A">
        <w:rPr>
          <w:color w:val="20124D"/>
          <w:shd w:val="clear" w:color="auto" w:fill="FFFFFF"/>
          <w:lang w:val="en-US"/>
        </w:rPr>
        <w:t xml:space="preserve"> to </w:t>
      </w:r>
      <w:r w:rsidR="000816CA" w:rsidRPr="0029011A">
        <w:rPr>
          <w:color w:val="20124D"/>
          <w:shd w:val="clear" w:color="auto" w:fill="FFFFFF"/>
          <w:lang w:val="en-US"/>
        </w:rPr>
        <w:t xml:space="preserve">more transformative </w:t>
      </w:r>
      <w:r w:rsidR="000179DC" w:rsidRPr="0029011A">
        <w:rPr>
          <w:color w:val="20124D"/>
          <w:shd w:val="clear" w:color="auto" w:fill="FFFFFF"/>
          <w:lang w:val="en-US"/>
        </w:rPr>
        <w:t>outcomes for agriculture</w:t>
      </w:r>
      <w:r w:rsidR="001D7C5C">
        <w:rPr>
          <w:color w:val="20124D"/>
          <w:shd w:val="clear" w:color="auto" w:fill="FFFFFF"/>
          <w:lang w:val="en-US"/>
        </w:rPr>
        <w:t xml:space="preserve"> and </w:t>
      </w:r>
      <w:proofErr w:type="gramStart"/>
      <w:r w:rsidR="001D7C5C">
        <w:rPr>
          <w:color w:val="20124D"/>
          <w:shd w:val="clear" w:color="auto" w:fill="FFFFFF"/>
          <w:lang w:val="en-US"/>
        </w:rPr>
        <w:t>sustainability</w:t>
      </w:r>
      <w:r w:rsidR="000179DC" w:rsidRPr="0029011A">
        <w:rPr>
          <w:color w:val="20124D"/>
          <w:shd w:val="clear" w:color="auto" w:fill="FFFFFF"/>
          <w:lang w:val="en-US"/>
        </w:rPr>
        <w:t xml:space="preserve"> as a whole</w:t>
      </w:r>
      <w:proofErr w:type="gramEnd"/>
      <w:r w:rsidR="000179DC" w:rsidRPr="0029011A">
        <w:rPr>
          <w:color w:val="20124D"/>
          <w:shd w:val="clear" w:color="auto" w:fill="FFFFFF"/>
          <w:lang w:val="en-US"/>
        </w:rPr>
        <w:t>.</w:t>
      </w:r>
    </w:p>
    <w:p w14:paraId="59F76605" w14:textId="3D82E207" w:rsidR="008D2ECE" w:rsidRPr="00D16F57" w:rsidRDefault="008D2ECE" w:rsidP="00EB106A">
      <w:pPr>
        <w:pStyle w:val="Heading1"/>
        <w:rPr>
          <w:lang w:val="en-US"/>
        </w:rPr>
      </w:pPr>
      <w:r w:rsidRPr="00D16F57">
        <w:rPr>
          <w:lang w:val="en-US"/>
        </w:rPr>
        <w:t>Introduction</w:t>
      </w:r>
    </w:p>
    <w:p w14:paraId="37F2D7BF" w14:textId="7C1C889D" w:rsidR="009724E3" w:rsidRDefault="00F75FB2" w:rsidP="00511C53">
      <w:pPr>
        <w:rPr>
          <w:lang w:val="en-US"/>
        </w:rPr>
      </w:pPr>
      <w:r w:rsidRPr="00F8312C">
        <w:rPr>
          <w:lang w:val="en-US"/>
        </w:rPr>
        <w:t xml:space="preserve">In a broad sense, </w:t>
      </w:r>
      <w:r w:rsidR="00847492" w:rsidRPr="00F8312C">
        <w:rPr>
          <w:lang w:val="en-US"/>
        </w:rPr>
        <w:t>the intersection of data and power has become a focal point of global discourse and concern</w:t>
      </w:r>
      <w:r w:rsidR="000179DC" w:rsidRPr="00F8312C">
        <w:rPr>
          <w:lang w:val="en-US"/>
        </w:rPr>
        <w:t xml:space="preserve"> </w:t>
      </w:r>
      <w:r w:rsidR="003C03BB" w:rsidRPr="00F8312C">
        <w:rPr>
          <w:lang w:val="en-US"/>
        </w:rPr>
        <w:t>(CITE)</w:t>
      </w:r>
      <w:r w:rsidR="00847492" w:rsidRPr="00F8312C">
        <w:rPr>
          <w:lang w:val="en-US"/>
        </w:rPr>
        <w:t xml:space="preserve">. </w:t>
      </w:r>
      <w:r w:rsidR="001D7C5C">
        <w:rPr>
          <w:lang w:val="en-US"/>
        </w:rPr>
        <w:t>Potential power imbalances exist</w:t>
      </w:r>
      <w:r w:rsidR="00AD588B" w:rsidRPr="00F8312C">
        <w:rPr>
          <w:lang w:val="en-US"/>
        </w:rPr>
        <w:t xml:space="preserve"> along the entire </w:t>
      </w:r>
      <w:r w:rsidR="00E77D87" w:rsidRPr="00F8312C">
        <w:rPr>
          <w:lang w:val="en-US"/>
        </w:rPr>
        <w:t xml:space="preserve">data lifecycle, from </w:t>
      </w:r>
      <w:r w:rsidR="00C40A06" w:rsidRPr="00F8312C">
        <w:rPr>
          <w:lang w:val="en-US"/>
        </w:rPr>
        <w:t xml:space="preserve">data provenance to utilization, </w:t>
      </w:r>
      <w:r w:rsidR="00D41E28" w:rsidRPr="00F8312C">
        <w:rPr>
          <w:lang w:val="en-US"/>
        </w:rPr>
        <w:t xml:space="preserve">and </w:t>
      </w:r>
      <w:r w:rsidR="00C40A06" w:rsidRPr="00F8312C">
        <w:rPr>
          <w:lang w:val="en-US"/>
        </w:rPr>
        <w:t xml:space="preserve">include a suite of complex </w:t>
      </w:r>
      <w:r w:rsidR="00D41E28" w:rsidRPr="00F8312C">
        <w:rPr>
          <w:lang w:val="en-US"/>
        </w:rPr>
        <w:t>interactions</w:t>
      </w:r>
      <w:r w:rsidR="00C40A06" w:rsidRPr="00F8312C">
        <w:rPr>
          <w:lang w:val="en-US"/>
        </w:rPr>
        <w:t xml:space="preserve"> that require novel ethical</w:t>
      </w:r>
      <w:r w:rsidR="00955CAF" w:rsidRPr="00F8312C">
        <w:rPr>
          <w:lang w:val="en-US"/>
        </w:rPr>
        <w:t>, technical,</w:t>
      </w:r>
      <w:r w:rsidR="00C40A06" w:rsidRPr="00F8312C">
        <w:rPr>
          <w:lang w:val="en-US"/>
        </w:rPr>
        <w:t xml:space="preserve"> and regulatory considerations</w:t>
      </w:r>
      <w:r w:rsidR="000179DC" w:rsidRPr="00F8312C">
        <w:rPr>
          <w:lang w:val="en-US"/>
        </w:rPr>
        <w:t xml:space="preserve"> (CITE)</w:t>
      </w:r>
      <w:r w:rsidR="00C40A06" w:rsidRPr="00F8312C">
        <w:rPr>
          <w:lang w:val="en-US"/>
        </w:rPr>
        <w:t xml:space="preserve">. </w:t>
      </w:r>
      <w:r w:rsidR="00B22D46" w:rsidRPr="00F8312C">
        <w:rPr>
          <w:lang w:val="en-US"/>
        </w:rPr>
        <w:t>Th</w:t>
      </w:r>
      <w:r w:rsidR="001D7C5C">
        <w:rPr>
          <w:lang w:val="en-US"/>
        </w:rPr>
        <w:t>is</w:t>
      </w:r>
      <w:r w:rsidR="00B22D46" w:rsidRPr="00F8312C">
        <w:rPr>
          <w:lang w:val="en-US"/>
        </w:rPr>
        <w:t xml:space="preserve"> has catalyzed the creation of </w:t>
      </w:r>
      <w:r w:rsidR="001D7C5C">
        <w:rPr>
          <w:lang w:val="en-US"/>
        </w:rPr>
        <w:t>new</w:t>
      </w:r>
      <w:r w:rsidR="00B22D46" w:rsidRPr="00F8312C">
        <w:rPr>
          <w:lang w:val="en-US"/>
        </w:rPr>
        <w:t xml:space="preserve"> academic fields dedicated to understanding and addressing these complex dynamics</w:t>
      </w:r>
      <w:r w:rsidR="000E1579" w:rsidRPr="00F8312C">
        <w:rPr>
          <w:lang w:val="en-US"/>
        </w:rPr>
        <w:t>. Fields such as data ethics (CITE), algorithmic accountability (CITE), and critical data studies (CITE) interrogate the ethics and power structures embedded within al</w:t>
      </w:r>
      <w:r w:rsidR="00767AF2" w:rsidRPr="00F8312C">
        <w:rPr>
          <w:lang w:val="en-US"/>
        </w:rPr>
        <w:t>g</w:t>
      </w:r>
      <w:r w:rsidR="000E1579" w:rsidRPr="00F8312C">
        <w:rPr>
          <w:lang w:val="en-US"/>
        </w:rPr>
        <w:t xml:space="preserve">orithms. Data justice (CITE) and techno-politics (CITE) explore how data and power intersect within socio-political contexts. </w:t>
      </w:r>
      <w:r w:rsidR="00767AF2" w:rsidRPr="00F8312C">
        <w:rPr>
          <w:lang w:val="en-US"/>
        </w:rPr>
        <w:t xml:space="preserve">These themes have not been isolated to academic realms; numerous books, films, series, and art pieces grapple with tensions between power distribution in data-driven societies. </w:t>
      </w:r>
      <w:r w:rsidR="00F8312C">
        <w:rPr>
          <w:lang w:val="en-US"/>
        </w:rPr>
        <w:t>Many of these concerns arise from the understanding that w</w:t>
      </w:r>
      <w:r w:rsidR="00F8312C" w:rsidRPr="00F8312C">
        <w:rPr>
          <w:lang w:val="en-US"/>
        </w:rPr>
        <w:t>ithout intentional examination of these issues, existing power differentials will likely be exacerbated, and</w:t>
      </w:r>
      <w:r w:rsidR="001D7C5C">
        <w:rPr>
          <w:lang w:val="en-US"/>
        </w:rPr>
        <w:t>/or</w:t>
      </w:r>
      <w:r w:rsidR="00F8312C" w:rsidRPr="00F8312C">
        <w:rPr>
          <w:lang w:val="en-US"/>
        </w:rPr>
        <w:t xml:space="preserve"> new ones created (CITE). In a time when human ingenuity is arguably most needed (CITE), </w:t>
      </w:r>
      <w:r w:rsidR="001D7C5C">
        <w:rPr>
          <w:lang w:val="en-US"/>
        </w:rPr>
        <w:t xml:space="preserve">eliminating barriers </w:t>
      </w:r>
      <w:r w:rsidR="009724E3">
        <w:rPr>
          <w:lang w:val="en-US"/>
        </w:rPr>
        <w:t>to the</w:t>
      </w:r>
      <w:r w:rsidR="001D7C5C">
        <w:rPr>
          <w:lang w:val="en-US"/>
        </w:rPr>
        <w:t xml:space="preserve"> full </w:t>
      </w:r>
      <w:r w:rsidR="009724E3">
        <w:rPr>
          <w:lang w:val="en-US"/>
        </w:rPr>
        <w:t>expression of all human’s potential is advantageous to society as a whole (CITE)</w:t>
      </w:r>
      <w:r w:rsidR="00F8312C">
        <w:rPr>
          <w:lang w:val="en-US"/>
        </w:rPr>
        <w:t>.</w:t>
      </w:r>
      <w:r w:rsidR="009724E3">
        <w:rPr>
          <w:lang w:val="en-US"/>
        </w:rPr>
        <w:t xml:space="preserve"> However, this requires reflexivity from actors not normally accustomed to such activities. </w:t>
      </w:r>
    </w:p>
    <w:p w14:paraId="3D2C8D27" w14:textId="77777777" w:rsidR="009724E3" w:rsidRDefault="009724E3" w:rsidP="00511C53">
      <w:pPr>
        <w:rPr>
          <w:lang w:val="en-US"/>
        </w:rPr>
      </w:pPr>
    </w:p>
    <w:p w14:paraId="2D7F4231" w14:textId="1EACE9D2" w:rsidR="00493163" w:rsidRPr="00F8312C" w:rsidRDefault="003D4DD4" w:rsidP="00511C53">
      <w:pPr>
        <w:rPr>
          <w:lang w:val="en-US"/>
        </w:rPr>
      </w:pPr>
      <w:r w:rsidRPr="00F8312C">
        <w:rPr>
          <w:lang w:val="en-US"/>
        </w:rPr>
        <w:t>Researchers and scientists in technical fields</w:t>
      </w:r>
      <w:r w:rsidR="007D03A3">
        <w:rPr>
          <w:lang w:val="en-US"/>
        </w:rPr>
        <w:t xml:space="preserve"> work with data at many </w:t>
      </w:r>
      <w:proofErr w:type="gramStart"/>
      <w:r w:rsidR="007D03A3">
        <w:rPr>
          <w:lang w:val="en-US"/>
        </w:rPr>
        <w:t>levels, but</w:t>
      </w:r>
      <w:proofErr w:type="gramEnd"/>
      <w:r w:rsidRPr="00F8312C">
        <w:rPr>
          <w:lang w:val="en-US"/>
        </w:rPr>
        <w:t xml:space="preserve"> </w:t>
      </w:r>
      <w:r w:rsidR="000369A3" w:rsidRPr="00F8312C">
        <w:rPr>
          <w:lang w:val="en-US"/>
        </w:rPr>
        <w:t xml:space="preserve">have traditionally </w:t>
      </w:r>
      <w:r w:rsidR="00353ABB" w:rsidRPr="00F8312C">
        <w:rPr>
          <w:lang w:val="en-US"/>
        </w:rPr>
        <w:t xml:space="preserve">operated under the </w:t>
      </w:r>
      <w:r w:rsidR="00B61AB0" w:rsidRPr="00F8312C">
        <w:rPr>
          <w:lang w:val="en-US"/>
        </w:rPr>
        <w:t xml:space="preserve">assumption of </w:t>
      </w:r>
      <w:r w:rsidR="00353ABB" w:rsidRPr="00F8312C">
        <w:rPr>
          <w:lang w:val="en-US"/>
        </w:rPr>
        <w:t xml:space="preserve">value-neutrality, </w:t>
      </w:r>
      <w:r w:rsidR="00F358C6" w:rsidRPr="00F8312C">
        <w:rPr>
          <w:lang w:val="en-US"/>
        </w:rPr>
        <w:t>relegating ethical considerations to separate domains</w:t>
      </w:r>
      <w:r w:rsidR="00277E2B" w:rsidRPr="00F8312C">
        <w:rPr>
          <w:lang w:val="en-US"/>
        </w:rPr>
        <w:t xml:space="preserve"> while technical advancement is pursued independently</w:t>
      </w:r>
      <w:r w:rsidR="00322756" w:rsidRPr="00F8312C">
        <w:rPr>
          <w:lang w:val="en-US"/>
        </w:rPr>
        <w:t xml:space="preserve"> from such considerations</w:t>
      </w:r>
      <w:r w:rsidR="00B04EE2" w:rsidRPr="00F8312C">
        <w:rPr>
          <w:lang w:val="en-US"/>
        </w:rPr>
        <w:t xml:space="preserve">. However, researchers </w:t>
      </w:r>
      <w:r w:rsidR="00AD0519" w:rsidRPr="00F8312C">
        <w:rPr>
          <w:lang w:val="en-US"/>
        </w:rPr>
        <w:t xml:space="preserve">are </w:t>
      </w:r>
      <w:r w:rsidR="00322756" w:rsidRPr="00F8312C">
        <w:rPr>
          <w:lang w:val="en-US"/>
        </w:rPr>
        <w:t>i</w:t>
      </w:r>
      <w:r w:rsidR="00B04EE2" w:rsidRPr="00F8312C">
        <w:rPr>
          <w:lang w:val="en-US"/>
        </w:rPr>
        <w:t>ncreasingly</w:t>
      </w:r>
      <w:r w:rsidR="00322756" w:rsidRPr="00F8312C">
        <w:rPr>
          <w:lang w:val="en-US"/>
        </w:rPr>
        <w:t xml:space="preserve"> </w:t>
      </w:r>
      <w:r w:rsidR="00632DA9" w:rsidRPr="00F8312C">
        <w:rPr>
          <w:lang w:val="en-US"/>
        </w:rPr>
        <w:t xml:space="preserve">having to contend with the </w:t>
      </w:r>
      <w:r w:rsidR="002779F1" w:rsidRPr="00F8312C">
        <w:rPr>
          <w:lang w:val="en-US"/>
        </w:rPr>
        <w:t>potentially profound ethical</w:t>
      </w:r>
      <w:r w:rsidR="002C1FBB" w:rsidRPr="00F8312C">
        <w:rPr>
          <w:lang w:val="en-US"/>
        </w:rPr>
        <w:t xml:space="preserve"> and social</w:t>
      </w:r>
      <w:r w:rsidR="002779F1" w:rsidRPr="00F8312C">
        <w:rPr>
          <w:lang w:val="en-US"/>
        </w:rPr>
        <w:t xml:space="preserve"> implications of their work </w:t>
      </w:r>
      <w:r w:rsidR="000F4919" w:rsidRPr="00F8312C">
        <w:rPr>
          <w:lang w:val="en-US"/>
        </w:rPr>
        <w:t xml:space="preserve">as it relates to </w:t>
      </w:r>
      <w:r w:rsidR="002779F1" w:rsidRPr="00F8312C">
        <w:rPr>
          <w:lang w:val="en-US"/>
        </w:rPr>
        <w:t>data and power</w:t>
      </w:r>
      <w:r w:rsidR="00632DA9" w:rsidRPr="00F8312C">
        <w:rPr>
          <w:lang w:val="en-US"/>
        </w:rPr>
        <w:t xml:space="preserve"> (CITE)</w:t>
      </w:r>
      <w:r w:rsidR="00707990" w:rsidRPr="00F8312C">
        <w:rPr>
          <w:lang w:val="en-US"/>
        </w:rPr>
        <w:t xml:space="preserve">. </w:t>
      </w:r>
      <w:r w:rsidR="00F8312C">
        <w:rPr>
          <w:lang w:val="en-US"/>
        </w:rPr>
        <w:t>As such, r</w:t>
      </w:r>
      <w:r w:rsidR="00707990" w:rsidRPr="00F8312C">
        <w:rPr>
          <w:lang w:val="en-US"/>
        </w:rPr>
        <w:t xml:space="preserve">esearchers must </w:t>
      </w:r>
      <w:r w:rsidR="00447075" w:rsidRPr="00F8312C">
        <w:rPr>
          <w:lang w:val="en-US"/>
        </w:rPr>
        <w:t xml:space="preserve">become adept at recognizing their role in </w:t>
      </w:r>
      <w:r w:rsidR="00DF6316" w:rsidRPr="00F8312C">
        <w:rPr>
          <w:lang w:val="en-US"/>
        </w:rPr>
        <w:t xml:space="preserve">either </w:t>
      </w:r>
      <w:r w:rsidR="00447075" w:rsidRPr="00F8312C">
        <w:rPr>
          <w:lang w:val="en-US"/>
        </w:rPr>
        <w:t>reinforcing or challenging existing power differentials</w:t>
      </w:r>
      <w:r w:rsidR="00DF6316" w:rsidRPr="00F8312C">
        <w:rPr>
          <w:lang w:val="en-US"/>
        </w:rPr>
        <w:t xml:space="preserve">. </w:t>
      </w:r>
      <w:r w:rsidR="009724E3">
        <w:rPr>
          <w:lang w:val="en-US"/>
        </w:rPr>
        <w:t xml:space="preserve">The need to foster such awareness </w:t>
      </w:r>
      <w:r w:rsidR="00DC6E86" w:rsidRPr="00F8312C">
        <w:rPr>
          <w:lang w:val="en-US"/>
        </w:rPr>
        <w:t>has been</w:t>
      </w:r>
      <w:r w:rsidR="009724E3">
        <w:rPr>
          <w:lang w:val="en-US"/>
        </w:rPr>
        <w:t xml:space="preserve"> widely</w:t>
      </w:r>
      <w:r w:rsidR="00300F8A" w:rsidRPr="00F8312C">
        <w:rPr>
          <w:lang w:val="en-US"/>
        </w:rPr>
        <w:t xml:space="preserve"> discussed within domains</w:t>
      </w:r>
      <w:r w:rsidR="00E04D16" w:rsidRPr="00F8312C">
        <w:rPr>
          <w:lang w:val="en-US"/>
        </w:rPr>
        <w:t xml:space="preserve"> such as </w:t>
      </w:r>
      <w:r w:rsidR="009442EB" w:rsidRPr="00F8312C">
        <w:rPr>
          <w:lang w:val="en-US"/>
        </w:rPr>
        <w:t xml:space="preserve">technology, </w:t>
      </w:r>
      <w:r w:rsidR="00BC43D6" w:rsidRPr="00F8312C">
        <w:rPr>
          <w:lang w:val="en-US"/>
        </w:rPr>
        <w:t xml:space="preserve">health care, </w:t>
      </w:r>
      <w:r w:rsidR="009442EB" w:rsidRPr="00F8312C">
        <w:rPr>
          <w:lang w:val="en-US"/>
        </w:rPr>
        <w:t xml:space="preserve">and </w:t>
      </w:r>
      <w:r w:rsidR="00BC43D6" w:rsidRPr="00F8312C">
        <w:rPr>
          <w:lang w:val="en-US"/>
        </w:rPr>
        <w:t>criminal justice</w:t>
      </w:r>
      <w:r w:rsidR="00794063" w:rsidRPr="00F8312C">
        <w:rPr>
          <w:lang w:val="en-US"/>
        </w:rPr>
        <w:t xml:space="preserve"> (CITE)</w:t>
      </w:r>
      <w:r w:rsidR="00400119" w:rsidRPr="00F8312C">
        <w:rPr>
          <w:lang w:val="en-US"/>
        </w:rPr>
        <w:t xml:space="preserve">. We argue that despite </w:t>
      </w:r>
      <w:r w:rsidR="00B429F1" w:rsidRPr="00F8312C">
        <w:rPr>
          <w:lang w:val="en-US"/>
        </w:rPr>
        <w:t xml:space="preserve">being particularly </w:t>
      </w:r>
      <w:commentRangeStart w:id="1"/>
      <w:r w:rsidR="00B429F1" w:rsidRPr="00F8312C">
        <w:rPr>
          <w:lang w:val="en-US"/>
        </w:rPr>
        <w:t>salient</w:t>
      </w:r>
      <w:commentRangeEnd w:id="1"/>
      <w:r w:rsidR="004F5CC1">
        <w:rPr>
          <w:rStyle w:val="CommentReference"/>
        </w:rPr>
        <w:commentReference w:id="1"/>
      </w:r>
      <w:r w:rsidR="00B429F1" w:rsidRPr="00F8312C">
        <w:rPr>
          <w:lang w:val="en-US"/>
        </w:rPr>
        <w:t xml:space="preserve"> theme</w:t>
      </w:r>
      <w:r w:rsidR="009724E3">
        <w:rPr>
          <w:lang w:val="en-US"/>
        </w:rPr>
        <w:t>s</w:t>
      </w:r>
      <w:r w:rsidR="00B429F1" w:rsidRPr="00F8312C">
        <w:rPr>
          <w:lang w:val="en-US"/>
        </w:rPr>
        <w:t xml:space="preserve"> within the </w:t>
      </w:r>
      <w:r w:rsidR="00B429F1" w:rsidRPr="00F8312C">
        <w:rPr>
          <w:lang w:val="en-US"/>
        </w:rPr>
        <w:lastRenderedPageBreak/>
        <w:t>agricultural sector, less</w:t>
      </w:r>
      <w:r w:rsidR="006355F8" w:rsidRPr="00F8312C">
        <w:rPr>
          <w:lang w:val="en-US"/>
        </w:rPr>
        <w:t xml:space="preserve"> awareness has been built within the </w:t>
      </w:r>
      <w:r w:rsidR="00F855FD">
        <w:rPr>
          <w:lang w:val="en-US"/>
        </w:rPr>
        <w:t xml:space="preserve">technical </w:t>
      </w:r>
      <w:r w:rsidR="006355F8" w:rsidRPr="00F8312C">
        <w:rPr>
          <w:lang w:val="en-US"/>
        </w:rPr>
        <w:t xml:space="preserve">agricultural research community concerning </w:t>
      </w:r>
      <w:r w:rsidR="00B43D1F" w:rsidRPr="00F8312C">
        <w:rPr>
          <w:lang w:val="en-US"/>
        </w:rPr>
        <w:t xml:space="preserve">the </w:t>
      </w:r>
      <w:r w:rsidR="00D56A66" w:rsidRPr="00F8312C">
        <w:rPr>
          <w:lang w:val="en-US"/>
        </w:rPr>
        <w:t>intersection</w:t>
      </w:r>
      <w:r w:rsidR="00B43D1F" w:rsidRPr="00F8312C">
        <w:rPr>
          <w:lang w:val="en-US"/>
        </w:rPr>
        <w:t xml:space="preserve"> of agricultural research</w:t>
      </w:r>
      <w:r w:rsidR="007D1CDD" w:rsidRPr="00F8312C">
        <w:rPr>
          <w:lang w:val="en-US"/>
        </w:rPr>
        <w:t xml:space="preserve">, data, and power. </w:t>
      </w:r>
      <w:r w:rsidR="00794063" w:rsidRPr="00F8312C">
        <w:rPr>
          <w:lang w:val="en-US"/>
        </w:rPr>
        <w:t xml:space="preserve"> </w:t>
      </w:r>
      <w:r w:rsidR="009724E3">
        <w:rPr>
          <w:lang w:val="en-US"/>
        </w:rPr>
        <w:t>To our knowledge, discussions of ethical issues</w:t>
      </w:r>
      <w:r w:rsidR="000768E7">
        <w:rPr>
          <w:lang w:val="en-US"/>
        </w:rPr>
        <w:t xml:space="preserve"> in technical agricultural publications appear primarily in the </w:t>
      </w:r>
      <w:r w:rsidR="00172B03">
        <w:rPr>
          <w:lang w:val="en-US"/>
        </w:rPr>
        <w:t>context of ‘big data</w:t>
      </w:r>
      <w:r w:rsidR="000768E7">
        <w:rPr>
          <w:lang w:val="en-US"/>
        </w:rPr>
        <w:t>.</w:t>
      </w:r>
      <w:r w:rsidR="00172B03">
        <w:rPr>
          <w:lang w:val="en-US"/>
        </w:rPr>
        <w:t xml:space="preserve">’ </w:t>
      </w:r>
      <w:r w:rsidR="000768E7">
        <w:rPr>
          <w:lang w:val="en-US"/>
        </w:rPr>
        <w:t>H</w:t>
      </w:r>
      <w:r w:rsidR="00493163" w:rsidRPr="00F8312C">
        <w:rPr>
          <w:lang w:val="en-US"/>
        </w:rPr>
        <w:t xml:space="preserve">ighly cited papers </w:t>
      </w:r>
      <w:r w:rsidR="007D03A3">
        <w:rPr>
          <w:lang w:val="en-US"/>
        </w:rPr>
        <w:t xml:space="preserve">on this subject </w:t>
      </w:r>
      <w:r w:rsidR="00D1122F" w:rsidRPr="00F8312C">
        <w:rPr>
          <w:lang w:val="en-US"/>
        </w:rPr>
        <w:t xml:space="preserve">mention </w:t>
      </w:r>
      <w:r w:rsidR="00710000" w:rsidRPr="00F8312C">
        <w:rPr>
          <w:lang w:val="en-US"/>
        </w:rPr>
        <w:t xml:space="preserve">data privacy issues, </w:t>
      </w:r>
      <w:r w:rsidR="000768E7">
        <w:rPr>
          <w:lang w:val="en-US"/>
        </w:rPr>
        <w:t xml:space="preserve">and some </w:t>
      </w:r>
      <w:r w:rsidR="007D03A3">
        <w:rPr>
          <w:lang w:val="en-US"/>
        </w:rPr>
        <w:t>mention</w:t>
      </w:r>
      <w:r w:rsidR="000768E7">
        <w:rPr>
          <w:lang w:val="en-US"/>
        </w:rPr>
        <w:t xml:space="preserve"> </w:t>
      </w:r>
      <w:r w:rsidR="00793686" w:rsidRPr="00F8312C">
        <w:rPr>
          <w:lang w:val="en-US"/>
        </w:rPr>
        <w:t xml:space="preserve">ethical or </w:t>
      </w:r>
      <w:r w:rsidR="00710000" w:rsidRPr="00F8312C">
        <w:rPr>
          <w:lang w:val="en-US"/>
        </w:rPr>
        <w:t>power-related implications</w:t>
      </w:r>
      <w:r w:rsidR="006F5955" w:rsidRPr="00F8312C">
        <w:rPr>
          <w:lang w:val="en-US"/>
        </w:rPr>
        <w:t xml:space="preserve">, </w:t>
      </w:r>
      <w:r w:rsidR="000768E7">
        <w:rPr>
          <w:lang w:val="en-US"/>
        </w:rPr>
        <w:t xml:space="preserve">but </w:t>
      </w:r>
      <w:r w:rsidR="006F5955" w:rsidRPr="00F8312C">
        <w:rPr>
          <w:lang w:val="en-US"/>
        </w:rPr>
        <w:t xml:space="preserve">to our knowledge little guidance </w:t>
      </w:r>
      <w:r w:rsidR="000768E7">
        <w:rPr>
          <w:lang w:val="en-US"/>
        </w:rPr>
        <w:t>has been</w:t>
      </w:r>
      <w:r w:rsidR="006F5955" w:rsidRPr="00F8312C">
        <w:rPr>
          <w:lang w:val="en-US"/>
        </w:rPr>
        <w:t xml:space="preserve"> </w:t>
      </w:r>
      <w:r w:rsidR="00BF2CA1" w:rsidRPr="00F8312C">
        <w:rPr>
          <w:lang w:val="en-US"/>
        </w:rPr>
        <w:t>given regarding</w:t>
      </w:r>
      <w:r w:rsidR="00954393" w:rsidRPr="00F8312C">
        <w:rPr>
          <w:lang w:val="en-US"/>
        </w:rPr>
        <w:t xml:space="preserve"> </w:t>
      </w:r>
      <w:r w:rsidR="00954393" w:rsidRPr="00F8312C">
        <w:rPr>
          <w:i/>
          <w:iCs/>
          <w:lang w:val="en-US"/>
        </w:rPr>
        <w:t>how</w:t>
      </w:r>
      <w:r w:rsidR="00954393" w:rsidRPr="00F8312C">
        <w:rPr>
          <w:lang w:val="en-US"/>
        </w:rPr>
        <w:t xml:space="preserve"> to consider such implications</w:t>
      </w:r>
      <w:r w:rsidR="000208F6" w:rsidRPr="00F8312C">
        <w:rPr>
          <w:lang w:val="en-US"/>
        </w:rPr>
        <w:t xml:space="preserve"> (e.g., XXX</w:t>
      </w:r>
      <w:r w:rsidR="00493163" w:rsidRPr="00F8312C">
        <w:rPr>
          <w:lang w:val="en-US"/>
        </w:rPr>
        <w:t>X</w:t>
      </w:r>
      <w:r w:rsidR="000208F6" w:rsidRPr="00F8312C">
        <w:rPr>
          <w:lang w:val="en-US"/>
        </w:rPr>
        <w:t>).</w:t>
      </w:r>
      <w:r w:rsidR="00172B03">
        <w:rPr>
          <w:lang w:val="en-US"/>
        </w:rPr>
        <w:t xml:space="preserve"> There is an implicit assumption that those considerations remain outside the scope of technical agricultural research.</w:t>
      </w:r>
      <w:r w:rsidR="00493163" w:rsidRPr="00F8312C">
        <w:rPr>
          <w:lang w:val="en-US"/>
        </w:rPr>
        <w:t xml:space="preserve"> </w:t>
      </w:r>
    </w:p>
    <w:p w14:paraId="57A02FB4" w14:textId="77777777" w:rsidR="00493163" w:rsidRPr="00F8312C" w:rsidRDefault="00493163" w:rsidP="00511C53">
      <w:pPr>
        <w:rPr>
          <w:lang w:val="en-US"/>
        </w:rPr>
      </w:pPr>
    </w:p>
    <w:p w14:paraId="32244480" w14:textId="77777777" w:rsidR="007D03A3" w:rsidRDefault="00493163" w:rsidP="00086D8C">
      <w:pPr>
        <w:rPr>
          <w:lang w:val="en-US"/>
        </w:rPr>
      </w:pPr>
      <w:r w:rsidRPr="00F8312C">
        <w:rPr>
          <w:lang w:val="en-US"/>
        </w:rPr>
        <w:t>This gap has been acknowledged within the larger food studies community, a</w:t>
      </w:r>
      <w:r w:rsidR="00E24957" w:rsidRPr="00F8312C">
        <w:rPr>
          <w:lang w:val="en-US"/>
        </w:rPr>
        <w:t xml:space="preserve">nd </w:t>
      </w:r>
      <w:r w:rsidR="00172B03">
        <w:rPr>
          <w:lang w:val="en-US"/>
        </w:rPr>
        <w:t xml:space="preserve">methods for addressing </w:t>
      </w:r>
      <w:r w:rsidR="00E24957" w:rsidRPr="00F8312C">
        <w:rPr>
          <w:lang w:val="en-US"/>
        </w:rPr>
        <w:t>concerns about power distribution and fairness are becoming codified within the field of agroecology</w:t>
      </w:r>
      <w:r w:rsidR="000208F6" w:rsidRPr="00F8312C">
        <w:rPr>
          <w:lang w:val="en-US"/>
        </w:rPr>
        <w:t xml:space="preserve"> </w:t>
      </w:r>
      <w:r w:rsidR="00E24957" w:rsidRPr="00F8312C">
        <w:rPr>
          <w:lang w:val="en-US"/>
        </w:rPr>
        <w:t>(</w:t>
      </w:r>
      <w:r w:rsidR="00276DDA" w:rsidRPr="00F8312C">
        <w:rPr>
          <w:lang w:val="en-US"/>
        </w:rPr>
        <w:t xml:space="preserve">MacInnis et al. 2022, </w:t>
      </w:r>
      <w:r w:rsidR="00F855FD">
        <w:rPr>
          <w:lang w:val="en-US"/>
        </w:rPr>
        <w:t>Wezel et al. 2009;</w:t>
      </w:r>
      <w:r w:rsidR="00E24957" w:rsidRPr="00F8312C">
        <w:rPr>
          <w:lang w:val="en-US"/>
        </w:rPr>
        <w:t xml:space="preserve">). </w:t>
      </w:r>
      <w:r w:rsidR="00CA2C6E" w:rsidRPr="00F8312C">
        <w:rPr>
          <w:lang w:val="en-US"/>
        </w:rPr>
        <w:t xml:space="preserve">The Agroecology Research-Action Collective has published </w:t>
      </w:r>
      <w:r w:rsidR="00EC46BD" w:rsidRPr="00F8312C">
        <w:rPr>
          <w:lang w:val="en-US"/>
        </w:rPr>
        <w:t xml:space="preserve">an excellent resource with </w:t>
      </w:r>
      <w:r w:rsidR="00CA2C6E" w:rsidRPr="00F8312C">
        <w:rPr>
          <w:lang w:val="en-US"/>
        </w:rPr>
        <w:t>Principles and Protocols for scholar-</w:t>
      </w:r>
      <w:r w:rsidR="00EC46BD" w:rsidRPr="00F8312C">
        <w:rPr>
          <w:lang w:val="en-US"/>
        </w:rPr>
        <w:t xml:space="preserve">activists, but </w:t>
      </w:r>
      <w:r w:rsidR="000768E7">
        <w:rPr>
          <w:lang w:val="en-US"/>
        </w:rPr>
        <w:t xml:space="preserve">they </w:t>
      </w:r>
      <w:r w:rsidR="00172B03">
        <w:rPr>
          <w:lang w:val="en-US"/>
        </w:rPr>
        <w:t>are</w:t>
      </w:r>
      <w:r w:rsidR="00EC46BD" w:rsidRPr="00F8312C">
        <w:rPr>
          <w:lang w:val="en-US"/>
        </w:rPr>
        <w:t xml:space="preserve"> framed </w:t>
      </w:r>
      <w:r w:rsidR="000768E7">
        <w:rPr>
          <w:lang w:val="en-US"/>
        </w:rPr>
        <w:t xml:space="preserve">primarily </w:t>
      </w:r>
      <w:r w:rsidR="00EC46BD" w:rsidRPr="00F8312C">
        <w:rPr>
          <w:lang w:val="en-US"/>
        </w:rPr>
        <w:t xml:space="preserve">in the context of social science </w:t>
      </w:r>
      <w:r w:rsidR="00CA2C6E" w:rsidRPr="00F8312C">
        <w:rPr>
          <w:lang w:val="en-US"/>
        </w:rPr>
        <w:t>(Wit et al. 2021)</w:t>
      </w:r>
      <w:r w:rsidR="00EC46BD" w:rsidRPr="00F8312C">
        <w:rPr>
          <w:lang w:val="en-US"/>
        </w:rPr>
        <w:t>.</w:t>
      </w:r>
      <w:r w:rsidR="00086D8C" w:rsidRPr="00F8312C">
        <w:rPr>
          <w:lang w:val="en-US"/>
        </w:rPr>
        <w:t xml:space="preserve"> Agricultural researchers </w:t>
      </w:r>
      <w:r w:rsidR="00172B03">
        <w:rPr>
          <w:lang w:val="en-US"/>
        </w:rPr>
        <w:t>may not self-identify as scholar-activists</w:t>
      </w:r>
      <w:r w:rsidR="00CA17CE">
        <w:rPr>
          <w:lang w:val="en-US"/>
        </w:rPr>
        <w:t xml:space="preserve"> or agroecologists, </w:t>
      </w:r>
      <w:r w:rsidR="00172B03">
        <w:rPr>
          <w:lang w:val="en-US"/>
        </w:rPr>
        <w:t xml:space="preserve">and scientists </w:t>
      </w:r>
      <w:r w:rsidR="00086D8C" w:rsidRPr="00F8312C">
        <w:rPr>
          <w:lang w:val="en-US"/>
        </w:rPr>
        <w:t>working in the physical science realms may have unique needs with regards to guidance</w:t>
      </w:r>
      <w:r w:rsidR="00172B03">
        <w:rPr>
          <w:lang w:val="en-US"/>
        </w:rPr>
        <w:t xml:space="preserve"> on these topics</w:t>
      </w:r>
      <w:r w:rsidR="00555110">
        <w:rPr>
          <w:lang w:val="en-US"/>
        </w:rPr>
        <w:t xml:space="preserve"> (Longino 1988)</w:t>
      </w:r>
      <w:r w:rsidR="00086D8C" w:rsidRPr="00F8312C">
        <w:rPr>
          <w:lang w:val="en-US"/>
        </w:rPr>
        <w:t xml:space="preserve">. </w:t>
      </w:r>
    </w:p>
    <w:p w14:paraId="13CBB31F" w14:textId="77777777" w:rsidR="007D03A3" w:rsidRDefault="007D03A3" w:rsidP="00086D8C">
      <w:pPr>
        <w:rPr>
          <w:lang w:val="en-US"/>
        </w:rPr>
      </w:pPr>
    </w:p>
    <w:p w14:paraId="2012ABFD" w14:textId="7C3DD600" w:rsidR="00086D8C" w:rsidRPr="00172B03" w:rsidRDefault="00E4568A" w:rsidP="00086D8C">
      <w:pPr>
        <w:rPr>
          <w:lang w:val="en-US"/>
        </w:rPr>
      </w:pPr>
      <w:r w:rsidRPr="00172B03">
        <w:rPr>
          <w:lang w:val="en-US"/>
        </w:rPr>
        <w:t>The tenets of data feminism were developed</w:t>
      </w:r>
      <w:r w:rsidR="00732F00" w:rsidRPr="00172B03">
        <w:rPr>
          <w:lang w:val="en-US"/>
        </w:rPr>
        <w:t xml:space="preserve"> in response to a nee</w:t>
      </w:r>
      <w:r w:rsidR="002C0234" w:rsidRPr="00172B03">
        <w:rPr>
          <w:lang w:val="en-US"/>
        </w:rPr>
        <w:t>d for tools t</w:t>
      </w:r>
      <w:r w:rsidR="00B64839" w:rsidRPr="00172B03">
        <w:rPr>
          <w:lang w:val="en-US"/>
        </w:rPr>
        <w:t xml:space="preserve">hat </w:t>
      </w:r>
      <w:r w:rsidR="002C0234" w:rsidRPr="00172B03">
        <w:rPr>
          <w:lang w:val="en-US"/>
        </w:rPr>
        <w:t xml:space="preserve">foster awareness </w:t>
      </w:r>
      <w:r w:rsidR="00D65D64" w:rsidRPr="00172B03">
        <w:rPr>
          <w:lang w:val="en-US"/>
        </w:rPr>
        <w:t>about the interactions between power and data science</w:t>
      </w:r>
      <w:r w:rsidR="00172B03">
        <w:rPr>
          <w:lang w:val="en-US"/>
        </w:rPr>
        <w:t xml:space="preserve"> (</w:t>
      </w:r>
      <w:proofErr w:type="spellStart"/>
      <w:r w:rsidR="00172B03">
        <w:rPr>
          <w:lang w:val="en-US"/>
        </w:rPr>
        <w:t>D’Ignazio</w:t>
      </w:r>
      <w:proofErr w:type="spellEnd"/>
      <w:r w:rsidR="00172B03">
        <w:rPr>
          <w:lang w:val="en-US"/>
        </w:rPr>
        <w:t xml:space="preserve"> and Klein XX)</w:t>
      </w:r>
      <w:r w:rsidR="00D65D64" w:rsidRPr="00172B03">
        <w:rPr>
          <w:lang w:val="en-US"/>
        </w:rPr>
        <w:t xml:space="preserve">. </w:t>
      </w:r>
      <w:r w:rsidR="00C3253A" w:rsidRPr="00172B03">
        <w:rPr>
          <w:lang w:val="en-US"/>
        </w:rPr>
        <w:t xml:space="preserve">The principles </w:t>
      </w:r>
      <w:r w:rsidR="006035D7" w:rsidRPr="00172B03">
        <w:rPr>
          <w:lang w:val="en-US"/>
        </w:rPr>
        <w:t>provide guidance on how to approach data science wit</w:t>
      </w:r>
      <w:r w:rsidR="006777C1" w:rsidRPr="00172B03">
        <w:rPr>
          <w:lang w:val="en-US"/>
        </w:rPr>
        <w:t xml:space="preserve">h an explicit acknowledgement of the power imbalances </w:t>
      </w:r>
      <w:r w:rsidR="00B64839" w:rsidRPr="00172B03">
        <w:rPr>
          <w:lang w:val="en-US"/>
        </w:rPr>
        <w:t>the work is embedded within</w:t>
      </w:r>
      <w:r w:rsidR="0061375A" w:rsidRPr="00172B03">
        <w:rPr>
          <w:lang w:val="en-US"/>
        </w:rPr>
        <w:t>, and therefore foment reflection on the ethical implications of the work</w:t>
      </w:r>
      <w:r w:rsidR="00B64839" w:rsidRPr="00172B03">
        <w:rPr>
          <w:lang w:val="en-US"/>
        </w:rPr>
        <w:t xml:space="preserve">. </w:t>
      </w:r>
      <w:r w:rsidR="00C3253A" w:rsidRPr="00172B03">
        <w:rPr>
          <w:lang w:val="en-US"/>
        </w:rPr>
        <w:t xml:space="preserve">The principles are </w:t>
      </w:r>
      <w:r w:rsidR="008526F6" w:rsidRPr="00172B03">
        <w:rPr>
          <w:lang w:val="en-US"/>
        </w:rPr>
        <w:t>designed to be domain-agnostic</w:t>
      </w:r>
      <w:r w:rsidR="001C7929" w:rsidRPr="00172B03">
        <w:rPr>
          <w:lang w:val="en-US"/>
        </w:rPr>
        <w:t xml:space="preserve">, and </w:t>
      </w:r>
      <w:r w:rsidR="00061D65" w:rsidRPr="00172B03">
        <w:rPr>
          <w:lang w:val="en-US"/>
        </w:rPr>
        <w:t xml:space="preserve">the book has been </w:t>
      </w:r>
      <w:r w:rsidR="00EC46BD" w:rsidRPr="00172B03">
        <w:rPr>
          <w:lang w:val="en-US"/>
        </w:rPr>
        <w:t xml:space="preserve">highly cited by </w:t>
      </w:r>
      <w:r w:rsidR="00E838D0" w:rsidRPr="00172B03">
        <w:rPr>
          <w:lang w:val="en-US"/>
        </w:rPr>
        <w:t xml:space="preserve">a range </w:t>
      </w:r>
      <w:r w:rsidR="00E24957" w:rsidRPr="00172B03">
        <w:rPr>
          <w:lang w:val="en-US"/>
        </w:rPr>
        <w:t xml:space="preserve">of </w:t>
      </w:r>
      <w:r w:rsidR="00E838D0" w:rsidRPr="00172B03">
        <w:rPr>
          <w:lang w:val="en-US"/>
        </w:rPr>
        <w:t>discip</w:t>
      </w:r>
      <w:r w:rsidR="001529B6" w:rsidRPr="00172B03">
        <w:rPr>
          <w:lang w:val="en-US"/>
        </w:rPr>
        <w:t>linary contexts</w:t>
      </w:r>
      <w:r w:rsidR="00E838D0" w:rsidRPr="00172B03">
        <w:rPr>
          <w:lang w:val="en-US"/>
        </w:rPr>
        <w:t>. However, to our knowledge, it has had limited interpretation in the context of agriculture</w:t>
      </w:r>
      <w:r w:rsidR="00FC3C55" w:rsidRPr="00172B03">
        <w:rPr>
          <w:lang w:val="en-US"/>
        </w:rPr>
        <w:t xml:space="preserve">. </w:t>
      </w:r>
      <w:r w:rsidR="00BA117B">
        <w:rPr>
          <w:lang w:val="en-US"/>
        </w:rPr>
        <w:t>A recent study</w:t>
      </w:r>
      <w:r w:rsidR="00086D8C" w:rsidRPr="00172B03">
        <w:rPr>
          <w:lang w:val="en-US"/>
        </w:rPr>
        <w:t xml:space="preserve"> evaluated the National Agricultural Statistics Service </w:t>
      </w:r>
      <w:r w:rsidR="007D03A3">
        <w:rPr>
          <w:lang w:val="en-US"/>
        </w:rPr>
        <w:t xml:space="preserve">(NASS) agency of the </w:t>
      </w:r>
      <w:r w:rsidR="007D03A3" w:rsidRPr="00172B03">
        <w:rPr>
          <w:lang w:val="en-US"/>
        </w:rPr>
        <w:t xml:space="preserve">United States Department of Agriculture </w:t>
      </w:r>
      <w:r w:rsidR="007D03A3">
        <w:rPr>
          <w:lang w:val="en-US"/>
        </w:rPr>
        <w:t xml:space="preserve">(USDA) on their </w:t>
      </w:r>
      <w:r w:rsidR="00086D8C" w:rsidRPr="00172B03">
        <w:rPr>
          <w:lang w:val="en-US"/>
        </w:rPr>
        <w:t>data reporting practices through the lens of data feminism</w:t>
      </w:r>
      <w:r w:rsidR="00BA117B">
        <w:rPr>
          <w:lang w:val="en-US"/>
        </w:rPr>
        <w:t xml:space="preserve">, </w:t>
      </w:r>
      <w:r w:rsidR="00086D8C" w:rsidRPr="00172B03">
        <w:rPr>
          <w:lang w:val="en-US"/>
        </w:rPr>
        <w:t xml:space="preserve">demonstrating the utility of </w:t>
      </w:r>
      <w:r w:rsidR="007D03A3">
        <w:rPr>
          <w:lang w:val="en-US"/>
        </w:rPr>
        <w:t xml:space="preserve">applying the principles in new contexts </w:t>
      </w:r>
      <w:r w:rsidR="00086D8C" w:rsidRPr="00172B03">
        <w:rPr>
          <w:lang w:val="en-US"/>
        </w:rPr>
        <w:t xml:space="preserve">(Rissing). </w:t>
      </w:r>
    </w:p>
    <w:p w14:paraId="3BB0C2AB" w14:textId="075CC921" w:rsidR="00AB2A8B" w:rsidRDefault="00AB2A8B" w:rsidP="00AB2A8B">
      <w:pPr>
        <w:rPr>
          <w:b/>
          <w:bCs/>
          <w:lang w:val="en-US"/>
        </w:rPr>
      </w:pPr>
    </w:p>
    <w:p w14:paraId="26DD032E" w14:textId="2171D625" w:rsidR="00E4568A" w:rsidRDefault="00FC3C55" w:rsidP="00511C53">
      <w:pPr>
        <w:rPr>
          <w:b/>
          <w:bCs/>
          <w:lang w:val="en-US"/>
        </w:rPr>
      </w:pPr>
      <w:r w:rsidRPr="00172B03">
        <w:rPr>
          <w:lang w:val="en-US"/>
        </w:rPr>
        <w:t xml:space="preserve">The goal of this paper is not to </w:t>
      </w:r>
      <w:r w:rsidR="007D03A3">
        <w:rPr>
          <w:lang w:val="en-US"/>
        </w:rPr>
        <w:t xml:space="preserve">simply </w:t>
      </w:r>
      <w:r w:rsidRPr="00172B03">
        <w:rPr>
          <w:lang w:val="en-US"/>
        </w:rPr>
        <w:t xml:space="preserve">reiterate the principles laid out by </w:t>
      </w:r>
      <w:proofErr w:type="spellStart"/>
      <w:r w:rsidRPr="00172B03">
        <w:rPr>
          <w:lang w:val="en-US"/>
        </w:rPr>
        <w:t>D’Ignazio</w:t>
      </w:r>
      <w:proofErr w:type="spellEnd"/>
      <w:r w:rsidRPr="00172B03">
        <w:rPr>
          <w:lang w:val="en-US"/>
        </w:rPr>
        <w:t xml:space="preserve"> and </w:t>
      </w:r>
      <w:r w:rsidR="00172B03" w:rsidRPr="00172B03">
        <w:rPr>
          <w:lang w:val="en-US"/>
        </w:rPr>
        <w:t>Klein (XX)</w:t>
      </w:r>
      <w:r w:rsidRPr="00172B03">
        <w:rPr>
          <w:lang w:val="en-US"/>
        </w:rPr>
        <w:t xml:space="preserve">. Nor do we intend to suggest one set of guiding principles is superior to another. </w:t>
      </w:r>
      <w:r w:rsidR="00D90450" w:rsidRPr="00172B03">
        <w:rPr>
          <w:lang w:val="en-US"/>
        </w:rPr>
        <w:t xml:space="preserve">Rather, </w:t>
      </w:r>
      <w:r w:rsidR="007D03A3">
        <w:rPr>
          <w:lang w:val="en-US"/>
        </w:rPr>
        <w:t xml:space="preserve">as agricultural scientists, </w:t>
      </w:r>
      <w:r w:rsidR="00F57CCD">
        <w:rPr>
          <w:lang w:val="en-US"/>
        </w:rPr>
        <w:t xml:space="preserve">we found the principles helpful in guiding our own work, and we </w:t>
      </w:r>
      <w:r w:rsidR="002C07B7" w:rsidRPr="00172B03">
        <w:rPr>
          <w:lang w:val="en-US"/>
        </w:rPr>
        <w:t xml:space="preserve">aim </w:t>
      </w:r>
      <w:r w:rsidRPr="00172B03">
        <w:rPr>
          <w:lang w:val="en-US"/>
        </w:rPr>
        <w:t xml:space="preserve">to offer </w:t>
      </w:r>
      <w:r w:rsidR="00F57CCD">
        <w:rPr>
          <w:lang w:val="en-US"/>
        </w:rPr>
        <w:t>a more bespoke interpretation to aid other agricultural scientists.</w:t>
      </w:r>
      <w:r w:rsidR="00F83DA2">
        <w:rPr>
          <w:lang w:val="en-US"/>
        </w:rPr>
        <w:t xml:space="preserve"> </w:t>
      </w:r>
      <w:r w:rsidR="00F57CCD">
        <w:rPr>
          <w:lang w:val="en-US"/>
        </w:rPr>
        <w:t xml:space="preserve">As such, </w:t>
      </w:r>
      <w:r w:rsidR="00F83DA2">
        <w:rPr>
          <w:lang w:val="en-US"/>
        </w:rPr>
        <w:t xml:space="preserve">we </w:t>
      </w:r>
      <w:r w:rsidR="00F57CCD">
        <w:rPr>
          <w:lang w:val="en-US"/>
        </w:rPr>
        <w:t xml:space="preserve">present three overarching themes of </w:t>
      </w:r>
      <w:r w:rsidR="00F83DA2">
        <w:rPr>
          <w:lang w:val="en-US"/>
        </w:rPr>
        <w:t xml:space="preserve">power, reciprocity, and framing. Under each theme we </w:t>
      </w:r>
      <w:r w:rsidR="00F57CCD">
        <w:rPr>
          <w:lang w:val="en-US"/>
        </w:rPr>
        <w:t xml:space="preserve">provide an overview of its connections and relevance to agriculture, as well as tangible examples and </w:t>
      </w:r>
      <w:r w:rsidR="00F83DA2">
        <w:rPr>
          <w:lang w:val="en-US"/>
        </w:rPr>
        <w:t xml:space="preserve">evidence that their consideration leads to more impactful and transformative research outcomes. </w:t>
      </w:r>
      <w:r w:rsidR="000768E7">
        <w:rPr>
          <w:lang w:val="en-US"/>
        </w:rPr>
        <w:t xml:space="preserve">This is not meant to be a </w:t>
      </w:r>
      <w:r w:rsidR="00FE28BD">
        <w:rPr>
          <w:lang w:val="en-US"/>
        </w:rPr>
        <w:t xml:space="preserve">comprehensive </w:t>
      </w:r>
      <w:r w:rsidR="000768E7">
        <w:rPr>
          <w:lang w:val="en-US"/>
        </w:rPr>
        <w:t xml:space="preserve">review of power issues in agriculture, </w:t>
      </w:r>
      <w:r w:rsidR="005F0202">
        <w:rPr>
          <w:lang w:val="en-US"/>
        </w:rPr>
        <w:t>nor a thorough documentation of efforts to address those issues. Rather, our hope is that this effort supports technically trained agricultural scientists in connecting their work to its broader societal implications and in</w:t>
      </w:r>
      <w:r w:rsidR="00F57CCD">
        <w:rPr>
          <w:lang w:val="en-US"/>
        </w:rPr>
        <w:t xml:space="preserve"> sculpting</w:t>
      </w:r>
      <w:r w:rsidR="005F0202">
        <w:rPr>
          <w:lang w:val="en-US"/>
        </w:rPr>
        <w:t xml:space="preserve"> that work</w:t>
      </w:r>
      <w:r w:rsidR="00F57CCD">
        <w:rPr>
          <w:lang w:val="en-US"/>
        </w:rPr>
        <w:t xml:space="preserve"> to</w:t>
      </w:r>
      <w:r w:rsidR="005F0202">
        <w:rPr>
          <w:lang w:val="en-US"/>
        </w:rPr>
        <w:t xml:space="preserve"> contribute to a more equitable society. </w:t>
      </w:r>
      <w:r w:rsidR="00ED4B10">
        <w:rPr>
          <w:lang w:val="en-US"/>
        </w:rPr>
        <w:t xml:space="preserve">Our perspectives and examples are strongly framed by our collective experiences in the agricultural systems of the United States (US), and specifically of those in the maize-producing areas of the Midwest. </w:t>
      </w:r>
      <w:r w:rsidR="00F57CCD">
        <w:rPr>
          <w:lang w:val="en-US"/>
        </w:rPr>
        <w:t xml:space="preserve">However, </w:t>
      </w:r>
      <w:r w:rsidR="00ED4B10">
        <w:rPr>
          <w:lang w:val="en-US"/>
        </w:rPr>
        <w:t>while the specifics of a given system will vary</w:t>
      </w:r>
      <w:r w:rsidR="00CA17CE">
        <w:rPr>
          <w:lang w:val="en-US"/>
        </w:rPr>
        <w:t>,</w:t>
      </w:r>
      <w:r w:rsidR="00ED4B10">
        <w:rPr>
          <w:lang w:val="en-US"/>
        </w:rPr>
        <w:t xml:space="preserve"> </w:t>
      </w:r>
      <w:r w:rsidR="00F57CCD">
        <w:rPr>
          <w:lang w:val="en-US"/>
        </w:rPr>
        <w:t xml:space="preserve">the topics discussed are universal and </w:t>
      </w:r>
      <w:r w:rsidR="00ED4B10">
        <w:rPr>
          <w:lang w:val="en-US"/>
        </w:rPr>
        <w:t xml:space="preserve">we </w:t>
      </w:r>
      <w:r w:rsidR="000768E7">
        <w:rPr>
          <w:lang w:val="en-US"/>
        </w:rPr>
        <w:t>present</w:t>
      </w:r>
      <w:r w:rsidR="00ED4B10">
        <w:rPr>
          <w:lang w:val="en-US"/>
        </w:rPr>
        <w:t xml:space="preserve"> these themes with the goal of being generalizable.</w:t>
      </w:r>
    </w:p>
    <w:p w14:paraId="01C5BB0B" w14:textId="0A649ED0" w:rsidR="0085121A" w:rsidRDefault="003019ED" w:rsidP="00492609">
      <w:pPr>
        <w:pStyle w:val="Heading1"/>
        <w:rPr>
          <w:lang w:val="en-US"/>
        </w:rPr>
      </w:pPr>
      <w:r>
        <w:rPr>
          <w:lang w:val="en-US"/>
        </w:rPr>
        <w:t xml:space="preserve">Theme 1: </w:t>
      </w:r>
      <w:r w:rsidR="004E2394">
        <w:rPr>
          <w:lang w:val="en-US"/>
        </w:rPr>
        <w:t>Examining and challenging power</w:t>
      </w:r>
      <w:r w:rsidR="006818C7">
        <w:rPr>
          <w:lang w:val="en-US"/>
        </w:rPr>
        <w:t xml:space="preserve"> disparities</w:t>
      </w:r>
    </w:p>
    <w:p w14:paraId="53B8B1A7" w14:textId="5750F8CA" w:rsidR="005303F9" w:rsidRDefault="004B48DF" w:rsidP="004B48DF">
      <w:pPr>
        <w:rPr>
          <w:lang w:val="en-US"/>
        </w:rPr>
      </w:pPr>
      <w:r w:rsidRPr="00F83DA2">
        <w:rPr>
          <w:lang w:val="en-US"/>
        </w:rPr>
        <w:t>Agriculture has a unique relationship to power inequities compared to other domains. At its most fundamental level it involves the cultivation of land to produce food</w:t>
      </w:r>
      <w:r w:rsidR="00A818B4" w:rsidRPr="00F83DA2">
        <w:rPr>
          <w:lang w:val="en-US"/>
        </w:rPr>
        <w:t>,</w:t>
      </w:r>
      <w:r w:rsidRPr="00F83DA2">
        <w:rPr>
          <w:lang w:val="en-US"/>
        </w:rPr>
        <w:t xml:space="preserve"> </w:t>
      </w:r>
      <w:r w:rsidR="00A818B4" w:rsidRPr="00F83DA2">
        <w:rPr>
          <w:lang w:val="en-US"/>
        </w:rPr>
        <w:t xml:space="preserve">which is </w:t>
      </w:r>
      <w:r w:rsidRPr="00F83DA2">
        <w:rPr>
          <w:lang w:val="en-US"/>
        </w:rPr>
        <w:t>a</w:t>
      </w:r>
      <w:r w:rsidR="00F83DA2">
        <w:rPr>
          <w:lang w:val="en-US"/>
        </w:rPr>
        <w:t>n</w:t>
      </w:r>
      <w:r w:rsidRPr="00F83DA2">
        <w:rPr>
          <w:lang w:val="en-US"/>
        </w:rPr>
        <w:t xml:space="preserve"> </w:t>
      </w:r>
      <w:r w:rsidR="0008605E" w:rsidRPr="00F83DA2">
        <w:rPr>
          <w:lang w:val="en-US"/>
        </w:rPr>
        <w:t>essential</w:t>
      </w:r>
      <w:r w:rsidRPr="00F83DA2">
        <w:rPr>
          <w:lang w:val="en-US"/>
        </w:rPr>
        <w:t xml:space="preserve"> resource for human survival. Therefore, its very existence</w:t>
      </w:r>
      <w:r w:rsidR="005F0202">
        <w:rPr>
          <w:lang w:val="en-US"/>
        </w:rPr>
        <w:t xml:space="preserve"> invokes potential for </w:t>
      </w:r>
      <w:commentRangeStart w:id="2"/>
      <w:r w:rsidR="005F0202">
        <w:rPr>
          <w:lang w:val="en-US"/>
        </w:rPr>
        <w:t>abuses of power</w:t>
      </w:r>
      <w:r w:rsidR="00A818B4" w:rsidRPr="00F83DA2">
        <w:rPr>
          <w:lang w:val="en-US"/>
        </w:rPr>
        <w:t xml:space="preserve">: </w:t>
      </w:r>
      <w:commentRangeEnd w:id="2"/>
      <w:r w:rsidR="000311E4">
        <w:rPr>
          <w:rStyle w:val="CommentReference"/>
        </w:rPr>
        <w:commentReference w:id="2"/>
      </w:r>
      <w:r w:rsidRPr="00F83DA2">
        <w:rPr>
          <w:lang w:val="en-US"/>
        </w:rPr>
        <w:t>those who control access to land hold significant power over others</w:t>
      </w:r>
      <w:r w:rsidR="00F83DA2">
        <w:rPr>
          <w:lang w:val="en-US"/>
        </w:rPr>
        <w:t>’ access to food</w:t>
      </w:r>
      <w:r w:rsidRPr="00F83DA2">
        <w:rPr>
          <w:lang w:val="en-US"/>
        </w:rPr>
        <w:t xml:space="preserve">. </w:t>
      </w:r>
      <w:r w:rsidR="00A818B4" w:rsidRPr="00F83DA2">
        <w:rPr>
          <w:lang w:val="en-US"/>
        </w:rPr>
        <w:t>Indeed, there is a large body of scholarly work suggesting the advent of agriculture played a pivot</w:t>
      </w:r>
      <w:r w:rsidR="005F0202">
        <w:rPr>
          <w:lang w:val="en-US"/>
        </w:rPr>
        <w:t>al</w:t>
      </w:r>
      <w:r w:rsidR="00A818B4" w:rsidRPr="00F83DA2">
        <w:rPr>
          <w:lang w:val="en-US"/>
        </w:rPr>
        <w:t xml:space="preserve"> role in the formation of social classes</w:t>
      </w:r>
      <w:r w:rsidR="00121249" w:rsidRPr="00F83DA2">
        <w:rPr>
          <w:lang w:val="en-US"/>
        </w:rPr>
        <w:t>, and in shaping the dynamics of inequities and hierarchies in human societies</w:t>
      </w:r>
      <w:r w:rsidR="00A818B4" w:rsidRPr="00F83DA2">
        <w:rPr>
          <w:lang w:val="en-US"/>
        </w:rPr>
        <w:t xml:space="preserve"> (Isett and </w:t>
      </w:r>
      <w:r w:rsidR="00A818B4" w:rsidRPr="00F83DA2">
        <w:rPr>
          <w:lang w:val="en-US"/>
        </w:rPr>
        <w:lastRenderedPageBreak/>
        <w:t xml:space="preserve">miller, diamond, against the grain, child, </w:t>
      </w:r>
      <w:commentRangeStart w:id="3"/>
      <w:proofErr w:type="spellStart"/>
      <w:r w:rsidR="00A818B4" w:rsidRPr="00F83DA2">
        <w:rPr>
          <w:lang w:val="en-US"/>
        </w:rPr>
        <w:t>marx</w:t>
      </w:r>
      <w:proofErr w:type="spellEnd"/>
      <w:r w:rsidR="00A818B4" w:rsidRPr="00F83DA2">
        <w:rPr>
          <w:lang w:val="en-US"/>
        </w:rPr>
        <w:t xml:space="preserve">). </w:t>
      </w:r>
      <w:commentRangeEnd w:id="3"/>
      <w:r w:rsidR="000311E4">
        <w:rPr>
          <w:rStyle w:val="CommentReference"/>
        </w:rPr>
        <w:commentReference w:id="3"/>
      </w:r>
      <w:r w:rsidR="005303F9">
        <w:rPr>
          <w:lang w:val="en-US"/>
        </w:rPr>
        <w:t>Slavery has been intertwined with agriculture for thousands of years, with several civilizations relying heavily on slave labor to cultivate crops.</w:t>
      </w:r>
    </w:p>
    <w:p w14:paraId="69CAF93A" w14:textId="7FEA0193" w:rsidR="00CA17CE" w:rsidRPr="0029011A" w:rsidRDefault="00081F09" w:rsidP="00146F9D">
      <w:pPr>
        <w:rPr>
          <w:color w:val="0D0D0D"/>
          <w:shd w:val="clear" w:color="auto" w:fill="FFFFFF"/>
          <w:lang w:val="en-US"/>
        </w:rPr>
      </w:pPr>
      <w:r>
        <w:rPr>
          <w:lang w:val="en-US"/>
        </w:rPr>
        <w:t xml:space="preserve">Moreover, </w:t>
      </w:r>
      <w:r w:rsidR="009C33CD">
        <w:rPr>
          <w:lang w:val="en-US"/>
        </w:rPr>
        <w:t>many mid-century colonialism efforts were</w:t>
      </w:r>
      <w:r>
        <w:rPr>
          <w:lang w:val="en-US"/>
        </w:rPr>
        <w:t xml:space="preserve"> agriculturally motivated, </w:t>
      </w:r>
      <w:r w:rsidR="00B4788C">
        <w:rPr>
          <w:lang w:val="en-US"/>
        </w:rPr>
        <w:t>marking</w:t>
      </w:r>
      <w:r>
        <w:rPr>
          <w:lang w:val="en-US"/>
        </w:rPr>
        <w:t xml:space="preserve"> the emergence of oppressive practices and policies such as land seizures for agricultural production, plantation economies, land tenure systems, and self-serving infrastructure investments</w:t>
      </w:r>
      <w:r w:rsidR="00B4788C">
        <w:rPr>
          <w:lang w:val="en-US"/>
        </w:rPr>
        <w:t xml:space="preserve"> (CITE)</w:t>
      </w:r>
      <w:r>
        <w:rPr>
          <w:lang w:val="en-US"/>
        </w:rPr>
        <w:t>.</w:t>
      </w:r>
      <w:r w:rsidR="005303F9">
        <w:rPr>
          <w:lang w:val="en-US"/>
        </w:rPr>
        <w:t xml:space="preserve"> Plantation economies </w:t>
      </w:r>
      <w:r w:rsidR="00B4788C">
        <w:rPr>
          <w:lang w:val="en-US"/>
        </w:rPr>
        <w:t xml:space="preserve">motivated some of the largest slave trades in </w:t>
      </w:r>
      <w:proofErr w:type="gramStart"/>
      <w:r w:rsidR="00B4788C">
        <w:rPr>
          <w:lang w:val="en-US"/>
        </w:rPr>
        <w:t>history, and</w:t>
      </w:r>
      <w:proofErr w:type="gramEnd"/>
      <w:r w:rsidR="00B4788C">
        <w:rPr>
          <w:lang w:val="en-US"/>
        </w:rPr>
        <w:t xml:space="preserve"> were notorious for their brutal practices</w:t>
      </w:r>
      <w:r w:rsidR="00CA17CE">
        <w:rPr>
          <w:lang w:val="en-US"/>
        </w:rPr>
        <w:t xml:space="preserve"> and conditions</w:t>
      </w:r>
      <w:r w:rsidR="00B4788C">
        <w:rPr>
          <w:lang w:val="en-US"/>
        </w:rPr>
        <w:t>. While most countries have enacted formal abolitions of slavery, human trafficking still occurs and many of th</w:t>
      </w:r>
      <w:r w:rsidR="00F57CCD">
        <w:rPr>
          <w:lang w:val="en-US"/>
        </w:rPr>
        <w:t>e plantation</w:t>
      </w:r>
      <w:r w:rsidR="00B4788C">
        <w:rPr>
          <w:lang w:val="en-US"/>
        </w:rPr>
        <w:t xml:space="preserve"> practices (e.g., coercion, debt-bondage) </w:t>
      </w:r>
      <w:r w:rsidR="005303F9">
        <w:rPr>
          <w:lang w:val="en-US"/>
        </w:rPr>
        <w:t xml:space="preserve">are mirrored in </w:t>
      </w:r>
      <w:r w:rsidR="00B4788C">
        <w:rPr>
          <w:lang w:val="en-US"/>
        </w:rPr>
        <w:t>modern forms of exploitation of agricultural migrant workers</w:t>
      </w:r>
      <w:r w:rsidR="00F57CCD">
        <w:rPr>
          <w:lang w:val="en-US"/>
        </w:rPr>
        <w:t xml:space="preserve"> (CITE)</w:t>
      </w:r>
      <w:r w:rsidR="00B4788C">
        <w:rPr>
          <w:lang w:val="en-US"/>
        </w:rPr>
        <w:t>. In the US, a</w:t>
      </w:r>
      <w:r w:rsidR="00074D39">
        <w:rPr>
          <w:lang w:val="en-US"/>
        </w:rPr>
        <w:t>gricultural educational institutions</w:t>
      </w:r>
      <w:r w:rsidR="00AF69AB">
        <w:rPr>
          <w:lang w:val="en-US"/>
        </w:rPr>
        <w:t xml:space="preserve"> (land-grant universities; </w:t>
      </w:r>
      <w:r w:rsidR="00FE28BD">
        <w:rPr>
          <w:lang w:val="en-US"/>
        </w:rPr>
        <w:t>CITE</w:t>
      </w:r>
      <w:r w:rsidR="00AF69AB">
        <w:rPr>
          <w:lang w:val="en-US"/>
        </w:rPr>
        <w:t>)</w:t>
      </w:r>
      <w:r w:rsidR="00074D39">
        <w:rPr>
          <w:lang w:val="en-US"/>
        </w:rPr>
        <w:t xml:space="preserve"> were established using state-sponsored systems of Native dispossession (Nash 2019, CITE A NATIVE ACADMEIC</w:t>
      </w:r>
      <w:r w:rsidR="000C7806">
        <w:rPr>
          <w:lang w:val="en-US"/>
        </w:rPr>
        <w:t>; Stein 2017</w:t>
      </w:r>
      <w:r w:rsidR="00074D39">
        <w:rPr>
          <w:lang w:val="en-US"/>
        </w:rPr>
        <w:t>)</w:t>
      </w:r>
      <w:r w:rsidR="0038243C">
        <w:rPr>
          <w:lang w:val="en-US"/>
        </w:rPr>
        <w:t xml:space="preserve">. </w:t>
      </w:r>
    </w:p>
    <w:p w14:paraId="591E17DF" w14:textId="77777777" w:rsidR="00CA17CE" w:rsidRPr="0029011A" w:rsidRDefault="00CA17CE" w:rsidP="00146F9D">
      <w:pPr>
        <w:rPr>
          <w:color w:val="0D0D0D"/>
          <w:shd w:val="clear" w:color="auto" w:fill="FFFFFF"/>
          <w:lang w:val="en-US"/>
        </w:rPr>
      </w:pPr>
    </w:p>
    <w:p w14:paraId="056B4908" w14:textId="4A227FFF" w:rsidR="00CB461D" w:rsidRDefault="00146F9D" w:rsidP="00121249">
      <w:pPr>
        <w:rPr>
          <w:lang w:val="en-US"/>
        </w:rPr>
      </w:pPr>
      <w:r w:rsidRPr="0029011A">
        <w:rPr>
          <w:color w:val="0D0D0D"/>
          <w:shd w:val="clear" w:color="auto" w:fill="FFFFFF"/>
          <w:lang w:val="en-US"/>
        </w:rPr>
        <w:t>Even without</w:t>
      </w:r>
      <w:r w:rsidR="00CA17CE" w:rsidRPr="0029011A">
        <w:rPr>
          <w:color w:val="0D0D0D"/>
          <w:shd w:val="clear" w:color="auto" w:fill="FFFFFF"/>
          <w:lang w:val="en-US"/>
        </w:rPr>
        <w:t xml:space="preserve"> considering</w:t>
      </w:r>
      <w:r w:rsidRPr="0029011A">
        <w:rPr>
          <w:color w:val="0D0D0D"/>
          <w:shd w:val="clear" w:color="auto" w:fill="FFFFFF"/>
          <w:lang w:val="en-US"/>
        </w:rPr>
        <w:t xml:space="preserve"> historical trajectories, i</w:t>
      </w:r>
      <w:r>
        <w:rPr>
          <w:lang w:val="en-US"/>
        </w:rPr>
        <w:t xml:space="preserve">t is important to acknowledge how broad </w:t>
      </w:r>
      <w:r w:rsidRPr="00F83DA2">
        <w:rPr>
          <w:lang w:val="en-US"/>
        </w:rPr>
        <w:t xml:space="preserve">features of </w:t>
      </w:r>
      <w:r w:rsidR="00C54397">
        <w:rPr>
          <w:lang w:val="en-US"/>
        </w:rPr>
        <w:t xml:space="preserve">modern </w:t>
      </w:r>
      <w:r w:rsidRPr="00F83DA2">
        <w:rPr>
          <w:lang w:val="en-US"/>
        </w:rPr>
        <w:t xml:space="preserve">agriculture </w:t>
      </w:r>
      <w:r>
        <w:rPr>
          <w:lang w:val="en-US"/>
        </w:rPr>
        <w:t xml:space="preserve">will </w:t>
      </w:r>
      <w:r w:rsidR="00C54397">
        <w:rPr>
          <w:lang w:val="en-US"/>
        </w:rPr>
        <w:t>continue to</w:t>
      </w:r>
      <w:r>
        <w:rPr>
          <w:lang w:val="en-US"/>
        </w:rPr>
        <w:t xml:space="preserve"> present opportunities for </w:t>
      </w:r>
      <w:r w:rsidRPr="00F83DA2">
        <w:rPr>
          <w:lang w:val="en-US"/>
        </w:rPr>
        <w:t>power inequities</w:t>
      </w:r>
      <w:r>
        <w:rPr>
          <w:lang w:val="en-US"/>
        </w:rPr>
        <w:t>, and therefore abuse of power</w:t>
      </w:r>
      <w:r w:rsidRPr="00F83DA2">
        <w:rPr>
          <w:lang w:val="en-US"/>
        </w:rPr>
        <w:t xml:space="preserve">. </w:t>
      </w:r>
      <w:r>
        <w:rPr>
          <w:lang w:val="en-US"/>
        </w:rPr>
        <w:t>For example, l</w:t>
      </w:r>
      <w:r w:rsidRPr="00F83DA2">
        <w:rPr>
          <w:lang w:val="en-US"/>
        </w:rPr>
        <w:t>abor-intensive</w:t>
      </w:r>
      <w:r>
        <w:rPr>
          <w:lang w:val="en-US"/>
        </w:rPr>
        <w:t xml:space="preserve"> systems invite opportunities for labor exploitation, while highly industrialized systems exclude participants from exchanging labor for capital</w:t>
      </w:r>
      <w:r w:rsidR="00AF69AB">
        <w:rPr>
          <w:lang w:val="en-US"/>
        </w:rPr>
        <w:t>; l</w:t>
      </w:r>
      <w:r w:rsidRPr="00F83DA2">
        <w:rPr>
          <w:lang w:val="en-US"/>
        </w:rPr>
        <w:t xml:space="preserve">arge-scale environmental impacts can disproportionately burden certain communities; </w:t>
      </w:r>
      <w:r w:rsidR="00CB461D">
        <w:rPr>
          <w:lang w:val="en-US"/>
        </w:rPr>
        <w:t xml:space="preserve">strong </w:t>
      </w:r>
      <w:r w:rsidRPr="00F83DA2">
        <w:rPr>
          <w:lang w:val="en-US"/>
        </w:rPr>
        <w:t>agricultural interest</w:t>
      </w:r>
      <w:r w:rsidR="00CB461D">
        <w:rPr>
          <w:lang w:val="en-US"/>
        </w:rPr>
        <w:t xml:space="preserve"> groups</w:t>
      </w:r>
      <w:r>
        <w:rPr>
          <w:lang w:val="en-US"/>
        </w:rPr>
        <w:t xml:space="preserve"> can</w:t>
      </w:r>
      <w:r w:rsidRPr="00F83DA2">
        <w:rPr>
          <w:lang w:val="en-US"/>
        </w:rPr>
        <w:t xml:space="preserve"> influence public policies related to land use, taxation, trade, insurance, environmental standards, and subsidies; cultural hegemony </w:t>
      </w:r>
      <w:r w:rsidR="00C54397">
        <w:rPr>
          <w:lang w:val="en-US"/>
        </w:rPr>
        <w:t xml:space="preserve">built on agriculture </w:t>
      </w:r>
      <w:r w:rsidR="00CB461D">
        <w:rPr>
          <w:lang w:val="en-US"/>
        </w:rPr>
        <w:t xml:space="preserve">can </w:t>
      </w:r>
      <w:r w:rsidRPr="00F83DA2">
        <w:rPr>
          <w:lang w:val="en-US"/>
        </w:rPr>
        <w:t xml:space="preserve">legitimize beliefs about landownership, property rights, stewardship, and </w:t>
      </w:r>
      <w:r w:rsidR="00CB461D">
        <w:rPr>
          <w:lang w:val="en-US"/>
        </w:rPr>
        <w:t xml:space="preserve">can </w:t>
      </w:r>
      <w:r w:rsidRPr="00F83DA2">
        <w:rPr>
          <w:lang w:val="en-US"/>
        </w:rPr>
        <w:t>dictate which voices are marginalized (CITE).</w:t>
      </w:r>
      <w:r w:rsidR="00AF69AB">
        <w:rPr>
          <w:lang w:val="en-US"/>
        </w:rPr>
        <w:t xml:space="preserve"> </w:t>
      </w:r>
      <w:r w:rsidR="00121249" w:rsidRPr="0029011A">
        <w:rPr>
          <w:color w:val="0D0D0D"/>
          <w:shd w:val="clear" w:color="auto" w:fill="FFFFFF"/>
          <w:lang w:val="en-US"/>
        </w:rPr>
        <w:t xml:space="preserve">While it is important to </w:t>
      </w:r>
      <w:r w:rsidR="007C4855" w:rsidRPr="00F83DA2">
        <w:rPr>
          <w:lang w:val="en-US"/>
        </w:rPr>
        <w:t xml:space="preserve">recognize how modern systems legitimize or challenge </w:t>
      </w:r>
      <w:r w:rsidR="00CB461D">
        <w:rPr>
          <w:lang w:val="en-US"/>
        </w:rPr>
        <w:t xml:space="preserve">both historical and present </w:t>
      </w:r>
      <w:r w:rsidR="00C83D16" w:rsidRPr="00F83DA2">
        <w:rPr>
          <w:lang w:val="en-US"/>
        </w:rPr>
        <w:t xml:space="preserve">power </w:t>
      </w:r>
      <w:r w:rsidR="007C4855" w:rsidRPr="00F83DA2">
        <w:rPr>
          <w:lang w:val="en-US"/>
        </w:rPr>
        <w:t>artifacts</w:t>
      </w:r>
      <w:r w:rsidR="00121249" w:rsidRPr="00F83DA2">
        <w:rPr>
          <w:lang w:val="en-US"/>
        </w:rPr>
        <w:t>, it</w:t>
      </w:r>
      <w:r w:rsidR="00E92560" w:rsidRPr="00F83DA2">
        <w:rPr>
          <w:lang w:val="en-US"/>
        </w:rPr>
        <w:t xml:space="preserve"> is not reasonable to expect an agricultural scientist to be an expert in these topics</w:t>
      </w:r>
      <w:r w:rsidR="00121249" w:rsidRPr="00F83DA2">
        <w:rPr>
          <w:lang w:val="en-US"/>
        </w:rPr>
        <w:t xml:space="preserve">. </w:t>
      </w:r>
      <w:r w:rsidR="00CB461D">
        <w:rPr>
          <w:lang w:val="en-US"/>
        </w:rPr>
        <w:t>C</w:t>
      </w:r>
      <w:r w:rsidR="00AB2A8B" w:rsidRPr="00F83DA2">
        <w:rPr>
          <w:lang w:val="en-US"/>
        </w:rPr>
        <w:t>onceptual tools</w:t>
      </w:r>
      <w:r w:rsidR="00121249" w:rsidRPr="00F83DA2">
        <w:rPr>
          <w:lang w:val="en-US"/>
        </w:rPr>
        <w:t xml:space="preserve"> such as [give more examples]</w:t>
      </w:r>
      <w:r w:rsidR="00F83DA2" w:rsidRPr="00F83DA2">
        <w:rPr>
          <w:lang w:val="en-US"/>
        </w:rPr>
        <w:t>, and</w:t>
      </w:r>
      <w:r w:rsidR="00121249" w:rsidRPr="00F83DA2">
        <w:rPr>
          <w:lang w:val="en-US"/>
        </w:rPr>
        <w:t xml:space="preserve"> the matrix of domination (</w:t>
      </w:r>
      <w:r w:rsidR="00AF69AB">
        <w:rPr>
          <w:lang w:val="en-US"/>
        </w:rPr>
        <w:t>Collins 1990</w:t>
      </w:r>
      <w:r w:rsidR="00121249" w:rsidRPr="00F83DA2">
        <w:rPr>
          <w:lang w:val="en-US"/>
        </w:rPr>
        <w:t>)</w:t>
      </w:r>
      <w:r w:rsidR="00AB2A8B" w:rsidRPr="00F83DA2">
        <w:rPr>
          <w:lang w:val="en-US"/>
        </w:rPr>
        <w:t xml:space="preserve"> have been developed to aid </w:t>
      </w:r>
      <w:r w:rsidR="00F83DA2" w:rsidRPr="00F83DA2">
        <w:rPr>
          <w:lang w:val="en-US"/>
        </w:rPr>
        <w:t xml:space="preserve">non-experts </w:t>
      </w:r>
      <w:r w:rsidR="00AB2A8B" w:rsidRPr="00F83DA2">
        <w:rPr>
          <w:lang w:val="en-US"/>
        </w:rPr>
        <w:t>in dissecting where and how power inequities may manifest.</w:t>
      </w:r>
      <w:r w:rsidR="00CB461D">
        <w:rPr>
          <w:lang w:val="en-US"/>
        </w:rPr>
        <w:t xml:space="preserve"> </w:t>
      </w:r>
    </w:p>
    <w:p w14:paraId="20157602" w14:textId="77777777" w:rsidR="00FE28BD" w:rsidRDefault="00FE28BD" w:rsidP="00121249">
      <w:pPr>
        <w:rPr>
          <w:lang w:val="en-US"/>
        </w:rPr>
      </w:pPr>
    </w:p>
    <w:p w14:paraId="35C0050F" w14:textId="77777777" w:rsidR="00FE28BD" w:rsidRDefault="00CB461D" w:rsidP="002554C6">
      <w:pPr>
        <w:rPr>
          <w:lang w:val="en-US"/>
        </w:rPr>
      </w:pPr>
      <w:r>
        <w:rPr>
          <w:lang w:val="en-US"/>
        </w:rPr>
        <w:t xml:space="preserve">To demonstrate the relevance of these </w:t>
      </w:r>
      <w:r w:rsidR="00FE28BD">
        <w:rPr>
          <w:lang w:val="en-US"/>
        </w:rPr>
        <w:t>tools</w:t>
      </w:r>
      <w:r>
        <w:rPr>
          <w:lang w:val="en-US"/>
        </w:rPr>
        <w:t xml:space="preserve"> in modern agriculture, Table 1 presents </w:t>
      </w:r>
      <w:r w:rsidR="00FE28BD">
        <w:rPr>
          <w:lang w:val="en-US"/>
        </w:rPr>
        <w:t xml:space="preserve">an adaptation of the matrix of domination representing </w:t>
      </w:r>
      <w:r>
        <w:rPr>
          <w:lang w:val="en-US"/>
        </w:rPr>
        <w:t>the four domains</w:t>
      </w:r>
      <w:r w:rsidR="00FE28BD">
        <w:rPr>
          <w:lang w:val="en-US"/>
        </w:rPr>
        <w:t xml:space="preserve"> through which power may be expressed or experienced,</w:t>
      </w:r>
      <w:r>
        <w:rPr>
          <w:lang w:val="en-US"/>
        </w:rPr>
        <w:t xml:space="preserve"> </w:t>
      </w:r>
      <w:r w:rsidR="00FE28BD">
        <w:rPr>
          <w:lang w:val="en-US"/>
        </w:rPr>
        <w:t xml:space="preserve">coupled </w:t>
      </w:r>
      <w:r>
        <w:rPr>
          <w:lang w:val="en-US"/>
        </w:rPr>
        <w:t>with select examples from modern US agricultural systems. Th</w:t>
      </w:r>
      <w:r w:rsidR="00FE28BD">
        <w:rPr>
          <w:lang w:val="en-US"/>
        </w:rPr>
        <w:t>e</w:t>
      </w:r>
      <w:r>
        <w:rPr>
          <w:lang w:val="en-US"/>
        </w:rPr>
        <w:t xml:space="preserve"> </w:t>
      </w:r>
      <w:r w:rsidR="00FE28BD">
        <w:rPr>
          <w:lang w:val="en-US"/>
        </w:rPr>
        <w:t xml:space="preserve">examples provided in the </w:t>
      </w:r>
      <w:r>
        <w:rPr>
          <w:lang w:val="en-US"/>
        </w:rPr>
        <w:t xml:space="preserve">table is not meant to be </w:t>
      </w:r>
      <w:r w:rsidR="00FE28BD">
        <w:rPr>
          <w:lang w:val="en-US"/>
        </w:rPr>
        <w:t xml:space="preserve">an </w:t>
      </w:r>
      <w:r>
        <w:rPr>
          <w:lang w:val="en-US"/>
        </w:rPr>
        <w:t>exhaustive</w:t>
      </w:r>
      <w:r w:rsidR="00FE28BD">
        <w:rPr>
          <w:lang w:val="en-US"/>
        </w:rPr>
        <w:t xml:space="preserve"> accounting of inequities in US agriculture; their goal is </w:t>
      </w:r>
      <w:r>
        <w:rPr>
          <w:lang w:val="en-US"/>
        </w:rPr>
        <w:t>to help agricultural scientists understand that oppression is real</w:t>
      </w:r>
      <w:r w:rsidR="00AF69AB">
        <w:rPr>
          <w:lang w:val="en-US"/>
        </w:rPr>
        <w:t xml:space="preserve"> and quantifiable</w:t>
      </w:r>
      <w:r w:rsidR="00C54397">
        <w:rPr>
          <w:lang w:val="en-US"/>
        </w:rPr>
        <w:t xml:space="preserve">, and to aid in understanding how </w:t>
      </w:r>
      <w:r w:rsidR="00AF69AB">
        <w:rPr>
          <w:lang w:val="en-US"/>
        </w:rPr>
        <w:t>agricultural</w:t>
      </w:r>
      <w:r w:rsidR="00C54397">
        <w:rPr>
          <w:lang w:val="en-US"/>
        </w:rPr>
        <w:t xml:space="preserve"> research may interact with each domain. </w:t>
      </w:r>
    </w:p>
    <w:p w14:paraId="5D4966E0" w14:textId="77777777" w:rsidR="00FE28BD" w:rsidRDefault="00FE28BD" w:rsidP="002554C6">
      <w:pPr>
        <w:rPr>
          <w:lang w:val="en-US"/>
        </w:rPr>
      </w:pPr>
    </w:p>
    <w:p w14:paraId="12CFF778" w14:textId="5DA8CF28" w:rsidR="008673DD" w:rsidRPr="006E637E" w:rsidRDefault="008673DD" w:rsidP="008673DD">
      <w:pPr>
        <w:pStyle w:val="Heading3"/>
        <w:rPr>
          <w:rStyle w:val="Emphasis"/>
          <w:lang w:val="en-US"/>
        </w:rPr>
      </w:pPr>
      <w:r w:rsidRPr="006E637E">
        <w:rPr>
          <w:rStyle w:val="Emphasis"/>
          <w:lang w:val="en-US"/>
        </w:rPr>
        <w:t xml:space="preserve">Table </w:t>
      </w:r>
      <w:r w:rsidR="00ED4B10">
        <w:rPr>
          <w:rStyle w:val="Emphasis"/>
          <w:lang w:val="en-US"/>
        </w:rPr>
        <w:t>1</w:t>
      </w:r>
      <w:r w:rsidRPr="006E637E">
        <w:rPr>
          <w:rStyle w:val="Emphasis"/>
          <w:lang w:val="en-US"/>
        </w:rPr>
        <w:t xml:space="preserve">. Domains through which power </w:t>
      </w:r>
      <w:r w:rsidR="00C54397">
        <w:rPr>
          <w:rStyle w:val="Emphasis"/>
          <w:lang w:val="en-US"/>
        </w:rPr>
        <w:t>may be</w:t>
      </w:r>
      <w:r w:rsidRPr="006E637E">
        <w:rPr>
          <w:rStyle w:val="Emphasis"/>
          <w:lang w:val="en-US"/>
        </w:rPr>
        <w:t xml:space="preserve"> expressed and experienced</w:t>
      </w:r>
      <w:r w:rsidR="00FF043E">
        <w:rPr>
          <w:rStyle w:val="Emphasis"/>
          <w:lang w:val="en-US"/>
        </w:rPr>
        <w:t xml:space="preserve"> </w:t>
      </w:r>
      <w:r w:rsidRPr="006E637E">
        <w:rPr>
          <w:rStyle w:val="Emphasis"/>
          <w:lang w:val="en-US"/>
        </w:rPr>
        <w:t xml:space="preserve">(adapted from </w:t>
      </w:r>
      <w:r w:rsidR="00FF043E">
        <w:rPr>
          <w:rStyle w:val="Emphasis"/>
          <w:lang w:val="en-US"/>
        </w:rPr>
        <w:t>Collins 1990</w:t>
      </w:r>
      <w:r w:rsidRPr="006E637E">
        <w:rPr>
          <w:rStyle w:val="Emphasis"/>
          <w:lang w:val="en-US"/>
        </w:rPr>
        <w:t>)</w:t>
      </w:r>
    </w:p>
    <w:tbl>
      <w:tblPr>
        <w:tblStyle w:val="TableGrid"/>
        <w:tblW w:w="0" w:type="auto"/>
        <w:tblLook w:val="04A0" w:firstRow="1" w:lastRow="0" w:firstColumn="1" w:lastColumn="0" w:noHBand="0" w:noVBand="1"/>
      </w:tblPr>
      <w:tblGrid>
        <w:gridCol w:w="1625"/>
        <w:gridCol w:w="2150"/>
        <w:gridCol w:w="4950"/>
      </w:tblGrid>
      <w:tr w:rsidR="00C83D16" w:rsidRPr="008D5296" w14:paraId="1F9F70AA" w14:textId="279841B0" w:rsidTr="00FF043E">
        <w:tc>
          <w:tcPr>
            <w:tcW w:w="1625" w:type="dxa"/>
          </w:tcPr>
          <w:p w14:paraId="4F5582B8" w14:textId="77777777" w:rsidR="00C83D16" w:rsidRDefault="00C83D16" w:rsidP="003229C6">
            <w:pPr>
              <w:rPr>
                <w:b/>
                <w:bCs/>
                <w:lang w:val="en-US"/>
              </w:rPr>
            </w:pPr>
            <w:r>
              <w:rPr>
                <w:b/>
                <w:bCs/>
                <w:lang w:val="en-US"/>
              </w:rPr>
              <w:t>Domains</w:t>
            </w:r>
          </w:p>
        </w:tc>
        <w:tc>
          <w:tcPr>
            <w:tcW w:w="2150" w:type="dxa"/>
          </w:tcPr>
          <w:p w14:paraId="1E84BBAA" w14:textId="77777777" w:rsidR="00C83D16" w:rsidRDefault="00C83D16" w:rsidP="003229C6">
            <w:pPr>
              <w:rPr>
                <w:b/>
                <w:bCs/>
                <w:lang w:val="en-US"/>
              </w:rPr>
            </w:pPr>
            <w:r>
              <w:rPr>
                <w:b/>
                <w:bCs/>
                <w:lang w:val="en-US"/>
              </w:rPr>
              <w:t>Description</w:t>
            </w:r>
          </w:p>
        </w:tc>
        <w:tc>
          <w:tcPr>
            <w:tcW w:w="4950" w:type="dxa"/>
          </w:tcPr>
          <w:p w14:paraId="65203508" w14:textId="14BD1FD7" w:rsidR="00C83D16" w:rsidRPr="002254CD" w:rsidRDefault="00C83D16" w:rsidP="003229C6">
            <w:pPr>
              <w:rPr>
                <w:b/>
                <w:bCs/>
                <w:lang w:val="en-US"/>
              </w:rPr>
            </w:pPr>
            <w:r>
              <w:rPr>
                <w:b/>
                <w:bCs/>
                <w:lang w:val="en-US"/>
              </w:rPr>
              <w:t>Select example</w:t>
            </w:r>
            <w:r w:rsidR="00CB461D">
              <w:rPr>
                <w:b/>
                <w:bCs/>
                <w:lang w:val="en-US"/>
              </w:rPr>
              <w:t>s of power inequities</w:t>
            </w:r>
            <w:r w:rsidR="00AF69AB">
              <w:rPr>
                <w:b/>
                <w:bCs/>
                <w:lang w:val="en-US"/>
              </w:rPr>
              <w:t xml:space="preserve"> in modern US agriculture</w:t>
            </w:r>
          </w:p>
        </w:tc>
      </w:tr>
      <w:tr w:rsidR="00C83D16" w:rsidRPr="008D5296" w14:paraId="41E6FD4E" w14:textId="459F820A" w:rsidTr="00FF043E">
        <w:tc>
          <w:tcPr>
            <w:tcW w:w="1625" w:type="dxa"/>
          </w:tcPr>
          <w:p w14:paraId="42B1EDCB" w14:textId="77777777" w:rsidR="00C83D16" w:rsidRDefault="00C83D16" w:rsidP="003229C6">
            <w:pPr>
              <w:rPr>
                <w:b/>
                <w:bCs/>
                <w:lang w:val="en-US"/>
              </w:rPr>
            </w:pPr>
            <w:r>
              <w:rPr>
                <w:b/>
                <w:bCs/>
                <w:lang w:val="en-US"/>
              </w:rPr>
              <w:t>Structural domain</w:t>
            </w:r>
          </w:p>
        </w:tc>
        <w:tc>
          <w:tcPr>
            <w:tcW w:w="2150" w:type="dxa"/>
          </w:tcPr>
          <w:p w14:paraId="3EFC5BE3" w14:textId="77777777" w:rsidR="00C83D16" w:rsidRDefault="00C83D16" w:rsidP="003229C6">
            <w:pPr>
              <w:rPr>
                <w:lang w:val="en-US"/>
              </w:rPr>
            </w:pPr>
            <w:r>
              <w:rPr>
                <w:lang w:val="en-US"/>
              </w:rPr>
              <w:t>Organizes distribution of power through laws and policies</w:t>
            </w:r>
          </w:p>
        </w:tc>
        <w:tc>
          <w:tcPr>
            <w:tcW w:w="4950" w:type="dxa"/>
          </w:tcPr>
          <w:p w14:paraId="5EF14527" w14:textId="5AEB3E1A" w:rsidR="000C7806" w:rsidRDefault="00FF043E" w:rsidP="000C7806">
            <w:pPr>
              <w:rPr>
                <w:lang w:val="en-US"/>
              </w:rPr>
            </w:pPr>
            <w:r>
              <w:rPr>
                <w:lang w:val="en-US"/>
              </w:rPr>
              <w:t>Racially tiered i</w:t>
            </w:r>
            <w:r w:rsidR="000C7806">
              <w:rPr>
                <w:lang w:val="en-US"/>
              </w:rPr>
              <w:t>mplementation and funding</w:t>
            </w:r>
            <w:r>
              <w:rPr>
                <w:lang w:val="en-US"/>
              </w:rPr>
              <w:t xml:space="preserve"> of </w:t>
            </w:r>
            <w:r w:rsidR="00ED4B10">
              <w:rPr>
                <w:lang w:val="en-US"/>
              </w:rPr>
              <w:t xml:space="preserve">US </w:t>
            </w:r>
            <w:r w:rsidRPr="00FF043E">
              <w:rPr>
                <w:lang w:val="en-US"/>
              </w:rPr>
              <w:t xml:space="preserve">land-grant </w:t>
            </w:r>
            <w:r w:rsidR="00CB461D">
              <w:rPr>
                <w:lang w:val="en-US"/>
              </w:rPr>
              <w:t xml:space="preserve">university </w:t>
            </w:r>
            <w:r w:rsidRPr="00FF043E">
              <w:rPr>
                <w:lang w:val="en-US"/>
              </w:rPr>
              <w:t>system</w:t>
            </w:r>
            <w:r>
              <w:rPr>
                <w:lang w:val="en-US"/>
              </w:rPr>
              <w:t xml:space="preserve"> (</w:t>
            </w:r>
            <w:r w:rsidR="00074D39">
              <w:rPr>
                <w:lang w:val="en-US"/>
              </w:rPr>
              <w:t>C</w:t>
            </w:r>
            <w:r w:rsidR="00074D39" w:rsidRPr="0029011A">
              <w:rPr>
                <w:lang w:val="en-US"/>
              </w:rPr>
              <w:t xml:space="preserve">roft 2019; </w:t>
            </w:r>
            <w:r>
              <w:rPr>
                <w:lang w:val="en-US"/>
              </w:rPr>
              <w:t>Sharp 2004</w:t>
            </w:r>
            <w:r w:rsidRPr="00FF043E">
              <w:rPr>
                <w:lang w:val="en-US"/>
              </w:rPr>
              <w:t>,</w:t>
            </w:r>
            <w:r w:rsidR="000C7806">
              <w:rPr>
                <w:lang w:val="en-US"/>
              </w:rPr>
              <w:t xml:space="preserve"> Martin 2018)</w:t>
            </w:r>
          </w:p>
          <w:p w14:paraId="111D62CE" w14:textId="58BA4F6E" w:rsidR="0097277A" w:rsidRDefault="000C7806" w:rsidP="003229C6">
            <w:pPr>
              <w:rPr>
                <w:lang w:val="en-US"/>
              </w:rPr>
            </w:pPr>
            <w:r>
              <w:rPr>
                <w:lang w:val="en-US"/>
              </w:rPr>
              <w:t xml:space="preserve">Discriminatory design of </w:t>
            </w:r>
            <w:r w:rsidR="00ED4B10">
              <w:rPr>
                <w:lang w:val="en-US"/>
              </w:rPr>
              <w:t xml:space="preserve">US </w:t>
            </w:r>
            <w:r>
              <w:rPr>
                <w:lang w:val="en-US"/>
              </w:rPr>
              <w:t>land heirship laws (Deaton 2007; Baily and Thomson 2022)</w:t>
            </w:r>
          </w:p>
          <w:p w14:paraId="19D2AA96" w14:textId="330B788B" w:rsidR="00BA117B" w:rsidRDefault="00956590" w:rsidP="003229C6">
            <w:pPr>
              <w:rPr>
                <w:lang w:val="en-US"/>
              </w:rPr>
            </w:pPr>
            <w:r>
              <w:rPr>
                <w:lang w:val="en-US"/>
              </w:rPr>
              <w:t xml:space="preserve">Gender biases of </w:t>
            </w:r>
            <w:r w:rsidR="00AF69AB">
              <w:rPr>
                <w:lang w:val="en-US"/>
              </w:rPr>
              <w:t xml:space="preserve">the </w:t>
            </w:r>
            <w:r>
              <w:rPr>
                <w:lang w:val="en-US"/>
              </w:rPr>
              <w:t>USDA</w:t>
            </w:r>
            <w:r w:rsidR="00AF69AB" w:rsidRPr="00AF69AB">
              <w:rPr>
                <w:vertAlign w:val="superscript"/>
                <w:lang w:val="en-US"/>
              </w:rPr>
              <w:t>1</w:t>
            </w:r>
            <w:r>
              <w:rPr>
                <w:lang w:val="en-US"/>
              </w:rPr>
              <w:t xml:space="preserve"> </w:t>
            </w:r>
            <w:r w:rsidR="00AF69AB">
              <w:rPr>
                <w:lang w:val="en-US"/>
              </w:rPr>
              <w:t>b</w:t>
            </w:r>
            <w:r>
              <w:rPr>
                <w:lang w:val="en-US"/>
              </w:rPr>
              <w:t>ureaucra</w:t>
            </w:r>
            <w:r w:rsidR="00AF69AB">
              <w:rPr>
                <w:lang w:val="en-US"/>
              </w:rPr>
              <w:t>tic model</w:t>
            </w:r>
            <w:r>
              <w:rPr>
                <w:lang w:val="en-US"/>
              </w:rPr>
              <w:t xml:space="preserve"> (Viswanath 2022)</w:t>
            </w:r>
          </w:p>
        </w:tc>
      </w:tr>
      <w:tr w:rsidR="00C83D16" w:rsidRPr="008D5296" w14:paraId="2F40BFD9" w14:textId="79A03333" w:rsidTr="00FF043E">
        <w:tc>
          <w:tcPr>
            <w:tcW w:w="1625" w:type="dxa"/>
          </w:tcPr>
          <w:p w14:paraId="559077BF" w14:textId="77777777" w:rsidR="00C83D16" w:rsidRPr="007D347A" w:rsidRDefault="00C83D16" w:rsidP="003229C6">
            <w:pPr>
              <w:rPr>
                <w:lang w:val="en-US"/>
              </w:rPr>
            </w:pPr>
            <w:r>
              <w:rPr>
                <w:b/>
                <w:bCs/>
                <w:lang w:val="en-US"/>
              </w:rPr>
              <w:t>Disciplinary domain</w:t>
            </w:r>
          </w:p>
        </w:tc>
        <w:tc>
          <w:tcPr>
            <w:tcW w:w="2150" w:type="dxa"/>
          </w:tcPr>
          <w:p w14:paraId="224EAF22" w14:textId="77777777" w:rsidR="00C83D16" w:rsidRPr="007D347A" w:rsidRDefault="00C83D16" w:rsidP="003229C6">
            <w:pPr>
              <w:rPr>
                <w:lang w:val="en-US"/>
              </w:rPr>
            </w:pPr>
            <w:r>
              <w:rPr>
                <w:lang w:val="en-US"/>
              </w:rPr>
              <w:t xml:space="preserve">Administers and manages distributions of power by implementing and enforcing (or not </w:t>
            </w:r>
            <w:r>
              <w:rPr>
                <w:lang w:val="en-US"/>
              </w:rPr>
              <w:lastRenderedPageBreak/>
              <w:t>enforcing) laws and policies</w:t>
            </w:r>
          </w:p>
        </w:tc>
        <w:tc>
          <w:tcPr>
            <w:tcW w:w="4950" w:type="dxa"/>
          </w:tcPr>
          <w:p w14:paraId="16E4A2F0" w14:textId="77777777" w:rsidR="00BF3C5E" w:rsidRDefault="00BF3C5E" w:rsidP="003229C6">
            <w:pPr>
              <w:rPr>
                <w:lang w:val="en-US"/>
              </w:rPr>
            </w:pPr>
            <w:r>
              <w:rPr>
                <w:lang w:val="en-US"/>
              </w:rPr>
              <w:lastRenderedPageBreak/>
              <w:t>USDA credit granting discrimination based on race and gender (Carpenter 2012)</w:t>
            </w:r>
          </w:p>
          <w:p w14:paraId="23696146" w14:textId="3E115B4B" w:rsidR="00956590" w:rsidRDefault="00BF3C5E" w:rsidP="003229C6">
            <w:pPr>
              <w:rPr>
                <w:lang w:val="en-US"/>
              </w:rPr>
            </w:pPr>
            <w:r>
              <w:rPr>
                <w:lang w:val="en-US"/>
              </w:rPr>
              <w:t>Systematic exclusion</w:t>
            </w:r>
            <w:r w:rsidR="00C54397">
              <w:rPr>
                <w:lang w:val="en-US"/>
              </w:rPr>
              <w:t xml:space="preserve"> </w:t>
            </w:r>
            <w:r w:rsidR="00C54397" w:rsidRPr="0029011A">
              <w:rPr>
                <w:lang w:val="en-US"/>
              </w:rPr>
              <w:t>of groups</w:t>
            </w:r>
            <w:r>
              <w:rPr>
                <w:lang w:val="en-US"/>
              </w:rPr>
              <w:t xml:space="preserve"> via </w:t>
            </w:r>
            <w:r w:rsidR="00AF69AB">
              <w:rPr>
                <w:lang w:val="en-US"/>
              </w:rPr>
              <w:t xml:space="preserve">USDA </w:t>
            </w:r>
            <w:r w:rsidR="00CB461D">
              <w:rPr>
                <w:lang w:val="en-US"/>
              </w:rPr>
              <w:t>NASS</w:t>
            </w:r>
            <w:r w:rsidR="00AF69AB" w:rsidRPr="00AF69AB">
              <w:rPr>
                <w:vertAlign w:val="superscript"/>
                <w:lang w:val="en-US"/>
              </w:rPr>
              <w:t>2</w:t>
            </w:r>
            <w:r w:rsidR="00CB461D">
              <w:rPr>
                <w:lang w:val="en-US"/>
              </w:rPr>
              <w:t xml:space="preserve"> </w:t>
            </w:r>
            <w:r>
              <w:rPr>
                <w:lang w:val="en-US"/>
              </w:rPr>
              <w:t>census collection formats (</w:t>
            </w:r>
            <w:proofErr w:type="spellStart"/>
            <w:r>
              <w:rPr>
                <w:lang w:val="en-US"/>
              </w:rPr>
              <w:t>Pilgeram</w:t>
            </w:r>
            <w:proofErr w:type="spellEnd"/>
            <w:r>
              <w:rPr>
                <w:lang w:val="en-US"/>
              </w:rPr>
              <w:t xml:space="preserve"> et al. 2020</w:t>
            </w:r>
            <w:r w:rsidR="002B0BB2">
              <w:rPr>
                <w:lang w:val="en-US"/>
              </w:rPr>
              <w:t xml:space="preserve">; </w:t>
            </w:r>
            <w:proofErr w:type="spellStart"/>
            <w:r w:rsidR="002B0BB2">
              <w:rPr>
                <w:lang w:val="en-US"/>
              </w:rPr>
              <w:t>Dentzman</w:t>
            </w:r>
            <w:proofErr w:type="spellEnd"/>
            <w:r w:rsidR="002B0BB2">
              <w:rPr>
                <w:lang w:val="en-US"/>
              </w:rPr>
              <w:t xml:space="preserve"> et al. 2020</w:t>
            </w:r>
            <w:r>
              <w:rPr>
                <w:lang w:val="en-US"/>
              </w:rPr>
              <w:t xml:space="preserve">) </w:t>
            </w:r>
          </w:p>
          <w:p w14:paraId="3FA16F89" w14:textId="2DD0CB3B" w:rsidR="00D71182" w:rsidRDefault="00D71182" w:rsidP="003229C6">
            <w:pPr>
              <w:rPr>
                <w:lang w:val="en-US"/>
              </w:rPr>
            </w:pPr>
            <w:r>
              <w:rPr>
                <w:lang w:val="en-US"/>
              </w:rPr>
              <w:lastRenderedPageBreak/>
              <w:t>Barriers to participation of American Indian lands in NRCS</w:t>
            </w:r>
            <w:r w:rsidR="00AF69AB" w:rsidRPr="00AF69AB">
              <w:rPr>
                <w:vertAlign w:val="superscript"/>
                <w:lang w:val="en-US"/>
              </w:rPr>
              <w:t>3</w:t>
            </w:r>
            <w:r>
              <w:rPr>
                <w:lang w:val="en-US"/>
              </w:rPr>
              <w:t xml:space="preserve"> programs (Johnson 2019)</w:t>
            </w:r>
          </w:p>
        </w:tc>
      </w:tr>
      <w:tr w:rsidR="00C83D16" w:rsidRPr="008D5296" w14:paraId="6AD8ED77" w14:textId="4FFA1E83" w:rsidTr="00FF043E">
        <w:tc>
          <w:tcPr>
            <w:tcW w:w="1625" w:type="dxa"/>
          </w:tcPr>
          <w:p w14:paraId="620CC2F1" w14:textId="77777777" w:rsidR="00C83D16" w:rsidRDefault="00C83D16" w:rsidP="003229C6">
            <w:pPr>
              <w:rPr>
                <w:b/>
                <w:bCs/>
                <w:lang w:val="en-US"/>
              </w:rPr>
            </w:pPr>
            <w:r>
              <w:rPr>
                <w:b/>
                <w:bCs/>
                <w:lang w:val="en-US"/>
              </w:rPr>
              <w:lastRenderedPageBreak/>
              <w:t>Hegemonic domain</w:t>
            </w:r>
          </w:p>
        </w:tc>
        <w:tc>
          <w:tcPr>
            <w:tcW w:w="2150" w:type="dxa"/>
          </w:tcPr>
          <w:p w14:paraId="1E9F92F6" w14:textId="77777777" w:rsidR="00C83D16" w:rsidRDefault="00C83D16" w:rsidP="003229C6">
            <w:pPr>
              <w:rPr>
                <w:b/>
                <w:bCs/>
                <w:lang w:val="en-US"/>
              </w:rPr>
            </w:pPr>
            <w:r>
              <w:rPr>
                <w:lang w:val="en-US"/>
              </w:rPr>
              <w:t>Circulates ideas related to power</w:t>
            </w:r>
          </w:p>
        </w:tc>
        <w:tc>
          <w:tcPr>
            <w:tcW w:w="4950" w:type="dxa"/>
          </w:tcPr>
          <w:p w14:paraId="3C1E7B09" w14:textId="65D18E78" w:rsidR="009A6B1E" w:rsidRDefault="009A6B1E" w:rsidP="003229C6">
            <w:pPr>
              <w:rPr>
                <w:lang w:val="en-US"/>
              </w:rPr>
            </w:pPr>
            <w:r>
              <w:rPr>
                <w:lang w:val="en-US"/>
              </w:rPr>
              <w:t>Preferential access to extension services for some groups (Ragasa et al. 2013, Krishna et al 2019)</w:t>
            </w:r>
          </w:p>
          <w:p w14:paraId="2A9EC9B1" w14:textId="26FEAE0F" w:rsidR="00C83D16" w:rsidRDefault="00D71182" w:rsidP="003229C6">
            <w:pPr>
              <w:rPr>
                <w:lang w:val="en-US"/>
              </w:rPr>
            </w:pPr>
            <w:r>
              <w:rPr>
                <w:lang w:val="en-US"/>
              </w:rPr>
              <w:t xml:space="preserve">Extension activities focused on </w:t>
            </w:r>
            <w:r w:rsidR="009D37A4">
              <w:rPr>
                <w:lang w:val="en-US"/>
              </w:rPr>
              <w:t xml:space="preserve">top-down, </w:t>
            </w:r>
            <w:r>
              <w:rPr>
                <w:lang w:val="en-US"/>
              </w:rPr>
              <w:t xml:space="preserve">technological solutions </w:t>
            </w:r>
            <w:proofErr w:type="gramStart"/>
            <w:r>
              <w:rPr>
                <w:lang w:val="en-US"/>
              </w:rPr>
              <w:t xml:space="preserve">( </w:t>
            </w:r>
            <w:r w:rsidR="009A6B1E">
              <w:rPr>
                <w:lang w:val="en-US"/>
              </w:rPr>
              <w:t>Belshaw</w:t>
            </w:r>
            <w:proofErr w:type="gramEnd"/>
            <w:r w:rsidR="009A6B1E">
              <w:rPr>
                <w:lang w:val="en-US"/>
              </w:rPr>
              <w:t xml:space="preserve"> 1979)</w:t>
            </w:r>
          </w:p>
          <w:p w14:paraId="50EC9C2B" w14:textId="77777777" w:rsidR="009A6B1E" w:rsidRDefault="009A6B1E" w:rsidP="003229C6">
            <w:pPr>
              <w:rPr>
                <w:lang w:val="en-US"/>
              </w:rPr>
            </w:pPr>
            <w:r>
              <w:rPr>
                <w:lang w:val="en-US"/>
              </w:rPr>
              <w:t>Focus on Western science in agricultural curriculums (Snively and X 2001)</w:t>
            </w:r>
          </w:p>
          <w:p w14:paraId="2090B769" w14:textId="6B9CB6E2" w:rsidR="00C54397" w:rsidRDefault="00C54397" w:rsidP="003229C6">
            <w:pPr>
              <w:rPr>
                <w:lang w:val="en-US"/>
              </w:rPr>
            </w:pPr>
            <w:r>
              <w:rPr>
                <w:lang w:val="en-US"/>
              </w:rPr>
              <w:t>Barriers to implementing indigenous practices under NRCS cost-share initiatives (Johnson et al. 2021)</w:t>
            </w:r>
          </w:p>
        </w:tc>
      </w:tr>
      <w:tr w:rsidR="00C83D16" w:rsidRPr="008D5296" w14:paraId="2911CB88" w14:textId="1F2C19B2" w:rsidTr="00FF043E">
        <w:tc>
          <w:tcPr>
            <w:tcW w:w="1625" w:type="dxa"/>
          </w:tcPr>
          <w:p w14:paraId="1F1AE286" w14:textId="77777777" w:rsidR="00C83D16" w:rsidRDefault="00C83D16" w:rsidP="003229C6">
            <w:pPr>
              <w:rPr>
                <w:b/>
                <w:bCs/>
                <w:lang w:val="en-US"/>
              </w:rPr>
            </w:pPr>
            <w:r>
              <w:rPr>
                <w:b/>
                <w:bCs/>
                <w:lang w:val="en-US"/>
              </w:rPr>
              <w:t>Interpersonal domain</w:t>
            </w:r>
          </w:p>
        </w:tc>
        <w:tc>
          <w:tcPr>
            <w:tcW w:w="2150" w:type="dxa"/>
          </w:tcPr>
          <w:p w14:paraId="6570DE8F" w14:textId="77777777" w:rsidR="00C83D16" w:rsidRDefault="00C83D16" w:rsidP="003229C6">
            <w:pPr>
              <w:rPr>
                <w:b/>
                <w:bCs/>
                <w:lang w:val="en-US"/>
              </w:rPr>
            </w:pPr>
            <w:r>
              <w:rPr>
                <w:lang w:val="en-US"/>
              </w:rPr>
              <w:t>Individual experiences, expression, and awareness of power</w:t>
            </w:r>
          </w:p>
        </w:tc>
        <w:tc>
          <w:tcPr>
            <w:tcW w:w="4950" w:type="dxa"/>
          </w:tcPr>
          <w:p w14:paraId="633A4701" w14:textId="22D96C09" w:rsidR="00BF3C5E" w:rsidRDefault="002B0BB2" w:rsidP="003229C6">
            <w:pPr>
              <w:rPr>
                <w:lang w:val="en-US"/>
              </w:rPr>
            </w:pPr>
            <w:r>
              <w:rPr>
                <w:lang w:val="en-US"/>
              </w:rPr>
              <w:t>Gendered experiences of fieldwork and farmer interactions (Chiswell and Wheeler 2016; XX</w:t>
            </w:r>
          </w:p>
          <w:p w14:paraId="47B0CE9F" w14:textId="77777777" w:rsidR="00C83D16" w:rsidRDefault="002B0BB2" w:rsidP="002B0BB2">
            <w:pPr>
              <w:rPr>
                <w:lang w:val="en-US"/>
              </w:rPr>
            </w:pPr>
            <w:r>
              <w:rPr>
                <w:lang w:val="en-US"/>
              </w:rPr>
              <w:t>Agricultural student biases (Basche and Carter 2020)</w:t>
            </w:r>
          </w:p>
          <w:p w14:paraId="3616F069" w14:textId="786AA72F" w:rsidR="00CB074B" w:rsidRDefault="00CB074B" w:rsidP="002B0BB2">
            <w:pPr>
              <w:rPr>
                <w:lang w:val="en-US"/>
              </w:rPr>
            </w:pPr>
            <w:r>
              <w:rPr>
                <w:lang w:val="en-US"/>
              </w:rPr>
              <w:t>In- and out-group mentali</w:t>
            </w:r>
            <w:r w:rsidR="00692F29">
              <w:rPr>
                <w:lang w:val="en-US"/>
              </w:rPr>
              <w:t>ties in agricultural practitioners</w:t>
            </w:r>
            <w:r>
              <w:rPr>
                <w:lang w:val="en-US"/>
              </w:rPr>
              <w:t xml:space="preserve"> (Kniss XXXX) </w:t>
            </w:r>
          </w:p>
        </w:tc>
      </w:tr>
      <w:tr w:rsidR="00AF69AB" w:rsidRPr="008D5296" w14:paraId="46698EE5" w14:textId="77777777" w:rsidTr="00AF69AB">
        <w:tc>
          <w:tcPr>
            <w:tcW w:w="8725" w:type="dxa"/>
            <w:gridSpan w:val="3"/>
          </w:tcPr>
          <w:p w14:paraId="73D6174B" w14:textId="77777777" w:rsidR="00AF69AB" w:rsidRPr="002E15CC" w:rsidRDefault="00AF69AB" w:rsidP="002E15CC">
            <w:pPr>
              <w:rPr>
                <w:sz w:val="16"/>
                <w:szCs w:val="16"/>
                <w:lang w:val="en-US"/>
              </w:rPr>
            </w:pPr>
            <w:r w:rsidRPr="002E15CC">
              <w:rPr>
                <w:sz w:val="16"/>
                <w:szCs w:val="16"/>
                <w:vertAlign w:val="superscript"/>
                <w:lang w:val="en-US"/>
              </w:rPr>
              <w:t>1</w:t>
            </w:r>
            <w:r w:rsidRPr="002E15CC">
              <w:rPr>
                <w:sz w:val="16"/>
                <w:szCs w:val="16"/>
                <w:lang w:val="en-US"/>
              </w:rPr>
              <w:t>United States Department of Agriculture</w:t>
            </w:r>
          </w:p>
          <w:p w14:paraId="65C28D22" w14:textId="40390F0A" w:rsidR="00AF69AB" w:rsidRPr="002E15CC" w:rsidRDefault="00AF69AB" w:rsidP="002E15CC">
            <w:pPr>
              <w:rPr>
                <w:sz w:val="16"/>
                <w:szCs w:val="16"/>
                <w:lang w:val="en-US"/>
              </w:rPr>
            </w:pPr>
            <w:r w:rsidRPr="002E15CC">
              <w:rPr>
                <w:sz w:val="16"/>
                <w:szCs w:val="16"/>
                <w:vertAlign w:val="superscript"/>
                <w:lang w:val="en-US"/>
              </w:rPr>
              <w:t>2</w:t>
            </w:r>
            <w:r w:rsidRPr="002E15CC">
              <w:rPr>
                <w:sz w:val="16"/>
                <w:szCs w:val="16"/>
                <w:lang w:val="en-US"/>
              </w:rPr>
              <w:t>National Agricultural Statistics Service</w:t>
            </w:r>
            <w:r w:rsidR="00730860" w:rsidRPr="002E15CC">
              <w:rPr>
                <w:sz w:val="16"/>
                <w:szCs w:val="16"/>
                <w:lang w:val="en-US"/>
              </w:rPr>
              <w:t xml:space="preserve">, an agency responsible for collecting and reporting information related to agricultural production within the </w:t>
            </w:r>
            <w:proofErr w:type="gramStart"/>
            <w:r w:rsidR="00730860" w:rsidRPr="002E15CC">
              <w:rPr>
                <w:sz w:val="16"/>
                <w:szCs w:val="16"/>
                <w:lang w:val="en-US"/>
              </w:rPr>
              <w:t>USDA</w:t>
            </w:r>
            <w:proofErr w:type="gramEnd"/>
          </w:p>
          <w:p w14:paraId="769F9072" w14:textId="4E37104F" w:rsidR="00AF69AB" w:rsidRPr="002E15CC" w:rsidRDefault="00AF69AB" w:rsidP="002E15CC">
            <w:pPr>
              <w:rPr>
                <w:sz w:val="16"/>
                <w:szCs w:val="16"/>
                <w:lang w:val="en-US"/>
              </w:rPr>
            </w:pPr>
            <w:r w:rsidRPr="002E15CC">
              <w:rPr>
                <w:sz w:val="16"/>
                <w:szCs w:val="16"/>
                <w:vertAlign w:val="superscript"/>
                <w:lang w:val="en-US"/>
              </w:rPr>
              <w:t>3</w:t>
            </w:r>
            <w:r w:rsidRPr="002E15CC">
              <w:rPr>
                <w:sz w:val="16"/>
                <w:szCs w:val="16"/>
                <w:lang w:val="en-US"/>
              </w:rPr>
              <w:t>Natural Resource Conservation Service</w:t>
            </w:r>
            <w:r w:rsidR="00730860" w:rsidRPr="002E15CC">
              <w:rPr>
                <w:sz w:val="16"/>
                <w:szCs w:val="16"/>
                <w:lang w:val="en-US"/>
              </w:rPr>
              <w:t xml:space="preserve">, </w:t>
            </w:r>
            <w:r w:rsidR="00155AF9">
              <w:rPr>
                <w:sz w:val="16"/>
                <w:szCs w:val="16"/>
                <w:lang w:val="en-US"/>
              </w:rPr>
              <w:t xml:space="preserve">an agency that provides technical and financial </w:t>
            </w:r>
            <w:proofErr w:type="gramStart"/>
            <w:r w:rsidR="00155AF9">
              <w:rPr>
                <w:sz w:val="16"/>
                <w:szCs w:val="16"/>
                <w:lang w:val="en-US"/>
              </w:rPr>
              <w:t>assistance  to</w:t>
            </w:r>
            <w:proofErr w:type="gramEnd"/>
            <w:r w:rsidR="00155AF9">
              <w:rPr>
                <w:sz w:val="16"/>
                <w:szCs w:val="16"/>
                <w:lang w:val="en-US"/>
              </w:rPr>
              <w:t xml:space="preserve"> land owners</w:t>
            </w:r>
          </w:p>
          <w:p w14:paraId="589E27CB" w14:textId="72FBBB81" w:rsidR="00AF69AB" w:rsidRPr="002E15CC" w:rsidRDefault="00AF69AB" w:rsidP="002E15CC">
            <w:pPr>
              <w:rPr>
                <w:sz w:val="16"/>
                <w:szCs w:val="16"/>
                <w:lang w:val="en-US"/>
              </w:rPr>
            </w:pPr>
          </w:p>
        </w:tc>
      </w:tr>
    </w:tbl>
    <w:p w14:paraId="6B0CA673" w14:textId="77777777" w:rsidR="008673DD" w:rsidRDefault="008673DD" w:rsidP="008673DD">
      <w:pPr>
        <w:rPr>
          <w:b/>
          <w:bCs/>
          <w:lang w:val="en-US"/>
        </w:rPr>
      </w:pPr>
    </w:p>
    <w:p w14:paraId="51ACA200" w14:textId="77777777" w:rsidR="00FE28BD" w:rsidRDefault="00FE28BD" w:rsidP="00C83D16">
      <w:pPr>
        <w:rPr>
          <w:lang w:val="en-US"/>
        </w:rPr>
      </w:pPr>
      <w:r w:rsidRPr="0029011A">
        <w:rPr>
          <w:lang w:val="en-US"/>
        </w:rPr>
        <w:t xml:space="preserve">In theory, </w:t>
      </w:r>
      <w:r>
        <w:rPr>
          <w:lang w:val="en-US"/>
        </w:rPr>
        <w:t xml:space="preserve">performing </w:t>
      </w:r>
      <w:r w:rsidRPr="0029011A">
        <w:rPr>
          <w:lang w:val="en-US"/>
        </w:rPr>
        <w:t>public</w:t>
      </w:r>
      <w:r>
        <w:rPr>
          <w:lang w:val="en-US"/>
        </w:rPr>
        <w:t>ly accessible</w:t>
      </w:r>
      <w:r w:rsidRPr="0029011A">
        <w:rPr>
          <w:lang w:val="en-US"/>
        </w:rPr>
        <w:t xml:space="preserve"> research plays a crucial role in redistributing power </w:t>
      </w:r>
      <w:r>
        <w:rPr>
          <w:lang w:val="en-US"/>
        </w:rPr>
        <w:t xml:space="preserve">within the hegemonic domain </w:t>
      </w:r>
      <w:r w:rsidRPr="0029011A">
        <w:rPr>
          <w:lang w:val="en-US"/>
        </w:rPr>
        <w:t xml:space="preserve">by democratizing access to knowledge and empowering diverse stakeholders with information needed to challenge existing power structures. </w:t>
      </w:r>
      <w:r>
        <w:rPr>
          <w:lang w:val="en-US"/>
        </w:rPr>
        <w:t xml:space="preserve">However, public research </w:t>
      </w:r>
    </w:p>
    <w:p w14:paraId="57D089E9" w14:textId="52CE5C02" w:rsidR="00FE28BD" w:rsidRDefault="00FE28BD" w:rsidP="00C83D16">
      <w:pPr>
        <w:rPr>
          <w:lang w:val="en-US"/>
        </w:rPr>
      </w:pPr>
      <w:r>
        <w:rPr>
          <w:lang w:val="en-US"/>
        </w:rPr>
        <w:t xml:space="preserve">  </w:t>
      </w:r>
    </w:p>
    <w:p w14:paraId="51DBF73D" w14:textId="31565390" w:rsidR="00FE28BD" w:rsidRDefault="00FE28BD" w:rsidP="00C83D16">
      <w:pPr>
        <w:rPr>
          <w:lang w:val="en-US"/>
        </w:rPr>
      </w:pPr>
      <w:r w:rsidRPr="0029011A">
        <w:rPr>
          <w:lang w:val="en-US"/>
        </w:rPr>
        <w:t xml:space="preserve">Unfortunately, the reality is that public institutions </w:t>
      </w:r>
      <w:r>
        <w:rPr>
          <w:lang w:val="en-US"/>
        </w:rPr>
        <w:t xml:space="preserve">may rely on funding sources that can compromise this ideal, and the institutions themselves </w:t>
      </w:r>
      <w:r w:rsidRPr="0029011A">
        <w:rPr>
          <w:lang w:val="en-US"/>
        </w:rPr>
        <w:t>are built upon and can perpetuate inequality at every level</w:t>
      </w:r>
      <w:r>
        <w:rPr>
          <w:lang w:val="en-US"/>
        </w:rPr>
        <w:t xml:space="preserve">. </w:t>
      </w:r>
      <w:r w:rsidRPr="0029011A">
        <w:rPr>
          <w:lang w:val="en-US"/>
        </w:rPr>
        <w:t xml:space="preserve">There are </w:t>
      </w:r>
      <w:r>
        <w:rPr>
          <w:lang w:val="en-US"/>
        </w:rPr>
        <w:t xml:space="preserve">notable </w:t>
      </w:r>
      <w:r w:rsidRPr="0029011A">
        <w:rPr>
          <w:lang w:val="en-US"/>
        </w:rPr>
        <w:t xml:space="preserve">efforts </w:t>
      </w:r>
      <w:proofErr w:type="gramStart"/>
      <w:r w:rsidRPr="0029011A">
        <w:rPr>
          <w:lang w:val="en-US"/>
        </w:rPr>
        <w:t>correct</w:t>
      </w:r>
      <w:proofErr w:type="gramEnd"/>
      <w:r w:rsidRPr="0029011A">
        <w:rPr>
          <w:lang w:val="en-US"/>
        </w:rPr>
        <w:t xml:space="preserve"> these issues, but</w:t>
      </w:r>
      <w:r>
        <w:rPr>
          <w:lang w:val="en-US"/>
        </w:rPr>
        <w:t xml:space="preserve"> in practice there are many barriers for public research to serve its intended purposes</w:t>
      </w:r>
      <w:r w:rsidRPr="0029011A">
        <w:rPr>
          <w:lang w:val="en-US"/>
        </w:rPr>
        <w:t>.</w:t>
      </w:r>
    </w:p>
    <w:p w14:paraId="4A60E333" w14:textId="77777777" w:rsidR="00FE28BD" w:rsidRDefault="00FE28BD" w:rsidP="00C83D16">
      <w:pPr>
        <w:rPr>
          <w:lang w:val="en-US"/>
        </w:rPr>
      </w:pPr>
    </w:p>
    <w:p w14:paraId="7FB697B2" w14:textId="1B4BE036" w:rsidR="00C83D16" w:rsidRDefault="00FE28BD" w:rsidP="00C83D16">
      <w:pPr>
        <w:rPr>
          <w:lang w:val="en-US"/>
        </w:rPr>
      </w:pPr>
      <w:r>
        <w:rPr>
          <w:lang w:val="en-US"/>
        </w:rPr>
        <w:t>Many a</w:t>
      </w:r>
      <w:r w:rsidR="0019711C">
        <w:rPr>
          <w:lang w:val="en-US"/>
        </w:rPr>
        <w:t xml:space="preserve">gricultural researchers may not see direct connections between their work and power domains (Table 1). </w:t>
      </w:r>
      <w:r w:rsidR="004260D3">
        <w:rPr>
          <w:lang w:val="en-US"/>
        </w:rPr>
        <w:t xml:space="preserve">Here we present thematic opportunities for agricultural researchers to </w:t>
      </w:r>
      <w:r w:rsidR="000A15F4">
        <w:rPr>
          <w:lang w:val="en-US"/>
        </w:rPr>
        <w:t xml:space="preserve">envision how their work may </w:t>
      </w:r>
      <w:r w:rsidR="004260D3">
        <w:rPr>
          <w:lang w:val="en-US"/>
        </w:rPr>
        <w:t xml:space="preserve">integrate into a larger effort to address </w:t>
      </w:r>
      <w:proofErr w:type="gramStart"/>
      <w:r w:rsidR="004260D3">
        <w:rPr>
          <w:lang w:val="en-US"/>
        </w:rPr>
        <w:t>inequalities</w:t>
      </w:r>
      <w:r w:rsidR="000A15F4">
        <w:rPr>
          <w:lang w:val="en-US"/>
        </w:rPr>
        <w:t>, and</w:t>
      </w:r>
      <w:proofErr w:type="gramEnd"/>
      <w:r w:rsidR="000A15F4">
        <w:rPr>
          <w:lang w:val="en-US"/>
        </w:rPr>
        <w:t xml:space="preserve"> provide examples where their application resulted in a rebalancing of power in one or more domains. </w:t>
      </w:r>
    </w:p>
    <w:p w14:paraId="7EE862E3" w14:textId="77777777" w:rsidR="0019711C" w:rsidRPr="0029011A" w:rsidRDefault="0019711C" w:rsidP="0019711C">
      <w:pPr>
        <w:pStyle w:val="Heading3"/>
        <w:rPr>
          <w:rStyle w:val="Heading3Char"/>
          <w:lang w:val="en-US"/>
        </w:rPr>
      </w:pPr>
      <w:r w:rsidRPr="0029011A">
        <w:rPr>
          <w:rStyle w:val="Heading3Char"/>
          <w:lang w:val="en-US"/>
        </w:rPr>
        <w:t>Technical audits</w:t>
      </w:r>
    </w:p>
    <w:p w14:paraId="5A70282F" w14:textId="1FA8D172" w:rsidR="00015B5D" w:rsidRPr="0029011A" w:rsidRDefault="00D05CC6" w:rsidP="00015B5D">
      <w:pPr>
        <w:rPr>
          <w:lang w:val="en-US"/>
        </w:rPr>
      </w:pPr>
      <w:r w:rsidRPr="0029011A">
        <w:rPr>
          <w:lang w:val="en-US"/>
        </w:rPr>
        <w:t>As scientists, agricultural researchers are well versed in</w:t>
      </w:r>
      <w:r w:rsidR="00365424" w:rsidRPr="0029011A">
        <w:rPr>
          <w:lang w:val="en-US"/>
        </w:rPr>
        <w:t xml:space="preserve"> formulating </w:t>
      </w:r>
      <w:r w:rsidR="00364BEC" w:rsidRPr="0029011A">
        <w:rPr>
          <w:lang w:val="en-US"/>
        </w:rPr>
        <w:t xml:space="preserve">hypotheses testable </w:t>
      </w:r>
      <w:proofErr w:type="gramStart"/>
      <w:r w:rsidR="00364BEC" w:rsidRPr="0029011A">
        <w:rPr>
          <w:lang w:val="en-US"/>
        </w:rPr>
        <w:t>through the use of</w:t>
      </w:r>
      <w:proofErr w:type="gramEnd"/>
      <w:r w:rsidR="00364BEC" w:rsidRPr="0029011A">
        <w:rPr>
          <w:lang w:val="en-US"/>
        </w:rPr>
        <w:t xml:space="preserve"> </w:t>
      </w:r>
      <w:r w:rsidR="00E719B5">
        <w:rPr>
          <w:lang w:val="en-US"/>
        </w:rPr>
        <w:t xml:space="preserve">traditional </w:t>
      </w:r>
      <w:r w:rsidR="00364BEC" w:rsidRPr="0029011A">
        <w:rPr>
          <w:lang w:val="en-US"/>
        </w:rPr>
        <w:t>data</w:t>
      </w:r>
      <w:r w:rsidR="00E719B5">
        <w:rPr>
          <w:lang w:val="en-US"/>
        </w:rPr>
        <w:t xml:space="preserve"> sources</w:t>
      </w:r>
      <w:r w:rsidR="00365424" w:rsidRPr="0029011A">
        <w:rPr>
          <w:lang w:val="en-US"/>
        </w:rPr>
        <w:t xml:space="preserve">. </w:t>
      </w:r>
      <w:r w:rsidR="00E07DEA" w:rsidRPr="0029011A">
        <w:rPr>
          <w:lang w:val="en-US"/>
        </w:rPr>
        <w:t>Moreover</w:t>
      </w:r>
      <w:r w:rsidR="00365424" w:rsidRPr="0029011A">
        <w:rPr>
          <w:lang w:val="en-US"/>
        </w:rPr>
        <w:t xml:space="preserve">, agricultural science is </w:t>
      </w:r>
      <w:r w:rsidR="00E07DEA" w:rsidRPr="0029011A">
        <w:rPr>
          <w:lang w:val="en-US"/>
        </w:rPr>
        <w:t>an</w:t>
      </w:r>
      <w:r w:rsidR="00365424" w:rsidRPr="0029011A">
        <w:rPr>
          <w:lang w:val="en-US"/>
        </w:rPr>
        <w:t xml:space="preserve"> applied science, meaning many scientists interface with the users of their </w:t>
      </w:r>
      <w:r w:rsidR="00364BEC" w:rsidRPr="0029011A">
        <w:rPr>
          <w:lang w:val="en-US"/>
        </w:rPr>
        <w:t xml:space="preserve">work, rendering them </w:t>
      </w:r>
      <w:r w:rsidR="00365424" w:rsidRPr="0029011A">
        <w:rPr>
          <w:lang w:val="en-US"/>
        </w:rPr>
        <w:t xml:space="preserve">privy to unique situational insights that can provoke interesting queries related to power. By leveraging their scientific training, domain knowledge, and personal </w:t>
      </w:r>
      <w:r w:rsidR="00E07DEA" w:rsidRPr="0029011A">
        <w:rPr>
          <w:lang w:val="en-US"/>
        </w:rPr>
        <w:t>observations,</w:t>
      </w:r>
      <w:r w:rsidR="00365424" w:rsidRPr="0029011A">
        <w:rPr>
          <w:lang w:val="en-US"/>
        </w:rPr>
        <w:t xml:space="preserve"> agricultural scientists </w:t>
      </w:r>
      <w:r w:rsidR="00364BEC" w:rsidRPr="0029011A">
        <w:rPr>
          <w:lang w:val="en-US"/>
        </w:rPr>
        <w:t xml:space="preserve">have great potential to contribute to documentation of </w:t>
      </w:r>
      <w:r w:rsidR="00E719B5">
        <w:rPr>
          <w:lang w:val="en-US"/>
        </w:rPr>
        <w:t xml:space="preserve">issues in each of the four domains presented in Table 1. </w:t>
      </w:r>
    </w:p>
    <w:p w14:paraId="74FFB26C" w14:textId="77777777" w:rsidR="00216162" w:rsidRPr="0029011A" w:rsidRDefault="00216162" w:rsidP="00216162">
      <w:pPr>
        <w:rPr>
          <w:lang w:val="en-US"/>
        </w:rPr>
      </w:pPr>
    </w:p>
    <w:p w14:paraId="0A2362EB" w14:textId="165D6DCC" w:rsidR="00216162" w:rsidRDefault="00216162" w:rsidP="00935583">
      <w:pPr>
        <w:rPr>
          <w:lang w:val="en-US"/>
        </w:rPr>
      </w:pPr>
      <w:r w:rsidRPr="0029011A">
        <w:rPr>
          <w:lang w:val="en-US"/>
        </w:rPr>
        <w:t xml:space="preserve">A </w:t>
      </w:r>
      <w:r w:rsidR="005D0548" w:rsidRPr="0029011A">
        <w:rPr>
          <w:lang w:val="en-US"/>
        </w:rPr>
        <w:t xml:space="preserve">series of studies </w:t>
      </w:r>
      <w:r w:rsidRPr="0029011A">
        <w:rPr>
          <w:lang w:val="en-US"/>
        </w:rPr>
        <w:t>provide an example of</w:t>
      </w:r>
      <w:r w:rsidR="00935583" w:rsidRPr="0029011A">
        <w:rPr>
          <w:lang w:val="en-US"/>
        </w:rPr>
        <w:t xml:space="preserve"> creatively</w:t>
      </w:r>
      <w:r w:rsidRPr="0029011A">
        <w:rPr>
          <w:lang w:val="en-US"/>
        </w:rPr>
        <w:t xml:space="preserve"> using agricultural domain knowledge to </w:t>
      </w:r>
      <w:r w:rsidR="0066073B">
        <w:rPr>
          <w:lang w:val="en-US"/>
        </w:rPr>
        <w:t>challenge power dynamics surrounding underground pipeline installations</w:t>
      </w:r>
      <w:r w:rsidR="00856997" w:rsidRPr="0029011A">
        <w:rPr>
          <w:lang w:val="en-US"/>
        </w:rPr>
        <w:t xml:space="preserve"> (Brehm and Culman 2022a; Brehm and Culman 2022b</w:t>
      </w:r>
      <w:r w:rsidR="00E719B5">
        <w:rPr>
          <w:lang w:val="en-US"/>
        </w:rPr>
        <w:t>; Ebrahimi et al. 2022a; Ebrahimi et al. 2022b</w:t>
      </w:r>
      <w:r w:rsidR="00856997" w:rsidRPr="0029011A">
        <w:rPr>
          <w:lang w:val="en-US"/>
        </w:rPr>
        <w:t>)</w:t>
      </w:r>
      <w:r w:rsidRPr="0029011A">
        <w:rPr>
          <w:lang w:val="en-US"/>
        </w:rPr>
        <w:t xml:space="preserve">. </w:t>
      </w:r>
      <w:r w:rsidR="0066073B">
        <w:rPr>
          <w:lang w:val="en-US"/>
        </w:rPr>
        <w:t xml:space="preserve">By documenting significant soil degradation and crop yield losses </w:t>
      </w:r>
      <w:r w:rsidRPr="0029011A">
        <w:rPr>
          <w:lang w:val="en-US"/>
        </w:rPr>
        <w:t xml:space="preserve">following </w:t>
      </w:r>
      <w:r w:rsidR="00935583" w:rsidRPr="0029011A">
        <w:rPr>
          <w:lang w:val="en-US"/>
        </w:rPr>
        <w:t xml:space="preserve">pipeline company </w:t>
      </w:r>
      <w:r w:rsidRPr="0029011A">
        <w:rPr>
          <w:lang w:val="en-US"/>
        </w:rPr>
        <w:t>remediation efforts</w:t>
      </w:r>
      <w:r w:rsidR="005D0548" w:rsidRPr="0029011A">
        <w:rPr>
          <w:lang w:val="en-US"/>
        </w:rPr>
        <w:t>,</w:t>
      </w:r>
      <w:r w:rsidR="0066073B">
        <w:rPr>
          <w:lang w:val="en-US"/>
        </w:rPr>
        <w:t xml:space="preserve"> the research empowers landowners, farmers, and the public to object to proposed pipelines using </w:t>
      </w:r>
      <w:proofErr w:type="gramStart"/>
      <w:r w:rsidR="0066073B">
        <w:rPr>
          <w:lang w:val="en-US"/>
        </w:rPr>
        <w:t>scientifically-generated</w:t>
      </w:r>
      <w:proofErr w:type="gramEnd"/>
      <w:r w:rsidR="0066073B">
        <w:rPr>
          <w:lang w:val="en-US"/>
        </w:rPr>
        <w:t xml:space="preserve"> data. It also challenges the power of pipeline companies by shedding light on the true costs of their operation, and enables more informed decision-making regarding carbon capture, storage, and utilization efforts </w:t>
      </w:r>
      <w:r w:rsidR="005D0548" w:rsidRPr="0029011A">
        <w:rPr>
          <w:lang w:val="en-US"/>
        </w:rPr>
        <w:t xml:space="preserve">(Balaji and </w:t>
      </w:r>
      <w:proofErr w:type="spellStart"/>
      <w:r w:rsidR="005D0548" w:rsidRPr="0029011A">
        <w:rPr>
          <w:lang w:val="en-US"/>
        </w:rPr>
        <w:t>Rabiei</w:t>
      </w:r>
      <w:proofErr w:type="spellEnd"/>
      <w:r w:rsidR="005D0548" w:rsidRPr="0029011A">
        <w:rPr>
          <w:lang w:val="en-US"/>
        </w:rPr>
        <w:t xml:space="preserve"> 2022</w:t>
      </w:r>
      <w:r w:rsidR="00935583" w:rsidRPr="0029011A">
        <w:rPr>
          <w:lang w:val="en-US"/>
        </w:rPr>
        <w:t>;</w:t>
      </w:r>
      <w:r w:rsidR="00856997" w:rsidRPr="0029011A">
        <w:rPr>
          <w:lang w:val="en-US"/>
        </w:rPr>
        <w:t xml:space="preserve"> </w:t>
      </w:r>
      <w:hyperlink r:id="rId9" w:history="1">
        <w:r w:rsidR="0066073B" w:rsidRPr="00CD5066">
          <w:rPr>
            <w:rStyle w:val="Hyperlink"/>
            <w:lang w:val="en-US"/>
          </w:rPr>
          <w:t>https://arxiv.org/abs/2403.17162</w:t>
        </w:r>
      </w:hyperlink>
      <w:r w:rsidR="005D0548" w:rsidRPr="0029011A">
        <w:rPr>
          <w:lang w:val="en-US"/>
        </w:rPr>
        <w:t>)</w:t>
      </w:r>
      <w:r w:rsidR="00935583" w:rsidRPr="0029011A">
        <w:rPr>
          <w:lang w:val="en-US"/>
        </w:rPr>
        <w:t xml:space="preserve">. </w:t>
      </w:r>
    </w:p>
    <w:p w14:paraId="331FB407" w14:textId="77777777" w:rsidR="0066073B" w:rsidRPr="0029011A" w:rsidRDefault="0066073B" w:rsidP="00935583">
      <w:pPr>
        <w:rPr>
          <w:lang w:val="en-US"/>
        </w:rPr>
      </w:pPr>
    </w:p>
    <w:p w14:paraId="06B3E639" w14:textId="639BEF6F" w:rsidR="002C20E9" w:rsidRDefault="00935583" w:rsidP="002C20E9">
      <w:pPr>
        <w:rPr>
          <w:lang w:val="en-US"/>
        </w:rPr>
      </w:pPr>
      <w:r w:rsidRPr="0029011A">
        <w:rPr>
          <w:lang w:val="en-US"/>
        </w:rPr>
        <w:lastRenderedPageBreak/>
        <w:t>As a</w:t>
      </w:r>
      <w:r w:rsidR="00216162" w:rsidRPr="0029011A">
        <w:rPr>
          <w:lang w:val="en-US"/>
        </w:rPr>
        <w:t>nother</w:t>
      </w:r>
      <w:r w:rsidR="00015B5D" w:rsidRPr="0029011A">
        <w:rPr>
          <w:lang w:val="en-US"/>
        </w:rPr>
        <w:t xml:space="preserve"> example, i</w:t>
      </w:r>
      <w:r w:rsidR="00D5119E" w:rsidRPr="0029011A">
        <w:rPr>
          <w:lang w:val="en-US"/>
        </w:rPr>
        <w:t>n a literal interrogation of power researchers assessed the statistical power of university-run nitrogen rate trials</w:t>
      </w:r>
      <w:r w:rsidR="00750AC7">
        <w:rPr>
          <w:lang w:val="en-US"/>
        </w:rPr>
        <w:t>, exposing flaws in traditional experimental designs used to generate nitrogen recommendations</w:t>
      </w:r>
      <w:r w:rsidR="009E7155">
        <w:rPr>
          <w:lang w:val="en-US"/>
        </w:rPr>
        <w:t xml:space="preserve"> (Miguez and Poffenbarger 2022).</w:t>
      </w:r>
      <w:r w:rsidR="00750AC7">
        <w:rPr>
          <w:lang w:val="en-US"/>
        </w:rPr>
        <w:t xml:space="preserve"> This calls into question the appropriateness of the top-down, </w:t>
      </w:r>
      <w:r w:rsidR="002C20E9">
        <w:rPr>
          <w:lang w:val="en-US"/>
        </w:rPr>
        <w:t xml:space="preserve">siloed, and </w:t>
      </w:r>
      <w:r w:rsidR="00750AC7">
        <w:rPr>
          <w:lang w:val="en-US"/>
        </w:rPr>
        <w:t>opaque</w:t>
      </w:r>
      <w:r w:rsidR="002C20E9">
        <w:rPr>
          <w:lang w:val="en-US"/>
        </w:rPr>
        <w:t xml:space="preserve"> methods utilized by </w:t>
      </w:r>
      <w:r w:rsidR="00750AC7">
        <w:rPr>
          <w:lang w:val="en-US"/>
        </w:rPr>
        <w:t xml:space="preserve">universities </w:t>
      </w:r>
      <w:r w:rsidR="002C20E9">
        <w:rPr>
          <w:lang w:val="en-US"/>
        </w:rPr>
        <w:t xml:space="preserve">in producing these recommendations. This occurs against the backdrop of increasingly urgent conversations regarding </w:t>
      </w:r>
      <w:proofErr w:type="gramStart"/>
      <w:r w:rsidR="002C20E9">
        <w:rPr>
          <w:lang w:val="en-US"/>
        </w:rPr>
        <w:t>the environmental</w:t>
      </w:r>
      <w:proofErr w:type="gramEnd"/>
      <w:r w:rsidR="002C20E9">
        <w:rPr>
          <w:lang w:val="en-US"/>
        </w:rPr>
        <w:t xml:space="preserve"> degradation, compromised human health, and public costs born from over-application of nutrients on farmed land (CITE). Recognizing that stakeholders are increasingly demanding more transparency and accountability with regards to nutrient management, in 2022 the state of Iowa launched an ambitious effort </w:t>
      </w:r>
      <w:r w:rsidR="002C20E9" w:rsidRPr="0029011A">
        <w:rPr>
          <w:lang w:val="en-US"/>
        </w:rPr>
        <w:t xml:space="preserve">to democratize and support horizontal knowledge exchange when generating </w:t>
      </w:r>
      <w:r w:rsidR="002C20E9">
        <w:rPr>
          <w:lang w:val="en-US"/>
        </w:rPr>
        <w:t xml:space="preserve">nitrogen </w:t>
      </w:r>
      <w:r w:rsidR="002C20E9" w:rsidRPr="0029011A">
        <w:rPr>
          <w:lang w:val="en-US"/>
        </w:rPr>
        <w:t>recommendations</w:t>
      </w:r>
      <w:r w:rsidR="002C20E9">
        <w:rPr>
          <w:lang w:val="en-US"/>
        </w:rPr>
        <w:t xml:space="preserve"> (Iowa Nitrogen Initiative). As part of the initiative, farmers volunteer (see Reciprocity section) to </w:t>
      </w:r>
      <w:r w:rsidR="002C20E9" w:rsidRPr="0029011A">
        <w:rPr>
          <w:lang w:val="en-US"/>
        </w:rPr>
        <w:t>perform nitrogen rate trials in their own production contexts</w:t>
      </w:r>
      <w:r w:rsidR="002C20E9">
        <w:rPr>
          <w:lang w:val="en-US"/>
        </w:rPr>
        <w:t xml:space="preserve">, and the data is collectively pooled to drive </w:t>
      </w:r>
      <w:r w:rsidR="002C20E9" w:rsidRPr="0029011A">
        <w:rPr>
          <w:lang w:val="en-US"/>
        </w:rPr>
        <w:t xml:space="preserve">transparently calculated recommendations and </w:t>
      </w:r>
      <w:r w:rsidR="002C20E9">
        <w:rPr>
          <w:lang w:val="en-US"/>
        </w:rPr>
        <w:t xml:space="preserve">to </w:t>
      </w:r>
      <w:r w:rsidR="002C20E9" w:rsidRPr="0029011A">
        <w:rPr>
          <w:lang w:val="en-US"/>
        </w:rPr>
        <w:t xml:space="preserve">support public model development. Similarly, </w:t>
      </w:r>
      <w:r w:rsidR="002C20E9">
        <w:rPr>
          <w:lang w:val="en-US"/>
        </w:rPr>
        <w:t xml:space="preserve">in 2022 a grassroots farmer organization, </w:t>
      </w:r>
      <w:r w:rsidR="002C20E9" w:rsidRPr="0029011A">
        <w:rPr>
          <w:lang w:val="en-US"/>
        </w:rPr>
        <w:t>Practical Farmers of Iowa</w:t>
      </w:r>
      <w:r w:rsidR="002C20E9">
        <w:rPr>
          <w:lang w:val="en-US"/>
        </w:rPr>
        <w:t>,</w:t>
      </w:r>
      <w:r w:rsidR="002C20E9" w:rsidRPr="0029011A">
        <w:rPr>
          <w:lang w:val="en-US"/>
        </w:rPr>
        <w:t xml:space="preserve"> launched a regional program paying farmers to test nitrogen rates of their choice using replicated trials and sharing their</w:t>
      </w:r>
      <w:r w:rsidR="002C20E9">
        <w:rPr>
          <w:lang w:val="en-US"/>
        </w:rPr>
        <w:t xml:space="preserve"> individual and pooled</w:t>
      </w:r>
      <w:r w:rsidR="002C20E9" w:rsidRPr="0029011A">
        <w:rPr>
          <w:lang w:val="en-US"/>
        </w:rPr>
        <w:t xml:space="preserve"> results with the public (CITE).</w:t>
      </w:r>
      <w:r w:rsidR="002C20E9">
        <w:rPr>
          <w:lang w:val="en-US"/>
        </w:rPr>
        <w:t xml:space="preserve"> </w:t>
      </w:r>
    </w:p>
    <w:p w14:paraId="1F0A13C9" w14:textId="77777777" w:rsidR="00750AC7" w:rsidRDefault="00750AC7" w:rsidP="006C190F">
      <w:pPr>
        <w:rPr>
          <w:lang w:val="en-US"/>
        </w:rPr>
      </w:pPr>
    </w:p>
    <w:p w14:paraId="5450A633" w14:textId="3E3FB348" w:rsidR="00750AC7" w:rsidRDefault="00750AC7" w:rsidP="006C190F">
      <w:pPr>
        <w:rPr>
          <w:lang w:val="en-US"/>
        </w:rPr>
      </w:pPr>
      <w:r>
        <w:rPr>
          <w:lang w:val="en-US"/>
        </w:rPr>
        <w:t xml:space="preserve">These examples illustrate how </w:t>
      </w:r>
      <w:r w:rsidR="002C20E9">
        <w:rPr>
          <w:lang w:val="en-US"/>
        </w:rPr>
        <w:t xml:space="preserve">traditional, </w:t>
      </w:r>
      <w:r>
        <w:rPr>
          <w:lang w:val="en-US"/>
        </w:rPr>
        <w:t xml:space="preserve">technical agricultural research can </w:t>
      </w:r>
      <w:r w:rsidR="002C20E9">
        <w:rPr>
          <w:lang w:val="en-US"/>
        </w:rPr>
        <w:t xml:space="preserve">be used to </w:t>
      </w:r>
      <w:r>
        <w:rPr>
          <w:lang w:val="en-US"/>
        </w:rPr>
        <w:t>challenge established power structures</w:t>
      </w:r>
      <w:r w:rsidR="002C20E9">
        <w:rPr>
          <w:lang w:val="en-US"/>
        </w:rPr>
        <w:t>,</w:t>
      </w:r>
      <w:r>
        <w:rPr>
          <w:lang w:val="en-US"/>
        </w:rPr>
        <w:t xml:space="preserve"> in the first by empowering the public to contest environmental degradation from pipeline installations, and in the second to demand transparency and accountability in nutrient management research.  </w:t>
      </w:r>
    </w:p>
    <w:p w14:paraId="38E1CE1A" w14:textId="0E0668DD" w:rsidR="0019711C" w:rsidRDefault="0019711C" w:rsidP="0019711C">
      <w:pPr>
        <w:rPr>
          <w:lang w:val="en-US"/>
        </w:rPr>
      </w:pPr>
    </w:p>
    <w:p w14:paraId="4CF2DB32" w14:textId="7BC55510" w:rsidR="00C83D16" w:rsidRDefault="00C83D16" w:rsidP="00C83D16">
      <w:pPr>
        <w:pStyle w:val="Heading3"/>
        <w:rPr>
          <w:lang w:val="en-US"/>
        </w:rPr>
      </w:pPr>
      <w:r>
        <w:rPr>
          <w:lang w:val="en-US"/>
        </w:rPr>
        <w:t>Listening</w:t>
      </w:r>
      <w:r w:rsidR="00BE2EB1">
        <w:rPr>
          <w:lang w:val="en-US"/>
        </w:rPr>
        <w:t xml:space="preserve"> to and serving the margins</w:t>
      </w:r>
    </w:p>
    <w:p w14:paraId="443D6ED2" w14:textId="77777777" w:rsidR="00A30660" w:rsidRDefault="0019711C" w:rsidP="00A30660">
      <w:pPr>
        <w:rPr>
          <w:lang w:val="en-US"/>
        </w:rPr>
      </w:pPr>
      <w:r>
        <w:rPr>
          <w:lang w:val="en-US"/>
        </w:rPr>
        <w:t xml:space="preserve">Conducting </w:t>
      </w:r>
      <w:r w:rsidR="00CB3E56">
        <w:rPr>
          <w:lang w:val="en-US"/>
        </w:rPr>
        <w:t xml:space="preserve">research </w:t>
      </w:r>
      <w:r w:rsidR="001F5FFE">
        <w:rPr>
          <w:lang w:val="en-US"/>
        </w:rPr>
        <w:t xml:space="preserve">that is </w:t>
      </w:r>
      <w:r w:rsidR="00CB3E56">
        <w:rPr>
          <w:lang w:val="en-US"/>
        </w:rPr>
        <w:t xml:space="preserve">inspired by </w:t>
      </w:r>
      <w:r w:rsidR="002C20E9">
        <w:rPr>
          <w:lang w:val="en-US"/>
        </w:rPr>
        <w:t>and/</w:t>
      </w:r>
      <w:r w:rsidR="001F5FFE">
        <w:rPr>
          <w:lang w:val="en-US"/>
        </w:rPr>
        <w:t xml:space="preserve">or supportive of </w:t>
      </w:r>
      <w:r w:rsidR="00CB3E56">
        <w:rPr>
          <w:lang w:val="en-US"/>
        </w:rPr>
        <w:t>those who have been marginalized</w:t>
      </w:r>
      <w:r w:rsidR="001F5FFE">
        <w:rPr>
          <w:lang w:val="en-US"/>
        </w:rPr>
        <w:t xml:space="preserve"> or subjected to minority status within </w:t>
      </w:r>
      <w:r w:rsidR="00CB3E56">
        <w:rPr>
          <w:lang w:val="en-US"/>
        </w:rPr>
        <w:t>dominant systems</w:t>
      </w:r>
      <w:r w:rsidRPr="0019711C">
        <w:rPr>
          <w:lang w:val="en-US"/>
        </w:rPr>
        <w:t xml:space="preserve"> </w:t>
      </w:r>
      <w:r>
        <w:rPr>
          <w:lang w:val="en-US"/>
        </w:rPr>
        <w:t>is an</w:t>
      </w:r>
      <w:r w:rsidR="002C20E9">
        <w:rPr>
          <w:lang w:val="en-US"/>
        </w:rPr>
        <w:t>other</w:t>
      </w:r>
      <w:r>
        <w:rPr>
          <w:lang w:val="en-US"/>
        </w:rPr>
        <w:t xml:space="preserve"> effective means for </w:t>
      </w:r>
      <w:r w:rsidR="002C20E9">
        <w:rPr>
          <w:lang w:val="en-US"/>
        </w:rPr>
        <w:t xml:space="preserve">agricultural scientists to </w:t>
      </w:r>
      <w:r>
        <w:rPr>
          <w:lang w:val="en-US"/>
        </w:rPr>
        <w:t>challeng</w:t>
      </w:r>
      <w:r w:rsidR="002C20E9">
        <w:rPr>
          <w:lang w:val="en-US"/>
        </w:rPr>
        <w:t>e</w:t>
      </w:r>
      <w:r>
        <w:rPr>
          <w:lang w:val="en-US"/>
        </w:rPr>
        <w:t xml:space="preserve"> entrenched power structures</w:t>
      </w:r>
      <w:r w:rsidR="00CB3E56">
        <w:rPr>
          <w:lang w:val="en-US"/>
        </w:rPr>
        <w:t xml:space="preserve">. </w:t>
      </w:r>
      <w:r w:rsidR="004A02F2">
        <w:rPr>
          <w:lang w:val="en-US"/>
        </w:rPr>
        <w:t xml:space="preserve">Marginalization in agriculture can manifest through multiple avenues. </w:t>
      </w:r>
      <w:r w:rsidR="00CF0BBF">
        <w:rPr>
          <w:lang w:val="en-US"/>
        </w:rPr>
        <w:t>Individual c</w:t>
      </w:r>
      <w:r w:rsidR="004A02F2">
        <w:rPr>
          <w:lang w:val="en-US"/>
        </w:rPr>
        <w:t xml:space="preserve">haracteristics such as gender, race, ethnicity, </w:t>
      </w:r>
      <w:r w:rsidR="00CF0BBF">
        <w:rPr>
          <w:lang w:val="en-US"/>
        </w:rPr>
        <w:t xml:space="preserve">age, </w:t>
      </w:r>
      <w:r w:rsidR="004A02F2">
        <w:rPr>
          <w:lang w:val="en-US"/>
        </w:rPr>
        <w:t xml:space="preserve">language, </w:t>
      </w:r>
      <w:r w:rsidR="00CF0BBF">
        <w:rPr>
          <w:lang w:val="en-US"/>
        </w:rPr>
        <w:t xml:space="preserve">sexual preferences, </w:t>
      </w:r>
      <w:r w:rsidR="00FA6610">
        <w:rPr>
          <w:lang w:val="en-US"/>
        </w:rPr>
        <w:t>formal education level</w:t>
      </w:r>
      <w:r w:rsidR="006D6BA1">
        <w:rPr>
          <w:lang w:val="en-US"/>
        </w:rPr>
        <w:t>, technology use</w:t>
      </w:r>
      <w:r w:rsidR="00FA6610">
        <w:rPr>
          <w:lang w:val="en-US"/>
        </w:rPr>
        <w:t xml:space="preserve"> </w:t>
      </w:r>
      <w:r w:rsidR="004A02F2">
        <w:rPr>
          <w:lang w:val="en-US"/>
        </w:rPr>
        <w:t>and socioeconomic status can lead to systemic and/or cultural exclusion</w:t>
      </w:r>
      <w:r w:rsidR="00FA6610">
        <w:rPr>
          <w:lang w:val="en-US"/>
        </w:rPr>
        <w:t xml:space="preserve"> that can translate to exclusion from agricultural research activities</w:t>
      </w:r>
      <w:r w:rsidR="00205B7A">
        <w:rPr>
          <w:lang w:val="en-US"/>
        </w:rPr>
        <w:t xml:space="preserve"> (</w:t>
      </w:r>
      <w:r w:rsidR="002B0BB2">
        <w:rPr>
          <w:lang w:val="en-US"/>
        </w:rPr>
        <w:t xml:space="preserve">Leslie et al. 2019; </w:t>
      </w:r>
      <w:r w:rsidR="00205B7A">
        <w:rPr>
          <w:lang w:val="en-US"/>
        </w:rPr>
        <w:t>C</w:t>
      </w:r>
      <w:r w:rsidR="00FA6610">
        <w:rPr>
          <w:lang w:val="en-US"/>
        </w:rPr>
        <w:t xml:space="preserve">arter 2019; </w:t>
      </w:r>
      <w:proofErr w:type="spellStart"/>
      <w:r w:rsidR="006D6BA1">
        <w:rPr>
          <w:lang w:val="en-US"/>
        </w:rPr>
        <w:t>Pilgerum</w:t>
      </w:r>
      <w:proofErr w:type="spellEnd"/>
      <w:r w:rsidR="006D6BA1">
        <w:rPr>
          <w:lang w:val="en-US"/>
        </w:rPr>
        <w:t xml:space="preserve"> et al. 2022; </w:t>
      </w:r>
      <w:proofErr w:type="spellStart"/>
      <w:r w:rsidR="00FA6610">
        <w:rPr>
          <w:lang w:val="en-US"/>
        </w:rPr>
        <w:t>Pfammatter</w:t>
      </w:r>
      <w:proofErr w:type="spellEnd"/>
      <w:r w:rsidR="00FA6610">
        <w:rPr>
          <w:lang w:val="en-US"/>
        </w:rPr>
        <w:t xml:space="preserve"> and </w:t>
      </w:r>
      <w:proofErr w:type="spellStart"/>
      <w:r w:rsidR="00FA6610">
        <w:rPr>
          <w:lang w:val="en-US"/>
        </w:rPr>
        <w:t>Jorgenden</w:t>
      </w:r>
      <w:proofErr w:type="spellEnd"/>
      <w:r w:rsidR="00FA6610">
        <w:rPr>
          <w:lang w:val="en-US"/>
        </w:rPr>
        <w:t xml:space="preserve"> 2023; </w:t>
      </w:r>
      <w:r w:rsidR="006D6BA1">
        <w:rPr>
          <w:lang w:val="en-US"/>
        </w:rPr>
        <w:t>Shih and Fan 2009</w:t>
      </w:r>
      <w:r w:rsidR="00205B7A">
        <w:rPr>
          <w:lang w:val="en-US"/>
        </w:rPr>
        <w:t xml:space="preserve">). Additionally, farm-level features such as </w:t>
      </w:r>
      <w:r w:rsidR="004A02F2">
        <w:rPr>
          <w:lang w:val="en-US"/>
        </w:rPr>
        <w:t xml:space="preserve">the production system, </w:t>
      </w:r>
      <w:r w:rsidR="00205B7A">
        <w:rPr>
          <w:lang w:val="en-US"/>
        </w:rPr>
        <w:t>the degree of farm mechanization, farm location, farm</w:t>
      </w:r>
      <w:r w:rsidR="004A02F2">
        <w:rPr>
          <w:lang w:val="en-US"/>
        </w:rPr>
        <w:t xml:space="preserve"> size, the market</w:t>
      </w:r>
      <w:r w:rsidR="00205B7A">
        <w:rPr>
          <w:lang w:val="en-US"/>
        </w:rPr>
        <w:t xml:space="preserve"> channels utilized,</w:t>
      </w:r>
      <w:r w:rsidR="004A02F2">
        <w:rPr>
          <w:lang w:val="en-US"/>
        </w:rPr>
        <w:t xml:space="preserve"> </w:t>
      </w:r>
      <w:r w:rsidR="00CF0BBF">
        <w:rPr>
          <w:lang w:val="en-US"/>
        </w:rPr>
        <w:t xml:space="preserve">and even </w:t>
      </w:r>
      <w:r w:rsidR="00205B7A">
        <w:rPr>
          <w:lang w:val="en-US"/>
        </w:rPr>
        <w:t>the</w:t>
      </w:r>
      <w:r w:rsidR="00CF0BBF">
        <w:rPr>
          <w:lang w:val="en-US"/>
        </w:rPr>
        <w:t xml:space="preserve"> long-term ambitions </w:t>
      </w:r>
      <w:r w:rsidR="00205B7A">
        <w:rPr>
          <w:lang w:val="en-US"/>
        </w:rPr>
        <w:t xml:space="preserve">for the farm </w:t>
      </w:r>
      <w:r w:rsidR="00CF0BBF">
        <w:rPr>
          <w:lang w:val="en-US"/>
        </w:rPr>
        <w:t xml:space="preserve">can </w:t>
      </w:r>
      <w:r w:rsidR="006C190F">
        <w:rPr>
          <w:lang w:val="en-US"/>
        </w:rPr>
        <w:t xml:space="preserve">render their needs less important in </w:t>
      </w:r>
      <w:r w:rsidR="009E5B92">
        <w:rPr>
          <w:lang w:val="en-US"/>
        </w:rPr>
        <w:t>the eyes of agricultural scientists</w:t>
      </w:r>
      <w:r w:rsidR="00FA6610">
        <w:rPr>
          <w:lang w:val="en-US"/>
        </w:rPr>
        <w:t xml:space="preserve"> </w:t>
      </w:r>
      <w:r w:rsidR="00205B7A">
        <w:rPr>
          <w:lang w:val="en-US"/>
        </w:rPr>
        <w:t>(</w:t>
      </w:r>
      <w:r w:rsidR="009E5B92">
        <w:rPr>
          <w:lang w:val="en-US"/>
        </w:rPr>
        <w:t xml:space="preserve">Wheeler 2008; </w:t>
      </w:r>
      <w:r w:rsidR="00AF4925">
        <w:rPr>
          <w:lang w:val="en-US"/>
        </w:rPr>
        <w:t>Belshaw 1979;</w:t>
      </w:r>
      <w:r w:rsidR="00205B7A">
        <w:rPr>
          <w:lang w:val="en-US"/>
        </w:rPr>
        <w:t>)</w:t>
      </w:r>
      <w:r w:rsidR="00CF0BBF">
        <w:rPr>
          <w:lang w:val="en-US"/>
        </w:rPr>
        <w:t xml:space="preserve">. </w:t>
      </w:r>
      <w:r w:rsidR="006C190F">
        <w:rPr>
          <w:lang w:val="en-US"/>
        </w:rPr>
        <w:t xml:space="preserve">This represents </w:t>
      </w:r>
      <w:r w:rsidR="005672A8">
        <w:rPr>
          <w:lang w:val="en-US"/>
        </w:rPr>
        <w:t>an i</w:t>
      </w:r>
      <w:r w:rsidR="006C190F">
        <w:rPr>
          <w:lang w:val="en-US"/>
        </w:rPr>
        <w:t xml:space="preserve">ssue </w:t>
      </w:r>
      <w:r w:rsidR="005672A8">
        <w:rPr>
          <w:lang w:val="en-US"/>
        </w:rPr>
        <w:t xml:space="preserve">not only </w:t>
      </w:r>
      <w:r w:rsidR="006C190F">
        <w:rPr>
          <w:lang w:val="en-US"/>
        </w:rPr>
        <w:t xml:space="preserve">for redistribution of power in agriculture, but also </w:t>
      </w:r>
      <w:r w:rsidR="005672A8">
        <w:rPr>
          <w:lang w:val="en-US"/>
        </w:rPr>
        <w:t>for science: marginalization often compels innovation</w:t>
      </w:r>
      <w:r w:rsidR="003E304E">
        <w:rPr>
          <w:lang w:val="en-US"/>
        </w:rPr>
        <w:t xml:space="preserve">, and listening to and serving the margins can </w:t>
      </w:r>
      <w:r w:rsidR="00650D5D">
        <w:rPr>
          <w:lang w:val="en-US"/>
        </w:rPr>
        <w:t xml:space="preserve">provide a wealth of ideas. </w:t>
      </w:r>
      <w:r w:rsidR="00390894">
        <w:rPr>
          <w:lang w:val="en-US"/>
        </w:rPr>
        <w:t xml:space="preserve">In the Midwest, one of the most scientifically impactful long-term diversification experiments was inspired by an Iowan farmer’s low-input system </w:t>
      </w:r>
      <w:commentRangeStart w:id="4"/>
      <w:r w:rsidR="00390894">
        <w:rPr>
          <w:lang w:val="en-US"/>
        </w:rPr>
        <w:t>(Davis et al 2012).</w:t>
      </w:r>
      <w:r w:rsidR="003E304E">
        <w:rPr>
          <w:lang w:val="en-US"/>
        </w:rPr>
        <w:t xml:space="preserve"> </w:t>
      </w:r>
      <w:commentRangeEnd w:id="4"/>
      <w:r w:rsidR="000311E4">
        <w:rPr>
          <w:rStyle w:val="CommentReference"/>
        </w:rPr>
        <w:commentReference w:id="4"/>
      </w:r>
    </w:p>
    <w:p w14:paraId="0C958503" w14:textId="77777777" w:rsidR="00A30660" w:rsidRDefault="00A30660" w:rsidP="00A30660">
      <w:pPr>
        <w:rPr>
          <w:lang w:val="en-US"/>
        </w:rPr>
      </w:pPr>
    </w:p>
    <w:p w14:paraId="300BBFBD" w14:textId="77777777" w:rsidR="00787942" w:rsidRDefault="00787942" w:rsidP="00A30660">
      <w:pPr>
        <w:rPr>
          <w:lang w:val="en-US"/>
        </w:rPr>
      </w:pPr>
    </w:p>
    <w:p w14:paraId="181CD4B9" w14:textId="774DFC88" w:rsidR="00A30660" w:rsidRDefault="00A30660" w:rsidP="00A30660">
      <w:pPr>
        <w:rPr>
          <w:lang w:val="en-US"/>
        </w:rPr>
      </w:pPr>
      <w:r>
        <w:rPr>
          <w:lang w:val="en-US"/>
        </w:rPr>
        <w:t>Women own almost half of the farmland in Iowa, yet they have been largely ignored by researchers regarding conservation decision-making (Carter 2019)</w:t>
      </w:r>
      <w:r w:rsidR="00787942">
        <w:rPr>
          <w:lang w:val="en-US"/>
        </w:rPr>
        <w:t xml:space="preserve">. Recent research has shown there are significant opportunities for improving agricultural outcomes through understanding women’s experiences </w:t>
      </w:r>
      <w:commentRangeStart w:id="5"/>
      <w:r w:rsidR="00787942">
        <w:rPr>
          <w:lang w:val="en-US"/>
        </w:rPr>
        <w:t xml:space="preserve">(Mahajan 2019; </w:t>
      </w:r>
      <w:proofErr w:type="spellStart"/>
      <w:r w:rsidR="00787942">
        <w:rPr>
          <w:lang w:val="en-US"/>
        </w:rPr>
        <w:t>Diiro</w:t>
      </w:r>
      <w:proofErr w:type="spellEnd"/>
      <w:r w:rsidR="00787942">
        <w:rPr>
          <w:lang w:val="en-US"/>
        </w:rPr>
        <w:t xml:space="preserve"> et al. 2018; Zhang et al. 2021). </w:t>
      </w:r>
      <w:commentRangeEnd w:id="5"/>
      <w:r w:rsidR="000311E4">
        <w:rPr>
          <w:rStyle w:val="CommentReference"/>
        </w:rPr>
        <w:commentReference w:id="5"/>
      </w:r>
    </w:p>
    <w:p w14:paraId="2BCF23FE" w14:textId="2355EB9B" w:rsidR="00787942" w:rsidRDefault="00787942" w:rsidP="00A30660">
      <w:pPr>
        <w:rPr>
          <w:lang w:val="en-US"/>
        </w:rPr>
      </w:pPr>
      <w:r>
        <w:rPr>
          <w:lang w:val="en-US"/>
        </w:rPr>
        <w:t>&lt;&lt;Stefan maybe you can say something about PFI’s Latino Engagement program, if that has had any benefits you could mention&gt;&gt;</w:t>
      </w:r>
    </w:p>
    <w:p w14:paraId="03B761AC" w14:textId="1F9F5F60" w:rsidR="00390894" w:rsidRDefault="00390894" w:rsidP="00390894">
      <w:pPr>
        <w:rPr>
          <w:lang w:val="en-US"/>
        </w:rPr>
      </w:pPr>
    </w:p>
    <w:p w14:paraId="1824F927" w14:textId="77777777" w:rsidR="00A30660" w:rsidRDefault="00A30660" w:rsidP="00390894">
      <w:pPr>
        <w:rPr>
          <w:lang w:val="en-US"/>
        </w:rPr>
      </w:pPr>
    </w:p>
    <w:p w14:paraId="3BD60F4B" w14:textId="77777777" w:rsidR="00A30660" w:rsidRDefault="00A30660" w:rsidP="00390894">
      <w:pPr>
        <w:rPr>
          <w:lang w:val="en-US"/>
        </w:rPr>
      </w:pPr>
    </w:p>
    <w:p w14:paraId="1E41C365" w14:textId="77777777" w:rsidR="0027177D" w:rsidRDefault="0027177D" w:rsidP="0027177D">
      <w:pPr>
        <w:rPr>
          <w:lang w:val="en-US"/>
        </w:rPr>
      </w:pPr>
      <w:r>
        <w:rPr>
          <w:lang w:val="en-US"/>
        </w:rPr>
        <w:lastRenderedPageBreak/>
        <w:t>Serving the margins is a way for agricultural researchers to leverage their privilege to help build legitimacy within the margins (</w:t>
      </w:r>
      <w:commentRangeStart w:id="6"/>
      <w:r>
        <w:rPr>
          <w:lang w:val="en-US"/>
        </w:rPr>
        <w:t>de Wit and Alastair I think</w:t>
      </w:r>
      <w:commentRangeEnd w:id="6"/>
      <w:r w:rsidR="000311E4">
        <w:rPr>
          <w:rStyle w:val="CommentReference"/>
        </w:rPr>
        <w:commentReference w:id="6"/>
      </w:r>
      <w:r>
        <w:rPr>
          <w:lang w:val="en-US"/>
        </w:rPr>
        <w:t>)</w:t>
      </w:r>
    </w:p>
    <w:p w14:paraId="65761401" w14:textId="77777777" w:rsidR="00650D5D" w:rsidRDefault="00650D5D" w:rsidP="00390894">
      <w:pPr>
        <w:rPr>
          <w:lang w:val="en-US"/>
        </w:rPr>
      </w:pPr>
    </w:p>
    <w:p w14:paraId="22F34646" w14:textId="25A0F223" w:rsidR="00650D5D" w:rsidRDefault="00650D5D" w:rsidP="00390894">
      <w:pPr>
        <w:rPr>
          <w:lang w:val="en-US"/>
        </w:rPr>
      </w:pPr>
      <w:r>
        <w:rPr>
          <w:lang w:val="en-US"/>
        </w:rPr>
        <w:t>Needs work….</w:t>
      </w:r>
    </w:p>
    <w:p w14:paraId="46A6FAFB" w14:textId="77777777" w:rsidR="002554C6" w:rsidRDefault="002554C6" w:rsidP="00390894">
      <w:pPr>
        <w:rPr>
          <w:lang w:val="en-US"/>
        </w:rPr>
      </w:pPr>
    </w:p>
    <w:p w14:paraId="7D5DAF8C" w14:textId="4D3714D1" w:rsidR="00C83D16" w:rsidRDefault="00C83D16" w:rsidP="00C83D16">
      <w:pPr>
        <w:pStyle w:val="Heading3"/>
        <w:rPr>
          <w:lang w:val="en-US"/>
        </w:rPr>
      </w:pPr>
      <w:r>
        <w:rPr>
          <w:lang w:val="en-US"/>
        </w:rPr>
        <w:t>Legitimizing other’s knowledge</w:t>
      </w:r>
    </w:p>
    <w:p w14:paraId="683BE686" w14:textId="77777777" w:rsidR="00A86F8F" w:rsidRDefault="00A42909" w:rsidP="00C83D16">
      <w:pPr>
        <w:rPr>
          <w:lang w:val="en-US"/>
        </w:rPr>
      </w:pPr>
      <w:r w:rsidRPr="00A15848">
        <w:rPr>
          <w:lang w:val="en-US"/>
        </w:rPr>
        <w:t xml:space="preserve">The idea that there are ’multiple ways of knowing’ likely originated in </w:t>
      </w:r>
      <w:proofErr w:type="gramStart"/>
      <w:r w:rsidR="00A86F8F" w:rsidRPr="00A15848">
        <w:rPr>
          <w:lang w:val="en-US"/>
        </w:rPr>
        <w:t>epistemology</w:t>
      </w:r>
      <w:r w:rsidRPr="00A15848">
        <w:rPr>
          <w:lang w:val="en-US"/>
        </w:rPr>
        <w:t>, but</w:t>
      </w:r>
      <w:proofErr w:type="gramEnd"/>
      <w:r w:rsidRPr="00A15848">
        <w:rPr>
          <w:lang w:val="en-US"/>
        </w:rPr>
        <w:t xml:space="preserve"> has migrated into common vernacular as issues with positivism and </w:t>
      </w:r>
      <w:r w:rsidR="00650D5D" w:rsidRPr="00A15848">
        <w:rPr>
          <w:lang w:val="en-US"/>
        </w:rPr>
        <w:t>objectivity</w:t>
      </w:r>
      <w:r w:rsidRPr="00A15848">
        <w:rPr>
          <w:lang w:val="en-US"/>
        </w:rPr>
        <w:t xml:space="preserve"> have become more widely discussed</w:t>
      </w:r>
      <w:r w:rsidR="00650D5D">
        <w:rPr>
          <w:lang w:val="en-US"/>
        </w:rPr>
        <w:t xml:space="preserve"> (see Theme 3).</w:t>
      </w:r>
      <w:r w:rsidRPr="00A15848">
        <w:rPr>
          <w:lang w:val="en-US"/>
        </w:rPr>
        <w:t xml:space="preserve"> At its most basic level, it recognizes the diverse means through which individuals and groups understand the world around them. This can include empirical observation and logical reasoning, but also intuition, personal experience, cultural traditions, </w:t>
      </w:r>
      <w:r w:rsidR="00A86F8F">
        <w:rPr>
          <w:lang w:val="en-US"/>
        </w:rPr>
        <w:t xml:space="preserve">and </w:t>
      </w:r>
      <w:r w:rsidRPr="00A15848">
        <w:rPr>
          <w:lang w:val="en-US"/>
        </w:rPr>
        <w:t xml:space="preserve">spiritual insights, among others. </w:t>
      </w:r>
      <w:r w:rsidR="00A15848">
        <w:rPr>
          <w:lang w:val="en-US"/>
        </w:rPr>
        <w:t>S</w:t>
      </w:r>
      <w:r w:rsidR="00A4510A">
        <w:rPr>
          <w:lang w:val="en-US"/>
        </w:rPr>
        <w:t>cientists may dismiss others’ knowledge if it originate</w:t>
      </w:r>
      <w:r w:rsidR="00A15848">
        <w:rPr>
          <w:lang w:val="en-US"/>
        </w:rPr>
        <w:t>s</w:t>
      </w:r>
      <w:r w:rsidR="00A4510A">
        <w:rPr>
          <w:lang w:val="en-US"/>
        </w:rPr>
        <w:t xml:space="preserve"> outside of traditional scientific methods.</w:t>
      </w:r>
      <w:r w:rsidR="0027177D">
        <w:rPr>
          <w:lang w:val="en-US"/>
        </w:rPr>
        <w:t xml:space="preserve"> Therefore, scientists </w:t>
      </w:r>
      <w:commentRangeStart w:id="7"/>
      <w:r w:rsidR="0027177D">
        <w:rPr>
          <w:lang w:val="en-US"/>
        </w:rPr>
        <w:t xml:space="preserve">can wield power </w:t>
      </w:r>
      <w:commentRangeEnd w:id="7"/>
      <w:r w:rsidR="000311E4">
        <w:rPr>
          <w:rStyle w:val="CommentReference"/>
        </w:rPr>
        <w:commentReference w:id="7"/>
      </w:r>
      <w:r w:rsidR="0027177D">
        <w:rPr>
          <w:lang w:val="en-US"/>
        </w:rPr>
        <w:t>by dismissing knowledge originating from non-conventional sources. While s</w:t>
      </w:r>
      <w:r w:rsidR="00A4510A">
        <w:rPr>
          <w:lang w:val="en-US"/>
        </w:rPr>
        <w:t>ystematic observation and empirical evidence</w:t>
      </w:r>
      <w:r w:rsidR="008C1B0E">
        <w:rPr>
          <w:lang w:val="en-US"/>
        </w:rPr>
        <w:t xml:space="preserve"> are </w:t>
      </w:r>
      <w:r w:rsidR="0027177D">
        <w:rPr>
          <w:lang w:val="en-US"/>
        </w:rPr>
        <w:t xml:space="preserve">crucial tools for scientific inquiry, the exclusion of alternative forms of knowledge overlooks their potential contributions to enrich scientific understanding. It also reinforces the dominance of a single scientific paradigm, which stifles innovation. </w:t>
      </w:r>
    </w:p>
    <w:p w14:paraId="03D08587" w14:textId="77777777" w:rsidR="00A86F8F" w:rsidRDefault="00A86F8F" w:rsidP="00C83D16">
      <w:pPr>
        <w:rPr>
          <w:lang w:val="en-US"/>
        </w:rPr>
      </w:pPr>
    </w:p>
    <w:p w14:paraId="0C381330" w14:textId="129B7B29" w:rsidR="00766CF5" w:rsidRDefault="00A42909" w:rsidP="00C83D16">
      <w:pPr>
        <w:rPr>
          <w:lang w:val="en-US"/>
        </w:rPr>
      </w:pPr>
      <w:r>
        <w:rPr>
          <w:lang w:val="en-US"/>
        </w:rPr>
        <w:t>Utilizing non-traditional measurements</w:t>
      </w:r>
      <w:r w:rsidR="00A86F8F">
        <w:rPr>
          <w:lang w:val="en-US"/>
        </w:rPr>
        <w:t xml:space="preserve"> </w:t>
      </w:r>
      <w:r>
        <w:rPr>
          <w:lang w:val="en-US"/>
        </w:rPr>
        <w:t xml:space="preserve">is </w:t>
      </w:r>
      <w:proofErr w:type="gramStart"/>
      <w:r>
        <w:rPr>
          <w:lang w:val="en-US"/>
        </w:rPr>
        <w:t>one way</w:t>
      </w:r>
      <w:proofErr w:type="gramEnd"/>
      <w:r>
        <w:rPr>
          <w:lang w:val="en-US"/>
        </w:rPr>
        <w:t xml:space="preserve"> </w:t>
      </w:r>
      <w:r w:rsidR="00A86F8F">
        <w:rPr>
          <w:lang w:val="en-US"/>
        </w:rPr>
        <w:t xml:space="preserve">agricultural scientists can honor multiple ways of knowing within a scientific framework. </w:t>
      </w:r>
      <w:r w:rsidR="00A15848">
        <w:rPr>
          <w:lang w:val="en-US"/>
        </w:rPr>
        <w:t xml:space="preserve">A apposite example is USDA NASS measurement of a ‘workable field day’, defined as day where weather and field conditions allow producers to work in fields a major portion of the day (NASS </w:t>
      </w:r>
      <w:hyperlink r:id="rId10" w:anchor="days" w:history="1">
        <w:r w:rsidR="00A15848" w:rsidRPr="0080028A">
          <w:rPr>
            <w:rStyle w:val="Hyperlink"/>
            <w:lang w:val="en-US"/>
          </w:rPr>
          <w:t>https://www.nass.usda.gov/Publications/National_Crop_Progress/Terms_and_Definitions/index.php#days</w:t>
        </w:r>
      </w:hyperlink>
      <w:r w:rsidR="00A15848">
        <w:rPr>
          <w:lang w:val="en-US"/>
        </w:rPr>
        <w:t>).</w:t>
      </w:r>
      <w:r w:rsidR="000732A5">
        <w:rPr>
          <w:lang w:val="en-US"/>
        </w:rPr>
        <w:t xml:space="preserve"> While it is based on scientific principles relating to soil </w:t>
      </w:r>
      <w:r w:rsidR="00CB44D5">
        <w:rPr>
          <w:lang w:val="en-US"/>
        </w:rPr>
        <w:t>moisture</w:t>
      </w:r>
      <w:r w:rsidR="000732A5">
        <w:rPr>
          <w:lang w:val="en-US"/>
        </w:rPr>
        <w:t xml:space="preserve"> </w:t>
      </w:r>
      <w:r w:rsidR="00CB44D5">
        <w:rPr>
          <w:lang w:val="en-US"/>
        </w:rPr>
        <w:t>(Earl 1997), it represents a personal interaction between the farmer and the land. Attempts to model it have shown acceptable accuracies on monthly timescales, but poorer performance on weekly time scale</w:t>
      </w:r>
      <w:r w:rsidR="00A86F8F">
        <w:rPr>
          <w:lang w:val="en-US"/>
        </w:rPr>
        <w:t>s</w:t>
      </w:r>
      <w:r w:rsidR="00CB44D5">
        <w:rPr>
          <w:lang w:val="en-US"/>
        </w:rPr>
        <w:t xml:space="preserve"> (Huber et al. 2023), indicating it is a personalized experience that cannot be explained by physical parameters alone. Perhaps </w:t>
      </w:r>
      <w:r w:rsidR="00766CF5">
        <w:rPr>
          <w:lang w:val="en-US"/>
        </w:rPr>
        <w:t xml:space="preserve">because of the </w:t>
      </w:r>
      <w:r w:rsidR="00A86F8F">
        <w:rPr>
          <w:lang w:val="en-US"/>
        </w:rPr>
        <w:t>connection to</w:t>
      </w:r>
      <w:r w:rsidR="00766CF5">
        <w:rPr>
          <w:lang w:val="en-US"/>
        </w:rPr>
        <w:t xml:space="preserve"> personal experience,</w:t>
      </w:r>
      <w:r w:rsidR="00CB44D5">
        <w:rPr>
          <w:lang w:val="en-US"/>
        </w:rPr>
        <w:t xml:space="preserve"> </w:t>
      </w:r>
      <w:r w:rsidR="00766CF5">
        <w:rPr>
          <w:lang w:val="en-US"/>
        </w:rPr>
        <w:t>survey data on workable field days</w:t>
      </w:r>
      <w:r w:rsidR="00CB44D5">
        <w:rPr>
          <w:lang w:val="en-US"/>
        </w:rPr>
        <w:t xml:space="preserve"> is often used in extension settings</w:t>
      </w:r>
      <w:r w:rsidR="00766CF5">
        <w:rPr>
          <w:lang w:val="en-US"/>
        </w:rPr>
        <w:t xml:space="preserve">, but to our knowledge has not been extensively used within scientific frameworks. In an example of sharing the power of data collection, Practical Farmers of Iowa has launched a study wherein farmers will quantify their experiences with cover cropping </w:t>
      </w:r>
      <w:proofErr w:type="gramStart"/>
      <w:r w:rsidR="00766CF5">
        <w:rPr>
          <w:lang w:val="en-US"/>
        </w:rPr>
        <w:t>through the use of</w:t>
      </w:r>
      <w:proofErr w:type="gramEnd"/>
      <w:r w:rsidR="00766CF5">
        <w:rPr>
          <w:lang w:val="en-US"/>
        </w:rPr>
        <w:t xml:space="preserve"> workable field days (CITE). This effort does not detract from nor undermine the numerous scientific publications relating cover cropping to changes in soil-water relationships (CITE)</w:t>
      </w:r>
      <w:r w:rsidR="00A86F8F">
        <w:rPr>
          <w:lang w:val="en-US"/>
        </w:rPr>
        <w:t xml:space="preserve">. Rather, it will enrich the scientific literature, and will produce results that are based on </w:t>
      </w:r>
      <w:r w:rsidR="00766CF5">
        <w:rPr>
          <w:lang w:val="en-US"/>
        </w:rPr>
        <w:t xml:space="preserve">other ways of knowing </w:t>
      </w:r>
      <w:r w:rsidR="00A86F8F">
        <w:rPr>
          <w:lang w:val="en-US"/>
        </w:rPr>
        <w:t xml:space="preserve">which </w:t>
      </w:r>
      <w:r w:rsidR="00766CF5">
        <w:rPr>
          <w:lang w:val="en-US"/>
        </w:rPr>
        <w:t xml:space="preserve">may be more meaningful in certain contexts (Robertson et al. 2001). </w:t>
      </w:r>
    </w:p>
    <w:p w14:paraId="237F8432" w14:textId="535C04FC" w:rsidR="00A42909" w:rsidRDefault="00CB44D5" w:rsidP="00C83D16">
      <w:pPr>
        <w:rPr>
          <w:lang w:val="en-US"/>
        </w:rPr>
      </w:pPr>
      <w:r>
        <w:rPr>
          <w:lang w:val="en-US"/>
        </w:rPr>
        <w:t xml:space="preserve">   </w:t>
      </w:r>
    </w:p>
    <w:p w14:paraId="47E96FE7" w14:textId="736B18EE" w:rsidR="00121249" w:rsidRDefault="00CA747F" w:rsidP="00121249">
      <w:pPr>
        <w:rPr>
          <w:lang w:val="en-US"/>
        </w:rPr>
      </w:pPr>
      <w:r>
        <w:rPr>
          <w:lang w:val="en-US"/>
        </w:rPr>
        <w:t xml:space="preserve">Technical audits, listening to the margins, and embracing multiple ways of knowing are three topics within the theme of power that can help guide </w:t>
      </w:r>
      <w:r w:rsidR="00A86F8F">
        <w:rPr>
          <w:lang w:val="en-US"/>
        </w:rPr>
        <w:t xml:space="preserve">research activities </w:t>
      </w:r>
      <w:r>
        <w:rPr>
          <w:lang w:val="en-US"/>
        </w:rPr>
        <w:t xml:space="preserve">in </w:t>
      </w:r>
      <w:r w:rsidR="00A86F8F">
        <w:rPr>
          <w:lang w:val="en-US"/>
        </w:rPr>
        <w:t>distribut</w:t>
      </w:r>
      <w:r>
        <w:rPr>
          <w:lang w:val="en-US"/>
        </w:rPr>
        <w:t>ing</w:t>
      </w:r>
      <w:r w:rsidR="00A86F8F">
        <w:rPr>
          <w:lang w:val="en-US"/>
        </w:rPr>
        <w:t xml:space="preserve"> power </w:t>
      </w:r>
      <w:r>
        <w:rPr>
          <w:lang w:val="en-US"/>
        </w:rPr>
        <w:t xml:space="preserve">within a given domain (Table 1) </w:t>
      </w:r>
      <w:r w:rsidR="00A86F8F">
        <w:rPr>
          <w:lang w:val="en-US"/>
        </w:rPr>
        <w:t>more equitably. F</w:t>
      </w:r>
      <w:r w:rsidR="00121249">
        <w:rPr>
          <w:lang w:val="en-US"/>
        </w:rPr>
        <w:t xml:space="preserve">or myriad reasons, </w:t>
      </w:r>
      <w:r>
        <w:rPr>
          <w:lang w:val="en-US"/>
        </w:rPr>
        <w:t xml:space="preserve">we recognize </w:t>
      </w:r>
      <w:r w:rsidR="00121249">
        <w:rPr>
          <w:lang w:val="en-US"/>
        </w:rPr>
        <w:t xml:space="preserve">researchers may not have the ability, resources, or </w:t>
      </w:r>
      <w:r>
        <w:rPr>
          <w:lang w:val="en-US"/>
        </w:rPr>
        <w:t>authority</w:t>
      </w:r>
      <w:r w:rsidR="00121249">
        <w:rPr>
          <w:lang w:val="en-US"/>
        </w:rPr>
        <w:t xml:space="preserve"> to do research that </w:t>
      </w:r>
      <w:r>
        <w:rPr>
          <w:lang w:val="en-US"/>
        </w:rPr>
        <w:t>perfectly aligns with their ambitions to challenge power</w:t>
      </w:r>
      <w:r w:rsidR="00121249">
        <w:rPr>
          <w:lang w:val="en-US"/>
        </w:rPr>
        <w:t xml:space="preserve">. However, the </w:t>
      </w:r>
      <w:r w:rsidR="00121249" w:rsidRPr="00CA747F">
        <w:rPr>
          <w:i/>
          <w:iCs/>
          <w:lang w:val="en-US"/>
        </w:rPr>
        <w:t>way</w:t>
      </w:r>
      <w:r w:rsidR="00121249">
        <w:rPr>
          <w:lang w:val="en-US"/>
        </w:rPr>
        <w:t xml:space="preserve"> research </w:t>
      </w:r>
      <w:r>
        <w:rPr>
          <w:lang w:val="en-US"/>
        </w:rPr>
        <w:t xml:space="preserve">is done </w:t>
      </w:r>
      <w:r w:rsidR="00121249">
        <w:rPr>
          <w:lang w:val="en-US"/>
        </w:rPr>
        <w:t>can also present an opportunity to redistribute power more equitably.</w:t>
      </w:r>
      <w:r>
        <w:rPr>
          <w:lang w:val="en-US"/>
        </w:rPr>
        <w:t xml:space="preserve"> This is the subject of the remaining two themes.</w:t>
      </w:r>
      <w:r w:rsidR="00121249">
        <w:rPr>
          <w:lang w:val="en-US"/>
        </w:rPr>
        <w:t xml:space="preserve"> </w:t>
      </w:r>
    </w:p>
    <w:p w14:paraId="6C1F8FD3" w14:textId="40563156" w:rsidR="002C7496" w:rsidRDefault="003019ED" w:rsidP="00B76E57">
      <w:pPr>
        <w:pStyle w:val="Heading1"/>
        <w:rPr>
          <w:lang w:val="en-US"/>
        </w:rPr>
      </w:pPr>
      <w:r>
        <w:rPr>
          <w:lang w:val="en-US"/>
        </w:rPr>
        <w:t xml:space="preserve">Theme 2: </w:t>
      </w:r>
      <w:r w:rsidR="00980B84" w:rsidRPr="00D16F57">
        <w:rPr>
          <w:lang w:val="en-US"/>
        </w:rPr>
        <w:t>Reciprocity</w:t>
      </w:r>
      <w:r w:rsidR="002C7496" w:rsidRPr="00D16F57">
        <w:rPr>
          <w:lang w:val="en-US"/>
        </w:rPr>
        <w:t xml:space="preserve"> in farmer relations</w:t>
      </w:r>
    </w:p>
    <w:p w14:paraId="4B3B3851" w14:textId="7A1A189B" w:rsidR="001F647D" w:rsidRPr="004B348C" w:rsidRDefault="004B348C" w:rsidP="003B21F9">
      <w:pPr>
        <w:rPr>
          <w:lang w:val="en-US"/>
        </w:rPr>
      </w:pPr>
      <w:r>
        <w:rPr>
          <w:lang w:val="en-US"/>
        </w:rPr>
        <w:t xml:space="preserve">For over a century, plots managed by researchers </w:t>
      </w:r>
      <w:r w:rsidR="001F647D" w:rsidRPr="004B348C">
        <w:rPr>
          <w:lang w:val="en-US"/>
        </w:rPr>
        <w:t xml:space="preserve">have been utilized for controlled experiments, allowing researchers to isolate variables and study specific phenomena </w:t>
      </w:r>
      <w:r>
        <w:rPr>
          <w:lang w:val="en-US"/>
        </w:rPr>
        <w:t xml:space="preserve">while controlling for other factors. </w:t>
      </w:r>
      <w:r w:rsidR="001F647D" w:rsidRPr="004B348C">
        <w:rPr>
          <w:lang w:val="en-US"/>
        </w:rPr>
        <w:t>However, as agricultural research has evolved, there</w:t>
      </w:r>
      <w:r>
        <w:rPr>
          <w:lang w:val="en-US"/>
        </w:rPr>
        <w:t xml:space="preserve"> has</w:t>
      </w:r>
      <w:r w:rsidR="001F647D" w:rsidRPr="004B348C">
        <w:rPr>
          <w:lang w:val="en-US"/>
        </w:rPr>
        <w:t xml:space="preserve"> been a growing recognition of the importance of conducting trials at the farm scale to better understand how research findings translate into real-world agricultural systems (</w:t>
      </w:r>
      <w:r w:rsidR="007E0B12">
        <w:rPr>
          <w:lang w:val="en-US"/>
        </w:rPr>
        <w:t xml:space="preserve">Lacoste et al. 2021, </w:t>
      </w:r>
      <w:r w:rsidR="00F23D40" w:rsidRPr="00F23D40">
        <w:rPr>
          <w:lang w:val="en-US"/>
        </w:rPr>
        <w:t>Kravchenko et al. 2017; Koehler-</w:t>
      </w:r>
      <w:r w:rsidR="00F23D40" w:rsidRPr="00F23D40">
        <w:rPr>
          <w:lang w:val="en-US"/>
        </w:rPr>
        <w:lastRenderedPageBreak/>
        <w:t>Cole et al. 2023; Laurent et al. 2022).</w:t>
      </w:r>
      <w:r w:rsidR="00F23D40">
        <w:rPr>
          <w:lang w:val="en-US"/>
        </w:rPr>
        <w:t xml:space="preserve"> </w:t>
      </w:r>
      <w:r>
        <w:rPr>
          <w:lang w:val="en-US"/>
        </w:rPr>
        <w:t>Furthermore, a</w:t>
      </w:r>
      <w:r w:rsidR="00F367C5" w:rsidRPr="004B348C">
        <w:rPr>
          <w:lang w:val="en-US"/>
        </w:rPr>
        <w:t xml:space="preserve">dvances in the ability to organize and streamline data collection from farm environments </w:t>
      </w:r>
      <w:proofErr w:type="gramStart"/>
      <w:r w:rsidR="00F367C5" w:rsidRPr="004B348C">
        <w:rPr>
          <w:lang w:val="en-US"/>
        </w:rPr>
        <w:t>has</w:t>
      </w:r>
      <w:proofErr w:type="gramEnd"/>
      <w:r w:rsidR="00F367C5" w:rsidRPr="004B348C">
        <w:rPr>
          <w:lang w:val="en-US"/>
        </w:rPr>
        <w:t xml:space="preserve"> opened the door for more nuance in blending research plots with farm fields to answer novel research questions</w:t>
      </w:r>
      <w:r w:rsidRPr="004B348C">
        <w:rPr>
          <w:lang w:val="en-US"/>
        </w:rPr>
        <w:t xml:space="preserve">. </w:t>
      </w:r>
      <w:r w:rsidR="00F367C5" w:rsidRPr="004B348C">
        <w:rPr>
          <w:lang w:val="en-US"/>
        </w:rPr>
        <w:t xml:space="preserve">There are </w:t>
      </w:r>
      <w:r w:rsidR="001F647D" w:rsidRPr="004B348C">
        <w:rPr>
          <w:lang w:val="en-US"/>
        </w:rPr>
        <w:t>significant opportunities for performing better, more statistically powerful, and more relevant public research in collaboration with farmers (</w:t>
      </w:r>
      <w:proofErr w:type="spellStart"/>
      <w:r w:rsidR="00F367C5" w:rsidRPr="004B348C">
        <w:rPr>
          <w:lang w:val="en-US"/>
        </w:rPr>
        <w:t>igancio’s</w:t>
      </w:r>
      <w:proofErr w:type="spellEnd"/>
      <w:r w:rsidR="00F367C5" w:rsidRPr="004B348C">
        <w:rPr>
          <w:lang w:val="en-US"/>
        </w:rPr>
        <w:t xml:space="preserve"> paper, </w:t>
      </w:r>
      <w:proofErr w:type="spellStart"/>
      <w:r w:rsidR="00F367C5" w:rsidRPr="004B348C">
        <w:rPr>
          <w:lang w:val="en-US"/>
        </w:rPr>
        <w:t>laila’s</w:t>
      </w:r>
      <w:proofErr w:type="spellEnd"/>
      <w:r w:rsidR="00F367C5" w:rsidRPr="004B348C">
        <w:rPr>
          <w:lang w:val="en-US"/>
        </w:rPr>
        <w:t>, mother daughter stuff, participatory breeding thing</w:t>
      </w:r>
      <w:r w:rsidR="00F67DEF">
        <w:rPr>
          <w:lang w:val="en-US"/>
        </w:rPr>
        <w:t>; Stone 2016</w:t>
      </w:r>
      <w:r w:rsidR="001F647D" w:rsidRPr="004B348C">
        <w:rPr>
          <w:lang w:val="en-US"/>
        </w:rPr>
        <w:t xml:space="preserve">). </w:t>
      </w:r>
      <w:r w:rsidR="00F367C5" w:rsidRPr="004B348C">
        <w:rPr>
          <w:lang w:val="en-US"/>
        </w:rPr>
        <w:t>However, these arrangements require careful consideration to support equitable and fair power relations.</w:t>
      </w:r>
      <w:r w:rsidR="00F367C5">
        <w:rPr>
          <w:b/>
          <w:bCs/>
          <w:lang w:val="en-US"/>
        </w:rPr>
        <w:t xml:space="preserve"> </w:t>
      </w:r>
      <w:r w:rsidR="001F647D" w:rsidRPr="004B348C">
        <w:rPr>
          <w:lang w:val="en-US"/>
        </w:rPr>
        <w:t>There are numerous guides for farmers on conducting on-farm research</w:t>
      </w:r>
      <w:r w:rsidR="00F367C5" w:rsidRPr="004B348C">
        <w:rPr>
          <w:lang w:val="en-US"/>
        </w:rPr>
        <w:t xml:space="preserve"> (</w:t>
      </w:r>
      <w:r w:rsidR="005D0AB4">
        <w:rPr>
          <w:lang w:val="en-US"/>
        </w:rPr>
        <w:t xml:space="preserve">Chaney 2017, </w:t>
      </w:r>
      <w:r w:rsidR="00F367C5" w:rsidRPr="004B348C">
        <w:rPr>
          <w:lang w:val="en-US"/>
        </w:rPr>
        <w:t>Stefan’s list)</w:t>
      </w:r>
      <w:r w:rsidR="001F647D" w:rsidRPr="004B348C">
        <w:rPr>
          <w:lang w:val="en-US"/>
        </w:rPr>
        <w:t>. However, to our knowledge</w:t>
      </w:r>
      <w:r w:rsidR="00F367C5" w:rsidRPr="004B348C">
        <w:rPr>
          <w:lang w:val="en-US"/>
        </w:rPr>
        <w:t>,</w:t>
      </w:r>
      <w:r w:rsidR="001F647D" w:rsidRPr="004B348C">
        <w:rPr>
          <w:lang w:val="en-US"/>
        </w:rPr>
        <w:t xml:space="preserve"> there are few</w:t>
      </w:r>
      <w:r w:rsidR="00D10D16" w:rsidRPr="004B348C">
        <w:rPr>
          <w:lang w:val="en-US"/>
        </w:rPr>
        <w:t>er</w:t>
      </w:r>
      <w:r w:rsidR="001F647D" w:rsidRPr="004B348C">
        <w:rPr>
          <w:lang w:val="en-US"/>
        </w:rPr>
        <w:t xml:space="preserve"> resources suggesting best practices for the </w:t>
      </w:r>
      <w:r w:rsidR="00F367C5" w:rsidRPr="004B348C">
        <w:rPr>
          <w:lang w:val="en-US"/>
        </w:rPr>
        <w:t xml:space="preserve">scientists, researchers, and organizations </w:t>
      </w:r>
      <w:r w:rsidR="00A06BCD">
        <w:rPr>
          <w:lang w:val="en-US"/>
        </w:rPr>
        <w:t xml:space="preserve">the farmers may be collaborating with </w:t>
      </w:r>
      <w:r w:rsidR="00F367C5" w:rsidRPr="004B348C">
        <w:rPr>
          <w:lang w:val="en-US"/>
        </w:rPr>
        <w:t>in their research efforts.</w:t>
      </w:r>
      <w:r w:rsidR="00D10D16" w:rsidRPr="004B348C">
        <w:rPr>
          <w:lang w:val="en-US"/>
        </w:rPr>
        <w:t xml:space="preserve"> </w:t>
      </w:r>
      <w:r>
        <w:rPr>
          <w:lang w:val="en-US"/>
        </w:rPr>
        <w:t xml:space="preserve">The </w:t>
      </w:r>
      <w:r w:rsidRPr="00F8312C">
        <w:rPr>
          <w:lang w:val="en-US"/>
        </w:rPr>
        <w:t>Agroecology Research-Action Collective</w:t>
      </w:r>
      <w:r>
        <w:rPr>
          <w:lang w:val="en-US"/>
        </w:rPr>
        <w:t>’s Principles and Protocols provide useful guidance on working with communities and organizations in general (de Wit et al. 202</w:t>
      </w:r>
      <w:r w:rsidR="00A06BCD">
        <w:rPr>
          <w:lang w:val="en-US"/>
        </w:rPr>
        <w:t>2</w:t>
      </w:r>
      <w:r>
        <w:rPr>
          <w:lang w:val="en-US"/>
        </w:rPr>
        <w:t>)</w:t>
      </w:r>
      <w:r w:rsidR="005370FC">
        <w:rPr>
          <w:lang w:val="en-US"/>
        </w:rPr>
        <w:t xml:space="preserve">. However, </w:t>
      </w:r>
      <w:r>
        <w:rPr>
          <w:lang w:val="en-US"/>
        </w:rPr>
        <w:t>we feel the researcher-farmer collaboration merits explicit attention</w:t>
      </w:r>
      <w:r w:rsidR="00F67DEF">
        <w:rPr>
          <w:lang w:val="en-US"/>
        </w:rPr>
        <w:t xml:space="preserve"> for agricultural scientists</w:t>
      </w:r>
      <w:r>
        <w:rPr>
          <w:lang w:val="en-US"/>
        </w:rPr>
        <w:t xml:space="preserve">. </w:t>
      </w:r>
    </w:p>
    <w:p w14:paraId="5400EEC8" w14:textId="77777777" w:rsidR="001F647D" w:rsidRDefault="001F647D" w:rsidP="003B21F9">
      <w:pPr>
        <w:rPr>
          <w:b/>
          <w:bCs/>
          <w:lang w:val="en-US"/>
        </w:rPr>
      </w:pPr>
    </w:p>
    <w:p w14:paraId="57C0A40D" w14:textId="231E9EE4" w:rsidR="00BF2CA1" w:rsidRPr="00BF2CA1" w:rsidRDefault="00D10D16" w:rsidP="00BF2CA1">
      <w:pPr>
        <w:pStyle w:val="Heading2"/>
        <w:rPr>
          <w:lang w:val="en-US"/>
        </w:rPr>
      </w:pPr>
      <w:r>
        <w:rPr>
          <w:lang w:val="en-US"/>
        </w:rPr>
        <w:t>Compensation</w:t>
      </w:r>
    </w:p>
    <w:p w14:paraId="57D5F7BD" w14:textId="049A50A7" w:rsidR="0038432A" w:rsidRPr="00A06BCD" w:rsidRDefault="003B028F" w:rsidP="003B028F">
      <w:pPr>
        <w:rPr>
          <w:lang w:val="en-US"/>
        </w:rPr>
      </w:pPr>
      <w:r w:rsidRPr="00A06BCD">
        <w:rPr>
          <w:lang w:val="en-US"/>
        </w:rPr>
        <w:t>The context for f</w:t>
      </w:r>
      <w:r w:rsidR="0038432A" w:rsidRPr="00A06BCD">
        <w:rPr>
          <w:lang w:val="en-US"/>
        </w:rPr>
        <w:t>armer involvement in research can vary widely</w:t>
      </w:r>
      <w:r w:rsidR="007E0B12">
        <w:rPr>
          <w:lang w:val="en-US"/>
        </w:rPr>
        <w:t xml:space="preserve"> </w:t>
      </w:r>
      <w:r w:rsidR="00647412">
        <w:rPr>
          <w:lang w:val="en-US"/>
        </w:rPr>
        <w:t>(</w:t>
      </w:r>
      <w:proofErr w:type="spellStart"/>
      <w:r w:rsidR="007E0B12">
        <w:rPr>
          <w:lang w:val="en-US"/>
        </w:rPr>
        <w:t>Toffolini</w:t>
      </w:r>
      <w:proofErr w:type="spellEnd"/>
      <w:r w:rsidR="007E0B12">
        <w:rPr>
          <w:lang w:val="en-US"/>
        </w:rPr>
        <w:t xml:space="preserve"> and </w:t>
      </w:r>
      <w:proofErr w:type="spellStart"/>
      <w:r w:rsidR="007E0B12">
        <w:rPr>
          <w:lang w:val="en-US"/>
        </w:rPr>
        <w:t>Jeuffroy</w:t>
      </w:r>
      <w:proofErr w:type="spellEnd"/>
      <w:r w:rsidR="007E0B12">
        <w:rPr>
          <w:lang w:val="en-US"/>
        </w:rPr>
        <w:t xml:space="preserve"> 2022; </w:t>
      </w:r>
      <w:proofErr w:type="gramStart"/>
      <w:r w:rsidR="00647412">
        <w:rPr>
          <w:lang w:val="en-US"/>
        </w:rPr>
        <w:t>Jackson-Smith</w:t>
      </w:r>
      <w:proofErr w:type="gramEnd"/>
      <w:r w:rsidR="00647412">
        <w:rPr>
          <w:lang w:val="en-US"/>
        </w:rPr>
        <w:t xml:space="preserve"> and Veisi 2023)</w:t>
      </w:r>
      <w:r w:rsidR="0038432A" w:rsidRPr="00A06BCD">
        <w:rPr>
          <w:lang w:val="en-US"/>
        </w:rPr>
        <w:t xml:space="preserve">. </w:t>
      </w:r>
      <w:r w:rsidR="00803795">
        <w:rPr>
          <w:lang w:val="en-US"/>
        </w:rPr>
        <w:t xml:space="preserve">The research goals, decision-making authority, degree of communication, and participant selection criteria </w:t>
      </w:r>
      <w:r w:rsidR="0027207A">
        <w:rPr>
          <w:lang w:val="en-US"/>
        </w:rPr>
        <w:t xml:space="preserve">are examples of </w:t>
      </w:r>
      <w:r w:rsidR="00A81003">
        <w:rPr>
          <w:lang w:val="en-US"/>
        </w:rPr>
        <w:t xml:space="preserve">factors </w:t>
      </w:r>
      <w:r w:rsidR="0027207A">
        <w:rPr>
          <w:lang w:val="en-US"/>
        </w:rPr>
        <w:t>used to describe the typology of collaborations</w:t>
      </w:r>
      <w:r w:rsidR="00803795">
        <w:rPr>
          <w:lang w:val="en-US"/>
        </w:rPr>
        <w:t xml:space="preserve"> (CITE). </w:t>
      </w:r>
      <w:r w:rsidR="0027207A">
        <w:rPr>
          <w:lang w:val="en-US"/>
        </w:rPr>
        <w:t>While m</w:t>
      </w:r>
      <w:r w:rsidR="00A81003">
        <w:rPr>
          <w:lang w:val="en-US"/>
        </w:rPr>
        <w:t xml:space="preserve">uch work has been done to describe collaboration contexts, the topic of compensation </w:t>
      </w:r>
      <w:r w:rsidR="0027207A">
        <w:rPr>
          <w:lang w:val="en-US"/>
        </w:rPr>
        <w:t xml:space="preserve">within those collaborations </w:t>
      </w:r>
      <w:r w:rsidR="00A81003">
        <w:rPr>
          <w:lang w:val="en-US"/>
        </w:rPr>
        <w:t>is less widely discussed</w:t>
      </w:r>
      <w:r w:rsidR="0038243C">
        <w:rPr>
          <w:lang w:val="en-US"/>
        </w:rPr>
        <w:t>. T</w:t>
      </w:r>
      <w:r w:rsidR="00C13479">
        <w:rPr>
          <w:lang w:val="en-US"/>
        </w:rPr>
        <w:t>o</w:t>
      </w:r>
      <w:r w:rsidR="005D0AB4">
        <w:rPr>
          <w:lang w:val="en-US"/>
        </w:rPr>
        <w:t xml:space="preserve"> our knowledge there are </w:t>
      </w:r>
      <w:r w:rsidR="00C13479">
        <w:rPr>
          <w:lang w:val="en-US"/>
        </w:rPr>
        <w:t>few</w:t>
      </w:r>
      <w:r w:rsidR="005D0AB4">
        <w:rPr>
          <w:lang w:val="en-US"/>
        </w:rPr>
        <w:t xml:space="preserve"> studies looking at mechanisms for compensation</w:t>
      </w:r>
      <w:r w:rsidR="0027207A">
        <w:rPr>
          <w:lang w:val="en-US"/>
        </w:rPr>
        <w:t xml:space="preserve">, and even fewer exploring how those mechanisms influence collaboration dynamics. </w:t>
      </w:r>
      <w:r w:rsidR="00C13479">
        <w:rPr>
          <w:lang w:val="en-US"/>
        </w:rPr>
        <w:t>This omission is problematic; f</w:t>
      </w:r>
      <w:r w:rsidR="0038432A" w:rsidRPr="00A06BCD">
        <w:rPr>
          <w:lang w:val="en-US"/>
        </w:rPr>
        <w:t xml:space="preserve">armers should </w:t>
      </w:r>
      <w:r w:rsidR="00A81003">
        <w:rPr>
          <w:lang w:val="en-US"/>
        </w:rPr>
        <w:t xml:space="preserve">always </w:t>
      </w:r>
      <w:r w:rsidR="0038432A" w:rsidRPr="00A06BCD">
        <w:rPr>
          <w:lang w:val="en-US"/>
        </w:rPr>
        <w:t>be compensated</w:t>
      </w:r>
      <w:r w:rsidR="00C13479">
        <w:rPr>
          <w:lang w:val="en-US"/>
        </w:rPr>
        <w:t>, and</w:t>
      </w:r>
      <w:r w:rsidR="00803795">
        <w:rPr>
          <w:lang w:val="en-US"/>
        </w:rPr>
        <w:t xml:space="preserve"> the </w:t>
      </w:r>
      <w:r w:rsidRPr="00A06BCD">
        <w:rPr>
          <w:lang w:val="en-US"/>
        </w:rPr>
        <w:t xml:space="preserve">form this compensation takes is particularly germane to </w:t>
      </w:r>
      <w:r w:rsidR="0038243C">
        <w:rPr>
          <w:lang w:val="en-US"/>
        </w:rPr>
        <w:t>the</w:t>
      </w:r>
      <w:r w:rsidRPr="00A06BCD">
        <w:rPr>
          <w:lang w:val="en-US"/>
        </w:rPr>
        <w:t xml:space="preserve"> topic of power. </w:t>
      </w:r>
      <w:r w:rsidR="0038432A" w:rsidRPr="00A06BCD">
        <w:rPr>
          <w:lang w:val="en-US"/>
        </w:rPr>
        <w:t xml:space="preserve"> </w:t>
      </w:r>
    </w:p>
    <w:p w14:paraId="56CAFE2C" w14:textId="77777777" w:rsidR="0038432A" w:rsidRDefault="0038432A" w:rsidP="00D10D16">
      <w:pPr>
        <w:rPr>
          <w:b/>
          <w:bCs/>
          <w:lang w:val="en-US"/>
        </w:rPr>
      </w:pPr>
    </w:p>
    <w:p w14:paraId="5C6BA8B8" w14:textId="32A1EE8C" w:rsidR="00093453" w:rsidRPr="00A06BCD" w:rsidRDefault="00D10D16" w:rsidP="00093453">
      <w:pPr>
        <w:rPr>
          <w:lang w:val="en-US"/>
        </w:rPr>
      </w:pPr>
      <w:r w:rsidRPr="00A06BCD">
        <w:rPr>
          <w:lang w:val="en-US"/>
        </w:rPr>
        <w:t>In many on-farm research arrangements, farmers are compensated by ‘the experience and knowledge gained from the activities</w:t>
      </w:r>
      <w:r w:rsidR="003B028F" w:rsidRPr="00A06BCD">
        <w:rPr>
          <w:lang w:val="en-US"/>
        </w:rPr>
        <w:t>,</w:t>
      </w:r>
      <w:r w:rsidRPr="00A06BCD">
        <w:rPr>
          <w:lang w:val="en-US"/>
        </w:rPr>
        <w:t>’</w:t>
      </w:r>
      <w:r w:rsidR="003B028F" w:rsidRPr="00A06BCD">
        <w:rPr>
          <w:lang w:val="en-US"/>
        </w:rPr>
        <w:t xml:space="preserve"> </w:t>
      </w:r>
      <w:r w:rsidRPr="00A06BCD">
        <w:rPr>
          <w:lang w:val="en-US"/>
        </w:rPr>
        <w:t>‘access to research findings</w:t>
      </w:r>
      <w:r w:rsidR="003B028F" w:rsidRPr="00A06BCD">
        <w:rPr>
          <w:lang w:val="en-US"/>
        </w:rPr>
        <w:t>,</w:t>
      </w:r>
      <w:r w:rsidRPr="00A06BCD">
        <w:rPr>
          <w:lang w:val="en-US"/>
        </w:rPr>
        <w:t>’</w:t>
      </w:r>
      <w:r w:rsidR="00093453">
        <w:rPr>
          <w:lang w:val="en-US"/>
        </w:rPr>
        <w:t xml:space="preserve"> ‘better productivity’, </w:t>
      </w:r>
    </w:p>
    <w:p w14:paraId="2D83E250" w14:textId="60841F49" w:rsidR="00D10D16" w:rsidRPr="00A06BCD" w:rsidRDefault="003B028F" w:rsidP="00D10D16">
      <w:pPr>
        <w:rPr>
          <w:lang w:val="en-US"/>
        </w:rPr>
      </w:pPr>
      <w:r w:rsidRPr="00A06BCD">
        <w:rPr>
          <w:lang w:val="en-US"/>
        </w:rPr>
        <w:t xml:space="preserve">or </w:t>
      </w:r>
      <w:r w:rsidR="00A06BCD">
        <w:rPr>
          <w:lang w:val="en-US"/>
        </w:rPr>
        <w:t>a similarly non-tangible exchange</w:t>
      </w:r>
      <w:r w:rsidRPr="00A06BCD">
        <w:rPr>
          <w:lang w:val="en-US"/>
        </w:rPr>
        <w:t xml:space="preserve">. </w:t>
      </w:r>
      <w:r w:rsidR="00093453">
        <w:rPr>
          <w:lang w:val="en-US"/>
        </w:rPr>
        <w:t>From a power perspective t</w:t>
      </w:r>
      <w:r w:rsidR="00D10D16" w:rsidRPr="00A06BCD">
        <w:rPr>
          <w:lang w:val="en-US"/>
        </w:rPr>
        <w:t>his practice is elitist, extractive,</w:t>
      </w:r>
      <w:r w:rsidR="00093453">
        <w:rPr>
          <w:lang w:val="en-US"/>
        </w:rPr>
        <w:t xml:space="preserve"> </w:t>
      </w:r>
      <w:r w:rsidR="00D10D16" w:rsidRPr="00A06BCD">
        <w:rPr>
          <w:lang w:val="en-US"/>
        </w:rPr>
        <w:t>disrespectful</w:t>
      </w:r>
      <w:r w:rsidR="00093453">
        <w:rPr>
          <w:lang w:val="en-US"/>
        </w:rPr>
        <w:t xml:space="preserve">, and in </w:t>
      </w:r>
      <w:r w:rsidR="0038432A" w:rsidRPr="00A06BCD">
        <w:rPr>
          <w:lang w:val="en-US"/>
        </w:rPr>
        <w:t>the authors’ opinions</w:t>
      </w:r>
      <w:r w:rsidRPr="00A06BCD">
        <w:rPr>
          <w:lang w:val="en-US"/>
        </w:rPr>
        <w:t>,</w:t>
      </w:r>
      <w:r w:rsidR="0038432A" w:rsidRPr="00A06BCD">
        <w:rPr>
          <w:lang w:val="en-US"/>
        </w:rPr>
        <w:t xml:space="preserve"> unacceptable</w:t>
      </w:r>
      <w:r w:rsidR="00D10D16" w:rsidRPr="00A06BCD">
        <w:rPr>
          <w:lang w:val="en-US"/>
        </w:rPr>
        <w:t xml:space="preserve">. Participating in research projects requires farmers to allocate significant time, resources, and land for experimentation and coordination of data collection. Projects </w:t>
      </w:r>
      <w:r w:rsidRPr="00A06BCD">
        <w:rPr>
          <w:lang w:val="en-US"/>
        </w:rPr>
        <w:t>should</w:t>
      </w:r>
      <w:r w:rsidR="00D10D16" w:rsidRPr="00A06BCD">
        <w:rPr>
          <w:lang w:val="en-US"/>
        </w:rPr>
        <w:t xml:space="preserve"> provide tangible compensation that acknowledges the farmer’s investments and sacrifices, ensuring fair re</w:t>
      </w:r>
      <w:r w:rsidR="0038243C">
        <w:rPr>
          <w:lang w:val="en-US"/>
        </w:rPr>
        <w:t>muner</w:t>
      </w:r>
      <w:r w:rsidR="00D10D16" w:rsidRPr="00A06BCD">
        <w:rPr>
          <w:lang w:val="en-US"/>
        </w:rPr>
        <w:t xml:space="preserve">ation for their </w:t>
      </w:r>
      <w:r w:rsidRPr="00A06BCD">
        <w:rPr>
          <w:lang w:val="en-US"/>
        </w:rPr>
        <w:t xml:space="preserve">professional </w:t>
      </w:r>
      <w:r w:rsidR="00D10D16" w:rsidRPr="00A06BCD">
        <w:rPr>
          <w:lang w:val="en-US"/>
        </w:rPr>
        <w:t xml:space="preserve">contributions to the research process. </w:t>
      </w:r>
      <w:r w:rsidR="002D2290" w:rsidRPr="00A06BCD">
        <w:rPr>
          <w:lang w:val="en-US"/>
        </w:rPr>
        <w:t>Fair compensation</w:t>
      </w:r>
      <w:r w:rsidR="00D10D16" w:rsidRPr="00A06BCD">
        <w:rPr>
          <w:lang w:val="en-US"/>
        </w:rPr>
        <w:t xml:space="preserve"> also fosters mutual respect and builds more equitable partnerships that are more likely to be sustained in the </w:t>
      </w:r>
      <w:proofErr w:type="gramStart"/>
      <w:r w:rsidR="00D10D16" w:rsidRPr="00A06BCD">
        <w:rPr>
          <w:lang w:val="en-US"/>
        </w:rPr>
        <w:t>long-term</w:t>
      </w:r>
      <w:proofErr w:type="gramEnd"/>
      <w:r w:rsidR="00D10D16" w:rsidRPr="00A06BCD">
        <w:rPr>
          <w:lang w:val="en-US"/>
        </w:rPr>
        <w:t xml:space="preserve">. </w:t>
      </w:r>
      <w:r w:rsidR="00093453">
        <w:rPr>
          <w:lang w:val="en-US"/>
        </w:rPr>
        <w:t xml:space="preserve">Lastly, </w:t>
      </w:r>
      <w:r w:rsidR="00A06BCD">
        <w:rPr>
          <w:lang w:val="en-US"/>
        </w:rPr>
        <w:t>f</w:t>
      </w:r>
      <w:r w:rsidR="0038432A" w:rsidRPr="00A06BCD">
        <w:rPr>
          <w:lang w:val="en-US"/>
        </w:rPr>
        <w:t xml:space="preserve">ailing to </w:t>
      </w:r>
      <w:r w:rsidR="002D2290" w:rsidRPr="00A06BCD">
        <w:rPr>
          <w:lang w:val="en-US"/>
        </w:rPr>
        <w:t xml:space="preserve">provide compensation </w:t>
      </w:r>
      <w:r w:rsidR="0038432A" w:rsidRPr="00A06BCD">
        <w:rPr>
          <w:lang w:val="en-US"/>
        </w:rPr>
        <w:t>further exacerbates historical biases, favoring well-resourced farmers in access to on-farm research activities.</w:t>
      </w:r>
    </w:p>
    <w:p w14:paraId="4DBA3E16" w14:textId="77777777" w:rsidR="00D10D16" w:rsidRDefault="00D10D16" w:rsidP="00D10D16">
      <w:pPr>
        <w:rPr>
          <w:b/>
          <w:bCs/>
          <w:lang w:val="en-US"/>
        </w:rPr>
      </w:pPr>
    </w:p>
    <w:p w14:paraId="245EC1CD" w14:textId="5F35B8C7" w:rsidR="002D2290" w:rsidRDefault="00D10D16" w:rsidP="00D10D16">
      <w:pPr>
        <w:rPr>
          <w:lang w:val="en-US"/>
        </w:rPr>
      </w:pPr>
      <w:r w:rsidRPr="00A06BCD">
        <w:rPr>
          <w:lang w:val="en-US"/>
        </w:rPr>
        <w:t>Monetary compensation is the most direct</w:t>
      </w:r>
      <w:r w:rsidR="00A06BCD" w:rsidRPr="00A06BCD">
        <w:rPr>
          <w:lang w:val="en-US"/>
        </w:rPr>
        <w:t>, and often preferable,</w:t>
      </w:r>
      <w:r w:rsidRPr="00A06BCD">
        <w:rPr>
          <w:lang w:val="en-US"/>
        </w:rPr>
        <w:t xml:space="preserve"> form of compensat</w:t>
      </w:r>
      <w:r w:rsidR="00B11261" w:rsidRPr="00A06BCD">
        <w:rPr>
          <w:lang w:val="en-US"/>
        </w:rPr>
        <w:t xml:space="preserve">ion. </w:t>
      </w:r>
      <w:r w:rsidR="002D2290" w:rsidRPr="00A06BCD">
        <w:rPr>
          <w:lang w:val="en-US"/>
        </w:rPr>
        <w:t>Paying farmers for their participation in research has been shown to promote a climate of mutual respect between farmers and researchers (Thornley 1990)</w:t>
      </w:r>
      <w:r w:rsidR="00C13479">
        <w:rPr>
          <w:lang w:val="en-US"/>
        </w:rPr>
        <w:t>. Many</w:t>
      </w:r>
      <w:r w:rsidR="005D0AB4">
        <w:rPr>
          <w:lang w:val="en-US"/>
        </w:rPr>
        <w:t xml:space="preserve"> surveys of farmers involved in collaborative projects </w:t>
      </w:r>
      <w:r w:rsidR="00C13479">
        <w:rPr>
          <w:lang w:val="en-US"/>
        </w:rPr>
        <w:t xml:space="preserve">do not explicitly ask about compensation, but </w:t>
      </w:r>
      <w:r w:rsidR="005D0AB4">
        <w:rPr>
          <w:lang w:val="en-US"/>
        </w:rPr>
        <w:t xml:space="preserve">a desire to receive monetary compensation </w:t>
      </w:r>
      <w:r w:rsidR="00093453">
        <w:rPr>
          <w:lang w:val="en-US"/>
        </w:rPr>
        <w:t xml:space="preserve">is voluntarily </w:t>
      </w:r>
      <w:r w:rsidR="00C13479">
        <w:rPr>
          <w:lang w:val="en-US"/>
        </w:rPr>
        <w:t xml:space="preserve">noted when asked about limitations and/or suggestions </w:t>
      </w:r>
      <w:r w:rsidR="005D0AB4">
        <w:rPr>
          <w:lang w:val="en-US"/>
        </w:rPr>
        <w:t>(Thompson et al. 2019</w:t>
      </w:r>
      <w:r w:rsidR="00C13479">
        <w:rPr>
          <w:lang w:val="en-US"/>
        </w:rPr>
        <w:t>; Pires et al. 2024</w:t>
      </w:r>
      <w:r w:rsidR="005D0AB4">
        <w:rPr>
          <w:lang w:val="en-US"/>
        </w:rPr>
        <w:t>)</w:t>
      </w:r>
      <w:r w:rsidR="002D2290" w:rsidRPr="00A06BCD">
        <w:rPr>
          <w:lang w:val="en-US"/>
        </w:rPr>
        <w:t>. Since its inception</w:t>
      </w:r>
      <w:r w:rsidR="00A06BCD">
        <w:rPr>
          <w:lang w:val="en-US"/>
        </w:rPr>
        <w:t xml:space="preserve"> in </w:t>
      </w:r>
      <w:r w:rsidR="00647412">
        <w:rPr>
          <w:lang w:val="en-US"/>
        </w:rPr>
        <w:t>1987</w:t>
      </w:r>
      <w:r w:rsidR="002D2290" w:rsidRPr="00A06BCD">
        <w:rPr>
          <w:lang w:val="en-US"/>
        </w:rPr>
        <w:t xml:space="preserve">, </w:t>
      </w:r>
      <w:r w:rsidR="00A06BCD" w:rsidRPr="00A06BCD">
        <w:rPr>
          <w:lang w:val="en-US"/>
        </w:rPr>
        <w:t xml:space="preserve">the </w:t>
      </w:r>
      <w:r w:rsidR="00647412">
        <w:rPr>
          <w:lang w:val="en-US"/>
        </w:rPr>
        <w:t>grassroots organization</w:t>
      </w:r>
      <w:r w:rsidR="00A06BCD" w:rsidRPr="00A06BCD">
        <w:rPr>
          <w:lang w:val="en-US"/>
        </w:rPr>
        <w:t xml:space="preserve"> </w:t>
      </w:r>
      <w:r w:rsidR="002D2290" w:rsidRPr="00A06BCD">
        <w:rPr>
          <w:lang w:val="en-US"/>
        </w:rPr>
        <w:t>Practical Farmers of Iowa has incorporated farmer payments in grant proposals</w:t>
      </w:r>
      <w:r w:rsidR="0038243C">
        <w:rPr>
          <w:lang w:val="en-US"/>
        </w:rPr>
        <w:t xml:space="preserve"> for its on-farm research program</w:t>
      </w:r>
      <w:r w:rsidR="002D2290" w:rsidRPr="00A06BCD">
        <w:rPr>
          <w:lang w:val="en-US"/>
        </w:rPr>
        <w:t>, wherein a farmer received a set dollar amount for conducting an on-farm trial, and 1.5 times that amount if the trial included a farm tour open to the public (</w:t>
      </w:r>
      <w:r w:rsidR="009A267D" w:rsidRPr="00A06BCD">
        <w:rPr>
          <w:lang w:val="en-US"/>
        </w:rPr>
        <w:t>Liebig paper</w:t>
      </w:r>
      <w:r w:rsidR="00647412">
        <w:rPr>
          <w:lang w:val="en-US"/>
        </w:rPr>
        <w:t xml:space="preserve">, </w:t>
      </w:r>
      <w:proofErr w:type="gramStart"/>
      <w:r w:rsidR="00647412">
        <w:rPr>
          <w:lang w:val="en-US"/>
        </w:rPr>
        <w:t>Thompson</w:t>
      </w:r>
      <w:proofErr w:type="gramEnd"/>
      <w:r w:rsidR="00647412">
        <w:rPr>
          <w:lang w:val="en-US"/>
        </w:rPr>
        <w:t xml:space="preserve"> and Thompson 1990</w:t>
      </w:r>
      <w:r w:rsidR="009A267D" w:rsidRPr="00A06BCD">
        <w:rPr>
          <w:lang w:val="en-US"/>
        </w:rPr>
        <w:t xml:space="preserve">). </w:t>
      </w:r>
      <w:r w:rsidR="00A06BCD">
        <w:rPr>
          <w:lang w:val="en-US"/>
        </w:rPr>
        <w:t xml:space="preserve">The farmer cooperator program is still in operation after </w:t>
      </w:r>
      <w:r w:rsidR="00F014B5">
        <w:rPr>
          <w:lang w:val="en-US"/>
        </w:rPr>
        <w:t>more than 30</w:t>
      </w:r>
      <w:r w:rsidR="00A06BCD">
        <w:rPr>
          <w:lang w:val="en-US"/>
        </w:rPr>
        <w:t xml:space="preserve"> years</w:t>
      </w:r>
      <w:r w:rsidR="00093453">
        <w:rPr>
          <w:lang w:val="en-US"/>
        </w:rPr>
        <w:t xml:space="preserve"> with high retention rates</w:t>
      </w:r>
      <w:r w:rsidR="0060586C">
        <w:rPr>
          <w:lang w:val="en-US"/>
        </w:rPr>
        <w:t xml:space="preserve"> and continued growth, </w:t>
      </w:r>
      <w:r w:rsidR="00A06BCD">
        <w:rPr>
          <w:lang w:val="en-US"/>
        </w:rPr>
        <w:t>fact attributed in part to the</w:t>
      </w:r>
      <w:r w:rsidR="00093453">
        <w:rPr>
          <w:lang w:val="en-US"/>
        </w:rPr>
        <w:t>ir</w:t>
      </w:r>
      <w:r w:rsidR="00A06BCD">
        <w:rPr>
          <w:lang w:val="en-US"/>
        </w:rPr>
        <w:t xml:space="preserve"> policy of monetarily compensating farmers for their participation in on-farm research</w:t>
      </w:r>
      <w:r w:rsidR="00F014B5">
        <w:rPr>
          <w:lang w:val="en-US"/>
        </w:rPr>
        <w:t xml:space="preserve"> (</w:t>
      </w:r>
      <w:r w:rsidR="0060586C">
        <w:rPr>
          <w:lang w:val="en-US"/>
        </w:rPr>
        <w:t xml:space="preserve">but </w:t>
      </w:r>
      <w:r w:rsidR="00F014B5">
        <w:rPr>
          <w:lang w:val="en-US"/>
        </w:rPr>
        <w:t>see Metrics for Success section)</w:t>
      </w:r>
      <w:r w:rsidR="00A06BCD">
        <w:rPr>
          <w:lang w:val="en-US"/>
        </w:rPr>
        <w:t>.</w:t>
      </w:r>
      <w:r w:rsidR="00F014B5">
        <w:rPr>
          <w:lang w:val="en-US"/>
        </w:rPr>
        <w:t xml:space="preserve"> </w:t>
      </w:r>
      <w:r w:rsidR="0060586C">
        <w:rPr>
          <w:lang w:val="en-US"/>
        </w:rPr>
        <w:t xml:space="preserve">The Iowa Nitrogen Initiative, for comparison, was not allocated money for farmer compensation, and they have capacity for more participants than they can secure. </w:t>
      </w:r>
      <w:r w:rsidR="00A06BCD">
        <w:rPr>
          <w:lang w:val="en-US"/>
        </w:rPr>
        <w:t xml:space="preserve">There are fair </w:t>
      </w:r>
      <w:r w:rsidR="00A06BCD">
        <w:rPr>
          <w:lang w:val="en-US"/>
        </w:rPr>
        <w:lastRenderedPageBreak/>
        <w:t xml:space="preserve">criticisms of using </w:t>
      </w:r>
      <w:r w:rsidR="009A267D" w:rsidRPr="00A06BCD">
        <w:rPr>
          <w:lang w:val="en-US"/>
        </w:rPr>
        <w:t>monetary compensation</w:t>
      </w:r>
      <w:r w:rsidR="00A06BCD">
        <w:rPr>
          <w:lang w:val="en-US"/>
        </w:rPr>
        <w:t xml:space="preserve"> for farmer’s collaboration,</w:t>
      </w:r>
      <w:r w:rsidR="009A267D" w:rsidRPr="00A06BCD">
        <w:rPr>
          <w:lang w:val="en-US"/>
        </w:rPr>
        <w:t xml:space="preserve"> include warping of incentives, </w:t>
      </w:r>
      <w:r w:rsidR="00A06BCD">
        <w:rPr>
          <w:lang w:val="en-US"/>
        </w:rPr>
        <w:t xml:space="preserve">and </w:t>
      </w:r>
      <w:r w:rsidR="009A267D" w:rsidRPr="00A06BCD">
        <w:rPr>
          <w:lang w:val="en-US"/>
        </w:rPr>
        <w:t xml:space="preserve">creating selection biases towards those who are not truly interested in the research. While these unintended artifacts are indeed possible, we feel </w:t>
      </w:r>
      <w:r w:rsidR="00F014B5">
        <w:rPr>
          <w:lang w:val="en-US"/>
        </w:rPr>
        <w:t>they are minor compared to the power inequities invoked through non-payments</w:t>
      </w:r>
      <w:r w:rsidR="00A06BCD">
        <w:rPr>
          <w:lang w:val="en-US"/>
        </w:rPr>
        <w:t xml:space="preserve">. </w:t>
      </w:r>
    </w:p>
    <w:p w14:paraId="6EFD9576" w14:textId="77777777" w:rsidR="002D2290" w:rsidRDefault="002D2290" w:rsidP="00D10D16">
      <w:pPr>
        <w:rPr>
          <w:b/>
          <w:bCs/>
          <w:lang w:val="en-US"/>
        </w:rPr>
      </w:pPr>
    </w:p>
    <w:p w14:paraId="522CDBC5" w14:textId="165B3B77" w:rsidR="006E3048" w:rsidRPr="00A06BCD" w:rsidRDefault="00A06BCD" w:rsidP="006E3048">
      <w:pPr>
        <w:rPr>
          <w:lang w:val="en-US"/>
        </w:rPr>
      </w:pPr>
      <w:r w:rsidRPr="00A06BCD">
        <w:rPr>
          <w:lang w:val="en-US"/>
        </w:rPr>
        <w:t>M</w:t>
      </w:r>
      <w:r w:rsidR="009A267D" w:rsidRPr="00A06BCD">
        <w:rPr>
          <w:lang w:val="en-US"/>
        </w:rPr>
        <w:t xml:space="preserve">onetary </w:t>
      </w:r>
      <w:r w:rsidR="00F014B5">
        <w:rPr>
          <w:lang w:val="en-US"/>
        </w:rPr>
        <w:t>compensation</w:t>
      </w:r>
      <w:r w:rsidR="009A267D" w:rsidRPr="00A06BCD">
        <w:rPr>
          <w:lang w:val="en-US"/>
        </w:rPr>
        <w:t xml:space="preserve"> may often be preferable, </w:t>
      </w:r>
      <w:r w:rsidRPr="00A06BCD">
        <w:rPr>
          <w:lang w:val="en-US"/>
        </w:rPr>
        <w:t xml:space="preserve">but we recognize </w:t>
      </w:r>
      <w:r w:rsidR="009A267D" w:rsidRPr="00A06BCD">
        <w:rPr>
          <w:lang w:val="en-US"/>
        </w:rPr>
        <w:t xml:space="preserve">it may not always be possible. </w:t>
      </w:r>
      <w:r w:rsidR="00341278" w:rsidRPr="00A06BCD">
        <w:rPr>
          <w:lang w:val="en-US"/>
        </w:rPr>
        <w:t xml:space="preserve">The reality of funding limitations </w:t>
      </w:r>
      <w:r w:rsidR="009A267D" w:rsidRPr="00A06BCD">
        <w:rPr>
          <w:lang w:val="en-US"/>
        </w:rPr>
        <w:t xml:space="preserve">and grant restrictions on how monies are spent </w:t>
      </w:r>
      <w:r w:rsidR="00341278" w:rsidRPr="00A06BCD">
        <w:rPr>
          <w:lang w:val="en-US"/>
        </w:rPr>
        <w:t xml:space="preserve">necessitates exploration of other methods of compensation. ‘Work a day’ compensation, wherein researchers </w:t>
      </w:r>
      <w:r w:rsidR="00E311F8" w:rsidRPr="00A06BCD">
        <w:rPr>
          <w:lang w:val="en-US"/>
        </w:rPr>
        <w:t xml:space="preserve">offered to </w:t>
      </w:r>
      <w:r w:rsidR="00341278" w:rsidRPr="00A06BCD">
        <w:rPr>
          <w:lang w:val="en-US"/>
        </w:rPr>
        <w:t xml:space="preserve">work on the farm for some </w:t>
      </w:r>
      <w:proofErr w:type="gramStart"/>
      <w:r w:rsidR="00341278" w:rsidRPr="00A06BCD">
        <w:rPr>
          <w:lang w:val="en-US"/>
        </w:rPr>
        <w:t>period of time</w:t>
      </w:r>
      <w:proofErr w:type="gramEnd"/>
      <w:r w:rsidR="00341278" w:rsidRPr="00A06BCD">
        <w:rPr>
          <w:lang w:val="en-US"/>
        </w:rPr>
        <w:t xml:space="preserve"> in exchange for research collaboration, showed benefits to both participating farmers and university researchers (Liebig et al. 1999)</w:t>
      </w:r>
      <w:r w:rsidR="00E311F8" w:rsidRPr="00A06BCD">
        <w:rPr>
          <w:lang w:val="en-US"/>
        </w:rPr>
        <w:t xml:space="preserve">. </w:t>
      </w:r>
      <w:r w:rsidR="00FB15D5" w:rsidRPr="00A06BCD">
        <w:rPr>
          <w:lang w:val="en-US"/>
        </w:rPr>
        <w:t>In this same vein, the Agroecology Research-Action Collective identifies two practices within the principle of fair resourcing that directly mirror these views – that researchers should provide renumeration of partners for time and expertise, and that researchers should provide valuable work that could include digging fence holes (</w:t>
      </w:r>
      <w:r w:rsidR="00276DDA" w:rsidRPr="00A06BCD">
        <w:rPr>
          <w:lang w:val="en-US"/>
        </w:rPr>
        <w:t xml:space="preserve">de </w:t>
      </w:r>
      <w:r w:rsidR="00FB15D5" w:rsidRPr="00A06BCD">
        <w:rPr>
          <w:lang w:val="en-US"/>
        </w:rPr>
        <w:t>Wit</w:t>
      </w:r>
      <w:r w:rsidR="00276DDA" w:rsidRPr="00A06BCD">
        <w:rPr>
          <w:lang w:val="en-US"/>
        </w:rPr>
        <w:t xml:space="preserve"> 2022)</w:t>
      </w:r>
      <w:r w:rsidR="00FB15D5" w:rsidRPr="00A06BCD">
        <w:rPr>
          <w:lang w:val="en-US"/>
        </w:rPr>
        <w:t xml:space="preserve">. </w:t>
      </w:r>
      <w:r w:rsidR="00E311F8" w:rsidRPr="00A06BCD">
        <w:rPr>
          <w:lang w:val="en-US"/>
        </w:rPr>
        <w:t xml:space="preserve">However, </w:t>
      </w:r>
      <w:r w:rsidR="009A267D" w:rsidRPr="00A06BCD">
        <w:rPr>
          <w:lang w:val="en-US"/>
        </w:rPr>
        <w:t xml:space="preserve">the high degree of mechanization on many farms and liability issues may restrict this to unique situations. </w:t>
      </w:r>
      <w:r w:rsidR="00E311F8" w:rsidRPr="00A06BCD">
        <w:rPr>
          <w:lang w:val="en-US"/>
        </w:rPr>
        <w:t xml:space="preserve">A recent on-farm study comparing precision nitrogen management approaches found most farmers would not have participated without payment, </w:t>
      </w:r>
      <w:r w:rsidR="002B2B97" w:rsidRPr="00A06BCD">
        <w:rPr>
          <w:lang w:val="en-US"/>
        </w:rPr>
        <w:t xml:space="preserve">but </w:t>
      </w:r>
      <w:r w:rsidR="00E311F8" w:rsidRPr="00A06BCD">
        <w:rPr>
          <w:lang w:val="en-US"/>
        </w:rPr>
        <w:t xml:space="preserve">they also appreciated the technical training and assistance that </w:t>
      </w:r>
      <w:r w:rsidR="002B2B97" w:rsidRPr="00A06BCD">
        <w:rPr>
          <w:lang w:val="en-US"/>
        </w:rPr>
        <w:t>accompanied</w:t>
      </w:r>
      <w:r w:rsidR="00E311F8" w:rsidRPr="00A06BCD">
        <w:rPr>
          <w:lang w:val="en-US"/>
        </w:rPr>
        <w:t xml:space="preserve"> the project (Laila’s paper). </w:t>
      </w:r>
      <w:r w:rsidR="00341278" w:rsidRPr="00A06BCD">
        <w:rPr>
          <w:lang w:val="en-US"/>
        </w:rPr>
        <w:t>Alternatives such as</w:t>
      </w:r>
      <w:r w:rsidR="0060586C">
        <w:rPr>
          <w:lang w:val="en-US"/>
        </w:rPr>
        <w:t xml:space="preserve"> formal</w:t>
      </w:r>
      <w:r w:rsidR="00341278" w:rsidRPr="00A06BCD">
        <w:rPr>
          <w:lang w:val="en-US"/>
        </w:rPr>
        <w:t xml:space="preserve"> training opportunities, technical assistance,</w:t>
      </w:r>
      <w:r w:rsidR="00121249" w:rsidRPr="00A06BCD">
        <w:rPr>
          <w:lang w:val="en-US"/>
        </w:rPr>
        <w:t xml:space="preserve"> provision of inputs,</w:t>
      </w:r>
      <w:r w:rsidR="00341278" w:rsidRPr="00A06BCD">
        <w:rPr>
          <w:lang w:val="en-US"/>
        </w:rPr>
        <w:t xml:space="preserve"> or in-kind support </w:t>
      </w:r>
      <w:r w:rsidR="00E311F8" w:rsidRPr="00A06BCD">
        <w:rPr>
          <w:lang w:val="en-US"/>
        </w:rPr>
        <w:t xml:space="preserve">may be acceptable alternatives to monetary compensation, but </w:t>
      </w:r>
      <w:r w:rsidR="00341278" w:rsidRPr="00A06BCD">
        <w:rPr>
          <w:lang w:val="en-US"/>
        </w:rPr>
        <w:t xml:space="preserve">should be considered carefully, and exact dollar values on the compensation should be calculated and communicated. </w:t>
      </w:r>
      <w:r w:rsidR="006931DB">
        <w:rPr>
          <w:lang w:val="en-US"/>
        </w:rPr>
        <w:t xml:space="preserve">Furthermore, giving the farmers the power to choose their compensation is an interesting and understudied facet of collaborative research. When farmers were provided with the option of having a researcher do work on their farm, some participants requested that the researcher simply give a presentation about university research at that farm (Liebig et al. 1999). These farmers valued ‘access to research findings’ above the offer of unskilled labor, but the element of choice likely played a part in their satisfaction with the arrangement. However, choice </w:t>
      </w:r>
      <w:proofErr w:type="gramStart"/>
      <w:r w:rsidR="006931DB">
        <w:rPr>
          <w:lang w:val="en-US"/>
        </w:rPr>
        <w:t>in itself may</w:t>
      </w:r>
      <w:proofErr w:type="gramEnd"/>
      <w:r w:rsidR="006931DB">
        <w:rPr>
          <w:lang w:val="en-US"/>
        </w:rPr>
        <w:t xml:space="preserve"> not always equalize power. </w:t>
      </w:r>
      <w:r w:rsidR="0060586C">
        <w:rPr>
          <w:lang w:val="en-US"/>
        </w:rPr>
        <w:t>A</w:t>
      </w:r>
      <w:r w:rsidR="006E3048" w:rsidRPr="00A06BCD">
        <w:rPr>
          <w:lang w:val="en-US"/>
        </w:rPr>
        <w:t xml:space="preserve">rrangements wherein a donation is made on behalf of the farmer </w:t>
      </w:r>
      <w:r w:rsidR="006931DB">
        <w:rPr>
          <w:lang w:val="en-US"/>
        </w:rPr>
        <w:t>to a</w:t>
      </w:r>
      <w:r w:rsidR="00804663">
        <w:rPr>
          <w:lang w:val="en-US"/>
        </w:rPr>
        <w:t>n</w:t>
      </w:r>
      <w:r w:rsidR="006931DB">
        <w:rPr>
          <w:lang w:val="en-US"/>
        </w:rPr>
        <w:t xml:space="preserve"> entity of their choice </w:t>
      </w:r>
      <w:r w:rsidR="006E3048" w:rsidRPr="00A06BCD">
        <w:rPr>
          <w:lang w:val="en-US"/>
        </w:rPr>
        <w:t xml:space="preserve">as compensation </w:t>
      </w:r>
      <w:r w:rsidR="0060586C">
        <w:rPr>
          <w:lang w:val="en-US"/>
        </w:rPr>
        <w:t xml:space="preserve">should be </w:t>
      </w:r>
      <w:r w:rsidR="006931DB">
        <w:rPr>
          <w:lang w:val="en-US"/>
        </w:rPr>
        <w:t xml:space="preserve">approached </w:t>
      </w:r>
      <w:r w:rsidR="0060586C">
        <w:rPr>
          <w:lang w:val="en-US"/>
        </w:rPr>
        <w:t xml:space="preserve">with </w:t>
      </w:r>
      <w:r w:rsidR="006E3048" w:rsidRPr="00A06BCD">
        <w:rPr>
          <w:lang w:val="en-US"/>
        </w:rPr>
        <w:t>deep considerations of the context, transparency, cultural sensitivity, perceived influence, and perceptions of tokenism</w:t>
      </w:r>
      <w:r w:rsidR="0060586C">
        <w:rPr>
          <w:lang w:val="en-US"/>
        </w:rPr>
        <w:t xml:space="preserve">. </w:t>
      </w:r>
      <w:r w:rsidR="004E2C6B" w:rsidRPr="00A06BCD">
        <w:rPr>
          <w:lang w:val="en-US"/>
        </w:rPr>
        <w:t xml:space="preserve"> </w:t>
      </w:r>
    </w:p>
    <w:p w14:paraId="7F0C1BB6" w14:textId="77777777" w:rsidR="00E311F8" w:rsidRDefault="00E311F8" w:rsidP="006E3048">
      <w:pPr>
        <w:rPr>
          <w:lang w:val="en-US"/>
        </w:rPr>
      </w:pPr>
    </w:p>
    <w:p w14:paraId="605D4376" w14:textId="65EDFCFF" w:rsidR="00D10D16" w:rsidRPr="00FE1B8B" w:rsidRDefault="006931DB" w:rsidP="00D10D16">
      <w:pPr>
        <w:rPr>
          <w:i/>
          <w:iCs/>
          <w:lang w:val="en-US"/>
        </w:rPr>
      </w:pPr>
      <w:r>
        <w:rPr>
          <w:lang w:val="en-US"/>
        </w:rPr>
        <w:t xml:space="preserve">To </w:t>
      </w:r>
      <w:r w:rsidR="00804663">
        <w:rPr>
          <w:lang w:val="en-US"/>
        </w:rPr>
        <w:t xml:space="preserve">assist researchers in compensating farmers in ways that equalize opportunities and power distributions, </w:t>
      </w:r>
      <w:r>
        <w:rPr>
          <w:lang w:val="en-US"/>
        </w:rPr>
        <w:t>p</w:t>
      </w:r>
      <w:r w:rsidR="00D10D16" w:rsidRPr="006931DB">
        <w:rPr>
          <w:lang w:val="en-US"/>
        </w:rPr>
        <w:t xml:space="preserve">ublic funding sources and private sources committed to fair and equitable research activities should </w:t>
      </w:r>
      <w:r w:rsidRPr="006931DB">
        <w:rPr>
          <w:lang w:val="en-US"/>
        </w:rPr>
        <w:t xml:space="preserve">require </w:t>
      </w:r>
      <w:r w:rsidR="00804663">
        <w:rPr>
          <w:lang w:val="en-US"/>
        </w:rPr>
        <w:t>remuneration</w:t>
      </w:r>
      <w:r w:rsidRPr="006931DB">
        <w:rPr>
          <w:lang w:val="en-US"/>
        </w:rPr>
        <w:t xml:space="preserve"> of farmers for their participation in research projects</w:t>
      </w:r>
      <w:r>
        <w:rPr>
          <w:lang w:val="en-US"/>
        </w:rPr>
        <w:t xml:space="preserve"> and</w:t>
      </w:r>
      <w:r w:rsidRPr="006931DB">
        <w:rPr>
          <w:lang w:val="en-US"/>
        </w:rPr>
        <w:t xml:space="preserve"> </w:t>
      </w:r>
      <w:r w:rsidR="00D10D16" w:rsidRPr="006931DB">
        <w:rPr>
          <w:lang w:val="en-US"/>
        </w:rPr>
        <w:t>explicitly provide funding</w:t>
      </w:r>
      <w:r w:rsidR="00804663">
        <w:rPr>
          <w:lang w:val="en-US"/>
        </w:rPr>
        <w:t xml:space="preserve"> categories</w:t>
      </w:r>
      <w:r w:rsidR="00D10D16" w:rsidRPr="006931DB">
        <w:rPr>
          <w:lang w:val="en-US"/>
        </w:rPr>
        <w:t xml:space="preserve"> </w:t>
      </w:r>
      <w:r>
        <w:rPr>
          <w:lang w:val="en-US"/>
        </w:rPr>
        <w:t>allocated to</w:t>
      </w:r>
      <w:r w:rsidR="00804663">
        <w:rPr>
          <w:lang w:val="en-US"/>
        </w:rPr>
        <w:t xml:space="preserve"> effort</w:t>
      </w:r>
      <w:r>
        <w:rPr>
          <w:lang w:val="en-US"/>
        </w:rPr>
        <w:t>.</w:t>
      </w:r>
    </w:p>
    <w:p w14:paraId="4266386E" w14:textId="77777777" w:rsidR="00D10D16" w:rsidRDefault="00D10D16" w:rsidP="003019ED">
      <w:pPr>
        <w:rPr>
          <w:b/>
          <w:bCs/>
          <w:lang w:val="en-US"/>
        </w:rPr>
      </w:pPr>
    </w:p>
    <w:p w14:paraId="7E6AB10F" w14:textId="77777777" w:rsidR="00D10D16" w:rsidRDefault="00D10D16" w:rsidP="003019ED">
      <w:pPr>
        <w:rPr>
          <w:b/>
          <w:bCs/>
          <w:lang w:val="en-US"/>
        </w:rPr>
      </w:pPr>
    </w:p>
    <w:p w14:paraId="1C6548EB" w14:textId="3243453F" w:rsidR="00331DD2" w:rsidRDefault="00C104F0" w:rsidP="00331DD2">
      <w:pPr>
        <w:pStyle w:val="Heading2"/>
        <w:rPr>
          <w:lang w:val="en-US"/>
        </w:rPr>
      </w:pPr>
      <w:r>
        <w:rPr>
          <w:lang w:val="en-US"/>
        </w:rPr>
        <w:t>Metrics for success</w:t>
      </w:r>
    </w:p>
    <w:p w14:paraId="1A9BEC32" w14:textId="41424BA5" w:rsidR="00D50F2E" w:rsidRDefault="00FB15D5" w:rsidP="00CA2C6E">
      <w:pPr>
        <w:rPr>
          <w:lang w:val="en-US"/>
        </w:rPr>
      </w:pPr>
      <w:r>
        <w:rPr>
          <w:lang w:val="en-US"/>
        </w:rPr>
        <w:t xml:space="preserve">In addition to fair </w:t>
      </w:r>
      <w:r w:rsidR="00804663">
        <w:rPr>
          <w:lang w:val="en-US"/>
        </w:rPr>
        <w:t>(</w:t>
      </w:r>
      <w:r>
        <w:rPr>
          <w:lang w:val="en-US"/>
        </w:rPr>
        <w:t>preferably m</w:t>
      </w:r>
      <w:r w:rsidR="00C104F0">
        <w:rPr>
          <w:lang w:val="en-US"/>
        </w:rPr>
        <w:t>onetary</w:t>
      </w:r>
      <w:r w:rsidR="00804663">
        <w:rPr>
          <w:lang w:val="en-US"/>
        </w:rPr>
        <w:t>)</w:t>
      </w:r>
      <w:r w:rsidR="00C104F0">
        <w:rPr>
          <w:lang w:val="en-US"/>
        </w:rPr>
        <w:t xml:space="preserve"> compensation</w:t>
      </w:r>
      <w:r w:rsidR="00FE1B8B">
        <w:rPr>
          <w:lang w:val="en-US"/>
        </w:rPr>
        <w:t>,</w:t>
      </w:r>
      <w:r w:rsidR="00C104F0">
        <w:rPr>
          <w:lang w:val="en-US"/>
        </w:rPr>
        <w:t xml:space="preserve"> both researchers and farmers should aim for relationships</w:t>
      </w:r>
      <w:r w:rsidR="00804663">
        <w:rPr>
          <w:lang w:val="en-US"/>
        </w:rPr>
        <w:t xml:space="preserve"> defined</w:t>
      </w:r>
      <w:r w:rsidR="00C104F0">
        <w:rPr>
          <w:lang w:val="en-US"/>
        </w:rPr>
        <w:t xml:space="preserve"> beyond </w:t>
      </w:r>
      <w:r w:rsidR="00D50F2E">
        <w:rPr>
          <w:lang w:val="en-US"/>
        </w:rPr>
        <w:t xml:space="preserve">simple </w:t>
      </w:r>
      <w:r w:rsidR="00C104F0">
        <w:rPr>
          <w:lang w:val="en-US"/>
        </w:rPr>
        <w:t>transaction</w:t>
      </w:r>
      <w:r w:rsidR="00D50F2E">
        <w:rPr>
          <w:lang w:val="en-US"/>
        </w:rPr>
        <w:t>s (</w:t>
      </w:r>
      <w:r w:rsidR="00D50F2E" w:rsidRPr="00D50F2E">
        <w:rPr>
          <w:b/>
          <w:bCs/>
          <w:lang w:val="en-US"/>
        </w:rPr>
        <w:t>Figure X</w:t>
      </w:r>
      <w:r w:rsidR="00D50F2E">
        <w:rPr>
          <w:lang w:val="en-US"/>
        </w:rPr>
        <w:t>)</w:t>
      </w:r>
      <w:r w:rsidR="00C104F0">
        <w:rPr>
          <w:lang w:val="en-US"/>
        </w:rPr>
        <w:t xml:space="preserve">. We believe many researchers strive to build rich relationships with their farmer collaborators, however </w:t>
      </w:r>
      <w:r w:rsidR="00D50F2E">
        <w:rPr>
          <w:lang w:val="en-US"/>
        </w:rPr>
        <w:t xml:space="preserve">they often lack metrics that help them articulate and measure that success. Building on recommendations from </w:t>
      </w:r>
      <w:r w:rsidR="00804663">
        <w:rPr>
          <w:lang w:val="en-US"/>
        </w:rPr>
        <w:t xml:space="preserve">the </w:t>
      </w:r>
      <w:r w:rsidR="00D50F2E">
        <w:rPr>
          <w:lang w:val="en-US"/>
        </w:rPr>
        <w:t>data feminism</w:t>
      </w:r>
      <w:r w:rsidR="00FE1B8B">
        <w:rPr>
          <w:lang w:val="en-US"/>
        </w:rPr>
        <w:t xml:space="preserve"> </w:t>
      </w:r>
      <w:r w:rsidR="00804663">
        <w:rPr>
          <w:lang w:val="en-US"/>
        </w:rPr>
        <w:t xml:space="preserve">framework </w:t>
      </w:r>
      <w:r w:rsidR="00FE1B8B">
        <w:rPr>
          <w:lang w:val="en-US"/>
        </w:rPr>
        <w:t>(</w:t>
      </w:r>
      <w:proofErr w:type="spellStart"/>
      <w:r w:rsidR="00FE1B8B">
        <w:rPr>
          <w:lang w:val="en-US"/>
        </w:rPr>
        <w:t>D’Ignazio</w:t>
      </w:r>
      <w:proofErr w:type="spellEnd"/>
      <w:r w:rsidR="00FE1B8B">
        <w:rPr>
          <w:lang w:val="en-US"/>
        </w:rPr>
        <w:t xml:space="preserve"> and Klein XX)</w:t>
      </w:r>
      <w:r w:rsidR="00D50F2E">
        <w:rPr>
          <w:lang w:val="en-US"/>
        </w:rPr>
        <w:t xml:space="preserve">, we suggest the following </w:t>
      </w:r>
      <w:r w:rsidR="00FE1B8B">
        <w:rPr>
          <w:lang w:val="en-US"/>
        </w:rPr>
        <w:t>four</w:t>
      </w:r>
      <w:r w:rsidR="00D50F2E">
        <w:rPr>
          <w:lang w:val="en-US"/>
        </w:rPr>
        <w:t xml:space="preserve"> </w:t>
      </w:r>
      <w:r w:rsidR="00804663">
        <w:rPr>
          <w:lang w:val="en-US"/>
        </w:rPr>
        <w:t xml:space="preserve">broad </w:t>
      </w:r>
      <w:r w:rsidR="00D50F2E">
        <w:rPr>
          <w:lang w:val="en-US"/>
        </w:rPr>
        <w:t xml:space="preserve">metrics </w:t>
      </w:r>
      <w:r w:rsidR="00FE1B8B">
        <w:rPr>
          <w:lang w:val="en-US"/>
        </w:rPr>
        <w:t xml:space="preserve">be incorporated into </w:t>
      </w:r>
      <w:r w:rsidR="00D50F2E">
        <w:rPr>
          <w:lang w:val="en-US"/>
        </w:rPr>
        <w:t>project evaluation</w:t>
      </w:r>
      <w:r w:rsidR="00FE1B8B">
        <w:rPr>
          <w:lang w:val="en-US"/>
        </w:rPr>
        <w:t>s</w:t>
      </w:r>
      <w:r w:rsidR="00D50F2E">
        <w:rPr>
          <w:lang w:val="en-US"/>
        </w:rPr>
        <w:t>:</w:t>
      </w:r>
    </w:p>
    <w:p w14:paraId="325C8BE9" w14:textId="77777777" w:rsidR="00D50F2E" w:rsidRDefault="00D50F2E" w:rsidP="00CA2C6E">
      <w:pPr>
        <w:rPr>
          <w:lang w:val="en-US"/>
        </w:rPr>
      </w:pPr>
    </w:p>
    <w:p w14:paraId="0A93EE46" w14:textId="5B983BE7" w:rsidR="00D50F2E" w:rsidRDefault="00804663" w:rsidP="00D50F2E">
      <w:pPr>
        <w:pStyle w:val="ListParagraph"/>
        <w:numPr>
          <w:ilvl w:val="0"/>
          <w:numId w:val="10"/>
        </w:numPr>
        <w:rPr>
          <w:lang w:val="en-US"/>
        </w:rPr>
      </w:pPr>
      <w:commentRangeStart w:id="8"/>
      <w:r>
        <w:rPr>
          <w:lang w:val="en-US"/>
        </w:rPr>
        <w:t>Was</w:t>
      </w:r>
      <w:r w:rsidR="00D50F2E">
        <w:rPr>
          <w:lang w:val="en-US"/>
        </w:rPr>
        <w:t xml:space="preserve"> trust </w:t>
      </w:r>
      <w:proofErr w:type="gramStart"/>
      <w:r>
        <w:rPr>
          <w:lang w:val="en-US"/>
        </w:rPr>
        <w:t xml:space="preserve">was </w:t>
      </w:r>
      <w:r w:rsidR="00D50F2E">
        <w:rPr>
          <w:lang w:val="en-US"/>
        </w:rPr>
        <w:t>built</w:t>
      </w:r>
      <w:proofErr w:type="gramEnd"/>
      <w:r w:rsidR="00D50F2E">
        <w:rPr>
          <w:lang w:val="en-US"/>
        </w:rPr>
        <w:t>?</w:t>
      </w:r>
    </w:p>
    <w:p w14:paraId="73F4D749" w14:textId="147144D1" w:rsidR="00D50F2E" w:rsidRDefault="00804663" w:rsidP="00D50F2E">
      <w:pPr>
        <w:pStyle w:val="ListParagraph"/>
        <w:numPr>
          <w:ilvl w:val="0"/>
          <w:numId w:val="10"/>
        </w:numPr>
        <w:rPr>
          <w:lang w:val="en-US"/>
        </w:rPr>
      </w:pPr>
      <w:r>
        <w:rPr>
          <w:lang w:val="en-US"/>
        </w:rPr>
        <w:t xml:space="preserve">Were </w:t>
      </w:r>
      <w:r w:rsidR="00D50F2E">
        <w:rPr>
          <w:lang w:val="en-US"/>
        </w:rPr>
        <w:t>power and</w:t>
      </w:r>
      <w:r>
        <w:rPr>
          <w:lang w:val="en-US"/>
        </w:rPr>
        <w:t xml:space="preserve"> resources shared?</w:t>
      </w:r>
    </w:p>
    <w:p w14:paraId="48066FE3" w14:textId="79ADB7F3" w:rsidR="00D50F2E" w:rsidRDefault="00804663" w:rsidP="00D50F2E">
      <w:pPr>
        <w:pStyle w:val="ListParagraph"/>
        <w:numPr>
          <w:ilvl w:val="0"/>
          <w:numId w:val="10"/>
        </w:numPr>
        <w:rPr>
          <w:lang w:val="en-US"/>
        </w:rPr>
      </w:pPr>
      <w:r>
        <w:rPr>
          <w:lang w:val="en-US"/>
        </w:rPr>
        <w:t xml:space="preserve">Did </w:t>
      </w:r>
      <w:r w:rsidR="00D50F2E">
        <w:rPr>
          <w:lang w:val="en-US"/>
        </w:rPr>
        <w:t xml:space="preserve">learning </w:t>
      </w:r>
      <w:r>
        <w:rPr>
          <w:lang w:val="en-US"/>
        </w:rPr>
        <w:t xml:space="preserve">occur </w:t>
      </w:r>
      <w:r w:rsidR="00D50F2E">
        <w:rPr>
          <w:lang w:val="en-US"/>
        </w:rPr>
        <w:t>in both directions?</w:t>
      </w:r>
    </w:p>
    <w:p w14:paraId="7DE280F9" w14:textId="402EEC45" w:rsidR="00D50F2E" w:rsidRDefault="00804663" w:rsidP="00D50F2E">
      <w:pPr>
        <w:pStyle w:val="ListParagraph"/>
        <w:numPr>
          <w:ilvl w:val="0"/>
          <w:numId w:val="10"/>
        </w:numPr>
        <w:rPr>
          <w:lang w:val="en-US"/>
        </w:rPr>
      </w:pPr>
      <w:r>
        <w:rPr>
          <w:lang w:val="en-US"/>
        </w:rPr>
        <w:t xml:space="preserve">Were </w:t>
      </w:r>
      <w:r w:rsidR="00D50F2E">
        <w:rPr>
          <w:lang w:val="en-US"/>
        </w:rPr>
        <w:t xml:space="preserve">both entities transformed </w:t>
      </w:r>
      <w:proofErr w:type="gramStart"/>
      <w:r w:rsidR="00D50F2E">
        <w:rPr>
          <w:lang w:val="en-US"/>
        </w:rPr>
        <w:t>as a result of</w:t>
      </w:r>
      <w:proofErr w:type="gramEnd"/>
      <w:r w:rsidR="00D50F2E">
        <w:rPr>
          <w:lang w:val="en-US"/>
        </w:rPr>
        <w:t xml:space="preserve"> the collaboration?</w:t>
      </w:r>
      <w:commentRangeEnd w:id="8"/>
      <w:r w:rsidR="000311E4">
        <w:rPr>
          <w:rStyle w:val="CommentReference"/>
          <w:rFonts w:ascii="Calibri" w:hAnsi="Calibri" w:cs="Calibri"/>
          <w:kern w:val="0"/>
        </w:rPr>
        <w:commentReference w:id="8"/>
      </w:r>
    </w:p>
    <w:p w14:paraId="0A852B05" w14:textId="408EBA21" w:rsidR="00C104F0" w:rsidRDefault="00D50F2E" w:rsidP="00CA2C6E">
      <w:pPr>
        <w:rPr>
          <w:lang w:val="en-US"/>
        </w:rPr>
      </w:pPr>
      <w:r>
        <w:rPr>
          <w:lang w:val="en-US"/>
        </w:rPr>
        <w:lastRenderedPageBreak/>
        <w:t xml:space="preserve">Incorporating these metrics </w:t>
      </w:r>
      <w:r w:rsidRPr="00FE1B8B">
        <w:rPr>
          <w:i/>
          <w:iCs/>
          <w:lang w:val="en-US"/>
        </w:rPr>
        <w:t xml:space="preserve">a priori </w:t>
      </w:r>
      <w:r>
        <w:rPr>
          <w:lang w:val="en-US"/>
        </w:rPr>
        <w:t xml:space="preserve">can help guide activity </w:t>
      </w:r>
      <w:proofErr w:type="gramStart"/>
      <w:r>
        <w:rPr>
          <w:lang w:val="en-US"/>
        </w:rPr>
        <w:t>planning, and</w:t>
      </w:r>
      <w:proofErr w:type="gramEnd"/>
      <w:r>
        <w:rPr>
          <w:lang w:val="en-US"/>
        </w:rPr>
        <w:t xml:space="preserve"> help ensure anticipated outcomes are aligned within a relationship of reciprocity.  </w:t>
      </w:r>
    </w:p>
    <w:p w14:paraId="17B67181" w14:textId="77777777" w:rsidR="00C104F0" w:rsidRDefault="00C104F0" w:rsidP="00CA2C6E">
      <w:pPr>
        <w:rPr>
          <w:lang w:val="en-US"/>
        </w:rPr>
      </w:pPr>
    </w:p>
    <w:p w14:paraId="02861D96" w14:textId="2CFAF00C" w:rsidR="00CA2C6E" w:rsidRDefault="00D50F2E" w:rsidP="00CA2C6E">
      <w:pPr>
        <w:rPr>
          <w:lang w:val="en-US"/>
        </w:rPr>
      </w:pPr>
      <w:r>
        <w:rPr>
          <w:noProof/>
          <w:lang w:val="en-US"/>
        </w:rPr>
        <w:drawing>
          <wp:inline distT="0" distB="0" distL="0" distR="0" wp14:anchorId="31D7C903" wp14:editId="2EA3DD67">
            <wp:extent cx="5395012" cy="4084360"/>
            <wp:effectExtent l="0" t="0" r="0" b="0"/>
            <wp:docPr id="1802157847" name="Picture 2" descr="A collage of images of a farm and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57847" name="Picture 2" descr="A collage of images of a farm and a building&#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5012" cy="4084360"/>
                    </a:xfrm>
                    <a:prstGeom prst="rect">
                      <a:avLst/>
                    </a:prstGeom>
                  </pic:spPr>
                </pic:pic>
              </a:graphicData>
            </a:graphic>
          </wp:inline>
        </w:drawing>
      </w:r>
      <w:r w:rsidR="00C104F0">
        <w:rPr>
          <w:lang w:val="en-US"/>
        </w:rPr>
        <w:t xml:space="preserve"> </w:t>
      </w:r>
    </w:p>
    <w:p w14:paraId="7A0931D5" w14:textId="1E04B76F" w:rsidR="00FB15D5" w:rsidRDefault="00D50F2E" w:rsidP="00CA2C6E">
      <w:pPr>
        <w:rPr>
          <w:lang w:val="en-US"/>
        </w:rPr>
      </w:pPr>
      <w:r w:rsidRPr="00270076">
        <w:rPr>
          <w:b/>
          <w:bCs/>
          <w:i/>
          <w:iCs/>
          <w:lang w:val="en-US"/>
        </w:rPr>
        <w:t>Figure X.</w:t>
      </w:r>
      <w:r w:rsidRPr="00270076">
        <w:rPr>
          <w:i/>
          <w:iCs/>
          <w:lang w:val="en-US"/>
        </w:rPr>
        <w:t xml:space="preserve"> Expanding the metrics used to evaluate project success can aid in enriching the collaborative process for both farmers and researchers. (A) </w:t>
      </w:r>
      <w:r w:rsidR="00270076" w:rsidRPr="00270076">
        <w:rPr>
          <w:i/>
          <w:iCs/>
          <w:lang w:val="en-US"/>
        </w:rPr>
        <w:t xml:space="preserve">A </w:t>
      </w:r>
      <w:r w:rsidRPr="00270076">
        <w:rPr>
          <w:i/>
          <w:iCs/>
          <w:lang w:val="en-US"/>
        </w:rPr>
        <w:t xml:space="preserve">simple, transactional, and </w:t>
      </w:r>
      <w:proofErr w:type="gramStart"/>
      <w:r w:rsidRPr="00270076">
        <w:rPr>
          <w:i/>
          <w:iCs/>
          <w:lang w:val="en-US"/>
        </w:rPr>
        <w:t>un</w:t>
      </w:r>
      <w:r w:rsidR="00270076" w:rsidRPr="00270076">
        <w:rPr>
          <w:i/>
          <w:iCs/>
          <w:lang w:val="en-US"/>
        </w:rPr>
        <w:t>-equitable</w:t>
      </w:r>
      <w:proofErr w:type="gramEnd"/>
      <w:r w:rsidRPr="00270076">
        <w:rPr>
          <w:i/>
          <w:iCs/>
          <w:lang w:val="en-US"/>
        </w:rPr>
        <w:t xml:space="preserve"> exchange of resources</w:t>
      </w:r>
      <w:r w:rsidR="00270076" w:rsidRPr="00270076">
        <w:rPr>
          <w:i/>
          <w:iCs/>
          <w:lang w:val="en-US"/>
        </w:rPr>
        <w:t xml:space="preserve"> wherein the metrics of project success may be measured in ‘increase in knowledge’ by the collaborating farmers. (B) A richer relationship built on exchanges and associated metrics that promote fair, effective, and sustainable collaboration relationships.</w:t>
      </w:r>
      <w:r w:rsidR="00270076">
        <w:rPr>
          <w:lang w:val="en-US"/>
        </w:rPr>
        <w:t xml:space="preserve"> </w:t>
      </w:r>
    </w:p>
    <w:p w14:paraId="3CE0AD30" w14:textId="77777777" w:rsidR="00D50F2E" w:rsidRDefault="00D50F2E" w:rsidP="00CA2C6E">
      <w:pPr>
        <w:rPr>
          <w:lang w:val="en-US"/>
        </w:rPr>
      </w:pPr>
    </w:p>
    <w:p w14:paraId="1AB3192A" w14:textId="22BEFC8A" w:rsidR="00270076" w:rsidRDefault="00270076" w:rsidP="00CA2C6E">
      <w:pPr>
        <w:rPr>
          <w:lang w:val="en-US"/>
        </w:rPr>
      </w:pPr>
      <w:r>
        <w:rPr>
          <w:lang w:val="en-US"/>
        </w:rPr>
        <w:t xml:space="preserve">The success of this type of model can </w:t>
      </w:r>
      <w:r w:rsidR="00FE1B8B">
        <w:rPr>
          <w:lang w:val="en-US"/>
        </w:rPr>
        <w:t xml:space="preserve">again </w:t>
      </w:r>
      <w:r>
        <w:rPr>
          <w:lang w:val="en-US"/>
        </w:rPr>
        <w:t>be demonstrated by the longevity of the Practical Farmers of Iowa (hereafter shortened to Practical Farmers) on-farm research program, which has been in place since 19</w:t>
      </w:r>
      <w:r w:rsidR="00F014B5">
        <w:rPr>
          <w:lang w:val="en-US"/>
        </w:rPr>
        <w:t>87</w:t>
      </w:r>
      <w:r>
        <w:rPr>
          <w:lang w:val="en-US"/>
        </w:rPr>
        <w:t>. Practical Farmers</w:t>
      </w:r>
      <w:r w:rsidR="00F014B5">
        <w:rPr>
          <w:lang w:val="en-US"/>
        </w:rPr>
        <w:t xml:space="preserve"> has continually refined their post-</w:t>
      </w:r>
      <w:r w:rsidR="005370FC">
        <w:rPr>
          <w:lang w:val="en-US"/>
        </w:rPr>
        <w:t xml:space="preserve">program </w:t>
      </w:r>
      <w:r w:rsidR="005B6AC3">
        <w:rPr>
          <w:lang w:val="en-US"/>
        </w:rPr>
        <w:t>participation</w:t>
      </w:r>
      <w:r w:rsidR="00F014B5">
        <w:rPr>
          <w:lang w:val="en-US"/>
        </w:rPr>
        <w:t xml:space="preserve"> survey</w:t>
      </w:r>
      <w:r w:rsidR="005370FC">
        <w:rPr>
          <w:lang w:val="en-US"/>
        </w:rPr>
        <w:t>s</w:t>
      </w:r>
      <w:r w:rsidR="00F014B5">
        <w:rPr>
          <w:lang w:val="en-US"/>
        </w:rPr>
        <w:t>, and throu</w:t>
      </w:r>
      <w:r w:rsidR="005B6AC3">
        <w:rPr>
          <w:lang w:val="en-US"/>
        </w:rPr>
        <w:t xml:space="preserve">gh deep, critical reflection and constant iteration, their current survey </w:t>
      </w:r>
      <w:r w:rsidR="005370FC">
        <w:rPr>
          <w:lang w:val="en-US"/>
        </w:rPr>
        <w:t>successfully quantifies outcomes in</w:t>
      </w:r>
      <w:r w:rsidR="005B6AC3">
        <w:rPr>
          <w:lang w:val="en-US"/>
        </w:rPr>
        <w:t xml:space="preserve"> the four metrics described above. Among other questions, Practical Farmers asks participants if they would recommend the program to a friend or other farmer (trust building), how effective the program was in helping the participant answer their questions (power and resource sharing), changes in knowledge (bi-directional learning), and whether participat</w:t>
      </w:r>
      <w:r w:rsidR="005370FC">
        <w:rPr>
          <w:lang w:val="en-US"/>
        </w:rPr>
        <w:t>ion</w:t>
      </w:r>
      <w:r w:rsidR="005B6AC3">
        <w:rPr>
          <w:lang w:val="en-US"/>
        </w:rPr>
        <w:t xml:space="preserve"> spurred new ideas or observations on the farm (transformation). As these questions have become metrics for success, Practical Farmers has designed their program to support these metrics, resulting in highly satisfied participants (Can I cite something? A PFI report?) which translates to more consistent funding.</w:t>
      </w:r>
      <w:r>
        <w:rPr>
          <w:lang w:val="en-US"/>
        </w:rPr>
        <w:t xml:space="preserve"> Other researchers and entities likely utilize some form of these metrics, but to our knowledge they are not widely employed by granting agencies or at an individual researcher level.</w:t>
      </w:r>
      <w:r w:rsidR="00101CF6">
        <w:rPr>
          <w:lang w:val="en-US"/>
        </w:rPr>
        <w:t xml:space="preserve"> To support reciprocity in farmer collaborations, we provide the post-participant survey questions used by Practical Farmers in supplementary material as a resource (</w:t>
      </w:r>
      <w:r w:rsidR="005370FC">
        <w:rPr>
          <w:lang w:val="en-US"/>
        </w:rPr>
        <w:t>s</w:t>
      </w:r>
      <w:r w:rsidR="00101CF6">
        <w:rPr>
          <w:lang w:val="en-US"/>
        </w:rPr>
        <w:t xml:space="preserve">upplementary </w:t>
      </w:r>
      <w:r w:rsidR="005370FC">
        <w:rPr>
          <w:lang w:val="en-US"/>
        </w:rPr>
        <w:t>file</w:t>
      </w:r>
      <w:r w:rsidR="00101CF6">
        <w:rPr>
          <w:lang w:val="en-US"/>
        </w:rPr>
        <w:t xml:space="preserve">). </w:t>
      </w:r>
      <w:r>
        <w:rPr>
          <w:lang w:val="en-US"/>
        </w:rPr>
        <w:t xml:space="preserve">  </w:t>
      </w:r>
    </w:p>
    <w:p w14:paraId="035F7928" w14:textId="77777777" w:rsidR="008A169F" w:rsidRDefault="008A169F" w:rsidP="00CA2C6E">
      <w:pPr>
        <w:rPr>
          <w:lang w:val="en-US"/>
        </w:rPr>
      </w:pPr>
    </w:p>
    <w:p w14:paraId="219A1D60" w14:textId="0175AC72" w:rsidR="008A169F" w:rsidRPr="00CA2C6E" w:rsidRDefault="0059083B" w:rsidP="0059083B">
      <w:pPr>
        <w:rPr>
          <w:lang w:val="en-US"/>
        </w:rPr>
      </w:pPr>
      <w:r>
        <w:rPr>
          <w:lang w:val="en-US"/>
        </w:rPr>
        <w:t>In this section</w:t>
      </w:r>
      <w:r w:rsidR="00FE1B8B">
        <w:rPr>
          <w:lang w:val="en-US"/>
        </w:rPr>
        <w:t xml:space="preserve"> on reciprocity,</w:t>
      </w:r>
      <w:r>
        <w:rPr>
          <w:lang w:val="en-US"/>
        </w:rPr>
        <w:t xml:space="preserve"> we have concentrated on designing equitable farmer-researcher relationships. However, many of the ideas presented are not exclusive to th</w:t>
      </w:r>
      <w:r w:rsidR="00101CF6">
        <w:rPr>
          <w:lang w:val="en-US"/>
        </w:rPr>
        <w:t>ese actors</w:t>
      </w:r>
      <w:r>
        <w:rPr>
          <w:lang w:val="en-US"/>
        </w:rPr>
        <w:t xml:space="preserve">. All relationships contain the potential for power inequities, and intentional examination can lead to </w:t>
      </w:r>
      <w:r>
        <w:rPr>
          <w:lang w:val="en-US"/>
        </w:rPr>
        <w:lastRenderedPageBreak/>
        <w:t xml:space="preserve">better collaborations, regardless of the form. </w:t>
      </w:r>
      <w:r w:rsidR="00101CF6">
        <w:rPr>
          <w:lang w:val="en-US"/>
        </w:rPr>
        <w:t>While not specific to agriculture, r</w:t>
      </w:r>
      <w:r w:rsidR="008A169F">
        <w:rPr>
          <w:lang w:val="en-US"/>
        </w:rPr>
        <w:t>esearcher-researcher</w:t>
      </w:r>
      <w:r w:rsidR="00101CF6">
        <w:rPr>
          <w:lang w:val="en-US"/>
        </w:rPr>
        <w:t xml:space="preserve">, researcher-student, researcher-employee relationships all have potential for </w:t>
      </w:r>
      <w:r>
        <w:rPr>
          <w:lang w:val="en-US"/>
        </w:rPr>
        <w:t>power inequities based on seniority, discipline, perceived prestige, etc</w:t>
      </w:r>
      <w:r w:rsidR="008A169F">
        <w:rPr>
          <w:lang w:val="en-US"/>
        </w:rPr>
        <w:t xml:space="preserve">. </w:t>
      </w:r>
      <w:r w:rsidR="00101CF6">
        <w:rPr>
          <w:lang w:val="en-US"/>
        </w:rPr>
        <w:t>Is this worth mentioning?</w:t>
      </w:r>
    </w:p>
    <w:p w14:paraId="0099F0BD" w14:textId="197360A2" w:rsidR="00CC38CF" w:rsidRDefault="00B76E57" w:rsidP="00B76E57">
      <w:pPr>
        <w:pStyle w:val="Heading1"/>
        <w:rPr>
          <w:lang w:val="en-US"/>
        </w:rPr>
      </w:pPr>
      <w:r>
        <w:rPr>
          <w:lang w:val="en-US"/>
        </w:rPr>
        <w:t>Theme 3</w:t>
      </w:r>
      <w:r w:rsidR="002B15C0">
        <w:rPr>
          <w:lang w:val="en-US"/>
        </w:rPr>
        <w:t xml:space="preserve">: </w:t>
      </w:r>
      <w:r w:rsidR="000816CA">
        <w:rPr>
          <w:lang w:val="en-US"/>
        </w:rPr>
        <w:t xml:space="preserve">Framing and the </w:t>
      </w:r>
      <w:del w:id="9" w:author="Andrea Basche" w:date="2024-05-17T07:29:00Z" w16du:dateUtc="2024-05-17T12:29:00Z">
        <w:r w:rsidR="000816CA" w:rsidDel="000311E4">
          <w:rPr>
            <w:lang w:val="en-US"/>
          </w:rPr>
          <w:delText>c</w:delText>
        </w:r>
        <w:r w:rsidR="00CB074B" w:rsidDel="000311E4">
          <w:rPr>
            <w:lang w:val="en-US"/>
          </w:rPr>
          <w:delText>oexistance</w:delText>
        </w:r>
      </w:del>
      <w:ins w:id="10" w:author="Andrea Basche" w:date="2024-05-17T07:29:00Z" w16du:dateUtc="2024-05-17T12:29:00Z">
        <w:r w:rsidR="000311E4">
          <w:rPr>
            <w:lang w:val="en-US"/>
          </w:rPr>
          <w:t>coexistence</w:t>
        </w:r>
      </w:ins>
      <w:r w:rsidR="00CB074B">
        <w:rPr>
          <w:lang w:val="en-US"/>
        </w:rPr>
        <w:t xml:space="preserve"> of multiple truths</w:t>
      </w:r>
    </w:p>
    <w:p w14:paraId="7A67345F" w14:textId="0019D9C1" w:rsidR="00B61769" w:rsidRDefault="000513B4" w:rsidP="005F23AB">
      <w:pPr>
        <w:rPr>
          <w:lang w:val="en-US"/>
        </w:rPr>
      </w:pPr>
      <w:r>
        <w:rPr>
          <w:lang w:val="en-US"/>
        </w:rPr>
        <w:t xml:space="preserve">Positivism is a philosophical perspective that states empirical evidence based on observable phenomena collected using the scientific method is the only valid foundation for acquiring knowledge. </w:t>
      </w:r>
      <w:r w:rsidR="005E7AAE" w:rsidRPr="005370FC">
        <w:rPr>
          <w:lang w:val="en-US"/>
        </w:rPr>
        <w:t xml:space="preserve">Scientific objectivity </w:t>
      </w:r>
      <w:r w:rsidR="005370FC" w:rsidRPr="005370FC">
        <w:rPr>
          <w:lang w:val="en-US"/>
        </w:rPr>
        <w:t xml:space="preserve">refers to </w:t>
      </w:r>
      <w:r w:rsidR="005E7AAE" w:rsidRPr="005370FC">
        <w:rPr>
          <w:lang w:val="en-US"/>
        </w:rPr>
        <w:t xml:space="preserve">the idea that </w:t>
      </w:r>
      <w:r w:rsidR="00B61769">
        <w:rPr>
          <w:lang w:val="en-US"/>
        </w:rPr>
        <w:t xml:space="preserve">the </w:t>
      </w:r>
      <w:r w:rsidR="005E7AAE" w:rsidRPr="005370FC">
        <w:rPr>
          <w:lang w:val="en-US"/>
        </w:rPr>
        <w:t xml:space="preserve">scientists </w:t>
      </w:r>
      <w:r w:rsidR="00B61769">
        <w:rPr>
          <w:lang w:val="en-US"/>
        </w:rPr>
        <w:t xml:space="preserve">using the scientific method </w:t>
      </w:r>
      <w:r w:rsidR="005E7AAE" w:rsidRPr="005370FC">
        <w:rPr>
          <w:lang w:val="en-US"/>
        </w:rPr>
        <w:t xml:space="preserve">are not, or should not be, influenced by personal perspectives, values, or vested interests. </w:t>
      </w:r>
      <w:r w:rsidR="00B61769">
        <w:rPr>
          <w:lang w:val="en-US"/>
        </w:rPr>
        <w:t xml:space="preserve">These ideas relate to data feminism in that </w:t>
      </w:r>
      <w:r w:rsidR="003F2EAF">
        <w:rPr>
          <w:lang w:val="en-US"/>
        </w:rPr>
        <w:t xml:space="preserve">they were developed by a narrow slice of human intellect, and their implementation has been entangled with colonialism, racism, and other forms of </w:t>
      </w:r>
      <w:proofErr w:type="gramStart"/>
      <w:r w:rsidR="003F2EAF">
        <w:rPr>
          <w:lang w:val="en-US"/>
        </w:rPr>
        <w:t>oppressions(</w:t>
      </w:r>
      <w:proofErr w:type="gramEnd"/>
      <w:r w:rsidR="003F2EAF">
        <w:rPr>
          <w:lang w:val="en-US"/>
        </w:rPr>
        <w:t xml:space="preserve">Halpin 1989; </w:t>
      </w:r>
      <w:r w:rsidR="008D4591">
        <w:rPr>
          <w:lang w:val="en-US"/>
        </w:rPr>
        <w:t>Theses 2016;</w:t>
      </w:r>
      <w:r w:rsidR="003F2EAF">
        <w:rPr>
          <w:lang w:val="en-US"/>
        </w:rPr>
        <w:t>. T</w:t>
      </w:r>
      <w:r w:rsidR="00B61769">
        <w:rPr>
          <w:lang w:val="en-US"/>
        </w:rPr>
        <w:t xml:space="preserve">he appropriateness of positivism </w:t>
      </w:r>
      <w:r w:rsidR="003F2EAF">
        <w:rPr>
          <w:lang w:val="en-US"/>
        </w:rPr>
        <w:t xml:space="preserve">for answering certain types of questions </w:t>
      </w:r>
      <w:r w:rsidR="00B61769">
        <w:rPr>
          <w:lang w:val="en-US"/>
        </w:rPr>
        <w:t xml:space="preserve">has been </w:t>
      </w:r>
      <w:r w:rsidR="003F2EAF">
        <w:rPr>
          <w:lang w:val="en-US"/>
        </w:rPr>
        <w:t>debated since its inception</w:t>
      </w:r>
      <w:r w:rsidR="00B61769">
        <w:rPr>
          <w:lang w:val="en-US"/>
        </w:rPr>
        <w:t xml:space="preserve"> (CITE). </w:t>
      </w:r>
      <w:r w:rsidR="003F2EAF">
        <w:rPr>
          <w:lang w:val="en-US"/>
        </w:rPr>
        <w:t>T</w:t>
      </w:r>
      <w:r w:rsidR="005E7AAE" w:rsidRPr="005370FC">
        <w:rPr>
          <w:lang w:val="en-US"/>
        </w:rPr>
        <w:t>he feasibility and even desirability of objectivity in scien</w:t>
      </w:r>
      <w:r w:rsidR="001C7591">
        <w:rPr>
          <w:lang w:val="en-US"/>
        </w:rPr>
        <w:t>c</w:t>
      </w:r>
      <w:r w:rsidR="005E7AAE" w:rsidRPr="005370FC">
        <w:rPr>
          <w:lang w:val="en-US"/>
        </w:rPr>
        <w:t>e has been the subject of rigorous and long-lived philosophical debates</w:t>
      </w:r>
      <w:r w:rsidR="003F2EAF">
        <w:rPr>
          <w:lang w:val="en-US"/>
        </w:rPr>
        <w:t xml:space="preserve">, and as the diversity of scientists increases those debates have moved into mainstream dialogues </w:t>
      </w:r>
      <w:r w:rsidR="005E7AAE" w:rsidRPr="005370FC">
        <w:rPr>
          <w:lang w:val="en-US"/>
        </w:rPr>
        <w:t xml:space="preserve">(Reiss 2014; </w:t>
      </w:r>
      <w:r w:rsidR="008D4591">
        <w:rPr>
          <w:lang w:val="en-US"/>
        </w:rPr>
        <w:t>Becker 2021</w:t>
      </w:r>
      <w:r w:rsidR="005E7AAE" w:rsidRPr="005370FC">
        <w:rPr>
          <w:lang w:val="en-US"/>
        </w:rPr>
        <w:t>).</w:t>
      </w:r>
      <w:r w:rsidR="005E7AAE" w:rsidRPr="0029011A">
        <w:rPr>
          <w:color w:val="1A1A1A"/>
          <w:sz w:val="25"/>
          <w:szCs w:val="25"/>
          <w:shd w:val="clear" w:color="auto" w:fill="FFFFFF"/>
          <w:lang w:val="en-US"/>
        </w:rPr>
        <w:t xml:space="preserve"> </w:t>
      </w:r>
      <w:r w:rsidR="003319F6">
        <w:rPr>
          <w:lang w:val="en-US"/>
        </w:rPr>
        <w:t>As a corollary, the acknowledgement of how value systems impact approaches to problems, and perceived solutions has grown</w:t>
      </w:r>
      <w:r w:rsidR="003F2AD7">
        <w:rPr>
          <w:lang w:val="en-US"/>
        </w:rPr>
        <w:t xml:space="preserve"> (Rykiel 2001)</w:t>
      </w:r>
      <w:r w:rsidR="003319F6">
        <w:rPr>
          <w:lang w:val="en-US"/>
        </w:rPr>
        <w:t xml:space="preserve">. </w:t>
      </w:r>
    </w:p>
    <w:p w14:paraId="13E00694" w14:textId="77777777" w:rsidR="00B61769" w:rsidRDefault="00B61769" w:rsidP="005F23AB">
      <w:pPr>
        <w:rPr>
          <w:lang w:val="en-US"/>
        </w:rPr>
      </w:pPr>
    </w:p>
    <w:p w14:paraId="585F7A14" w14:textId="160405C8" w:rsidR="00555110" w:rsidRDefault="00FF710E" w:rsidP="005F23AB">
      <w:pPr>
        <w:rPr>
          <w:lang w:val="en-US"/>
        </w:rPr>
      </w:pPr>
      <w:r>
        <w:rPr>
          <w:lang w:val="en-US"/>
        </w:rPr>
        <w:t xml:space="preserve">A slew of paradigms </w:t>
      </w:r>
      <w:proofErr w:type="gramStart"/>
      <w:r>
        <w:rPr>
          <w:lang w:val="en-US"/>
        </w:rPr>
        <w:t>have</w:t>
      </w:r>
      <w:proofErr w:type="gramEnd"/>
      <w:r>
        <w:rPr>
          <w:lang w:val="en-US"/>
        </w:rPr>
        <w:t xml:space="preserve"> been introduced in response to these issues in an attempt to support</w:t>
      </w:r>
      <w:r w:rsidR="00B25BC5">
        <w:rPr>
          <w:lang w:val="en-US"/>
        </w:rPr>
        <w:t xml:space="preserve"> a more nuanced and reflexive approach to scientific inquiry</w:t>
      </w:r>
      <w:r>
        <w:rPr>
          <w:lang w:val="en-US"/>
        </w:rPr>
        <w:t xml:space="preserve">. Topics such as </w:t>
      </w:r>
      <w:r w:rsidR="00B25BC5">
        <w:rPr>
          <w:lang w:val="en-US"/>
        </w:rPr>
        <w:t>the i</w:t>
      </w:r>
      <w:r w:rsidR="00A42FCE">
        <w:rPr>
          <w:lang w:val="en-US"/>
        </w:rPr>
        <w:t xml:space="preserve">mportance of the role of interpretation, plurality of methods, critical reflexivity, and fallibilism </w:t>
      </w:r>
      <w:r>
        <w:rPr>
          <w:lang w:val="en-US"/>
        </w:rPr>
        <w:t xml:space="preserve">are embraced as inherent in the pursuit of knowledge, while still valuing the foundations of empirical evidence and systematic investigation. </w:t>
      </w:r>
      <w:r w:rsidRPr="00FF710E">
        <w:rPr>
          <w:lang w:val="en-US"/>
        </w:rPr>
        <w:t xml:space="preserve">While these ideas have been embraced and codified in social sciences (Ryan 2006; others), it has failed to deeply permeate other fields, including agriculture (Clark 2002 (nursing); Norton 2008 (ecology); Nicklay et al. XX; Pretty 1994; Ebel et al. 2020). Here, we collectively group these ideas into the </w:t>
      </w:r>
      <w:r w:rsidR="00555110">
        <w:rPr>
          <w:lang w:val="en-US"/>
        </w:rPr>
        <w:t>acknowledgement that multiple truths can coexist. We stress that we are not claiming that all perspectives are equally valid, or that there are no objective truths. Instead, we emphasize how this mentality opens us up to diverse perspectives and leads to productive conservations in the field of agriculture. We argue that it is only by adding diverse sets of perspectives can we create a more complete</w:t>
      </w:r>
      <w:r w:rsidR="00CA747F">
        <w:rPr>
          <w:lang w:val="en-US"/>
        </w:rPr>
        <w:t>, and just,</w:t>
      </w:r>
      <w:r w:rsidR="00555110">
        <w:rPr>
          <w:lang w:val="en-US"/>
        </w:rPr>
        <w:t xml:space="preserve"> picture of the ‘truth’. </w:t>
      </w:r>
    </w:p>
    <w:p w14:paraId="41A71D00" w14:textId="77777777" w:rsidR="00555110" w:rsidRDefault="00555110" w:rsidP="005F23AB">
      <w:pPr>
        <w:rPr>
          <w:lang w:val="en-US"/>
        </w:rPr>
      </w:pPr>
    </w:p>
    <w:p w14:paraId="7CEDB6DA" w14:textId="6D7615B7" w:rsidR="003319F6" w:rsidRDefault="003319F6" w:rsidP="003319F6">
      <w:pPr>
        <w:pStyle w:val="Heading2"/>
        <w:rPr>
          <w:lang w:val="en-US"/>
        </w:rPr>
      </w:pPr>
      <w:r>
        <w:rPr>
          <w:lang w:val="en-US"/>
        </w:rPr>
        <w:t>Agriculture</w:t>
      </w:r>
      <w:r w:rsidR="000816CA">
        <w:rPr>
          <w:lang w:val="en-US"/>
        </w:rPr>
        <w:t xml:space="preserve"> and </w:t>
      </w:r>
      <w:r>
        <w:rPr>
          <w:lang w:val="en-US"/>
        </w:rPr>
        <w:t>values</w:t>
      </w:r>
    </w:p>
    <w:p w14:paraId="2F8A5137" w14:textId="77777777" w:rsidR="00555110" w:rsidRDefault="00555110" w:rsidP="00FF710E">
      <w:pPr>
        <w:rPr>
          <w:lang w:val="en-US"/>
        </w:rPr>
      </w:pPr>
    </w:p>
    <w:p w14:paraId="1A554658" w14:textId="43766A8A" w:rsidR="00FB3F65" w:rsidRDefault="00FF710E" w:rsidP="00FB3F65">
      <w:pPr>
        <w:rPr>
          <w:lang w:val="en-US"/>
        </w:rPr>
      </w:pPr>
      <w:r>
        <w:rPr>
          <w:lang w:val="en-US"/>
        </w:rPr>
        <w:t xml:space="preserve">A book written to illustrate how underlying value systems shape individuals’ perspectives on solutions to complex global challenges unwittingly uses agricultural research as its backdrop. ‘The Wizard and the Prophet’ (CITE) explores the worldviews of Norman Borlaug and William Vogt, two white, Western men working on agricultural topics </w:t>
      </w:r>
      <w:r w:rsidR="004A756B">
        <w:rPr>
          <w:lang w:val="en-US"/>
        </w:rPr>
        <w:t>during</w:t>
      </w:r>
      <w:r>
        <w:rPr>
          <w:lang w:val="en-US"/>
        </w:rPr>
        <w:t xml:space="preserve"> the </w:t>
      </w:r>
      <w:r w:rsidR="004A756B">
        <w:rPr>
          <w:lang w:val="en-US"/>
        </w:rPr>
        <w:t>20</w:t>
      </w:r>
      <w:r w:rsidR="004A756B" w:rsidRPr="004A756B">
        <w:rPr>
          <w:vertAlign w:val="superscript"/>
          <w:lang w:val="en-US"/>
        </w:rPr>
        <w:t>th</w:t>
      </w:r>
      <w:r w:rsidR="004A756B">
        <w:rPr>
          <w:lang w:val="en-US"/>
        </w:rPr>
        <w:t xml:space="preserve"> century</w:t>
      </w:r>
      <w:r w:rsidR="000816CA">
        <w:rPr>
          <w:lang w:val="en-US"/>
        </w:rPr>
        <w:t xml:space="preserve"> but coming from divergent backgrounds</w:t>
      </w:r>
      <w:r>
        <w:rPr>
          <w:lang w:val="en-US"/>
        </w:rPr>
        <w:t>.</w:t>
      </w:r>
      <w:r w:rsidR="004A756B">
        <w:rPr>
          <w:lang w:val="en-US"/>
        </w:rPr>
        <w:t xml:space="preserve"> </w:t>
      </w:r>
      <w:r w:rsidR="000816CA">
        <w:rPr>
          <w:lang w:val="en-US"/>
        </w:rPr>
        <w:t xml:space="preserve">Borlaug was raised on a Midwestern US farm, and his life was greatly impacted by the introduction of tractors. This experience likely influenced how he thought of solutions, and </w:t>
      </w:r>
      <w:r w:rsidR="00CA747F">
        <w:rPr>
          <w:lang w:val="en-US"/>
        </w:rPr>
        <w:t xml:space="preserve">he </w:t>
      </w:r>
      <w:r w:rsidR="000816CA">
        <w:rPr>
          <w:lang w:val="en-US"/>
        </w:rPr>
        <w:t>is portrayed as a ‘wizard’, embodying a technocentric worldview the prioritizes technological innovation and human ingenuity as the means to address global issues.</w:t>
      </w:r>
      <w:r w:rsidR="00725FDB">
        <w:rPr>
          <w:lang w:val="en-US"/>
        </w:rPr>
        <w:t xml:space="preserve"> Vogt began his life in a rural area surrounded by unbuilt environments, but moved to the city and witnessed the urban development of his place of birth. Vogt is portrayed as a ‘prophet’, emphasizing the need to live within ecological limits. Borlaug researched ways to leverage technology to intensify agricultural practices and increase food production, an effort that contributed to a larger collection of innovations collectively referred to as ‘the Green Revolution’ and for which Borlaug won a Nobel Peace Prize (CITE). Vogt used science to formally develop the idea of carrying-capacity</w:t>
      </w:r>
      <w:r w:rsidR="00CA747F">
        <w:rPr>
          <w:lang w:val="en-US"/>
        </w:rPr>
        <w:t xml:space="preserve"> (CITE). He </w:t>
      </w:r>
      <w:r w:rsidR="00725FDB">
        <w:rPr>
          <w:lang w:val="en-US"/>
        </w:rPr>
        <w:t>advocated for limiting population growth rather than increasing food production</w:t>
      </w:r>
      <w:r w:rsidR="00CA747F">
        <w:rPr>
          <w:lang w:val="en-US"/>
        </w:rPr>
        <w:t xml:space="preserve">, and developed a </w:t>
      </w:r>
      <w:r w:rsidR="00CA747F">
        <w:rPr>
          <w:lang w:val="en-US"/>
        </w:rPr>
        <w:lastRenderedPageBreak/>
        <w:t>model for environmental activism that is still used today.</w:t>
      </w:r>
      <w:r w:rsidR="00197361">
        <w:rPr>
          <w:lang w:val="en-US"/>
        </w:rPr>
        <w:t xml:space="preserve"> </w:t>
      </w:r>
      <w:r w:rsidR="00836245">
        <w:rPr>
          <w:lang w:val="en-US"/>
        </w:rPr>
        <w:t>Both Borlaug and Vogt had valid</w:t>
      </w:r>
      <w:r w:rsidR="009A141C">
        <w:rPr>
          <w:lang w:val="en-US"/>
        </w:rPr>
        <w:t xml:space="preserve"> results and conclusions based on using the scientific method to investigate questions that were motivated by their personal values and experiences. </w:t>
      </w:r>
      <w:r w:rsidR="00197361">
        <w:rPr>
          <w:lang w:val="en-US"/>
        </w:rPr>
        <w:t xml:space="preserve">The differing motivations do not invalidate their truths, but rather demonstrate how multiple truths can co-exist at once. </w:t>
      </w:r>
    </w:p>
    <w:p w14:paraId="12B02B4D" w14:textId="54785B42" w:rsidR="00836245" w:rsidRDefault="00836245" w:rsidP="00FF710E">
      <w:pPr>
        <w:rPr>
          <w:lang w:val="en-US"/>
        </w:rPr>
      </w:pPr>
    </w:p>
    <w:p w14:paraId="080121B9" w14:textId="107A00BA" w:rsidR="00FB3F65" w:rsidRDefault="009A141C" w:rsidP="00FB3F65">
      <w:pPr>
        <w:rPr>
          <w:lang w:val="en-US"/>
        </w:rPr>
      </w:pPr>
      <w:r>
        <w:rPr>
          <w:lang w:val="en-US"/>
        </w:rPr>
        <w:t xml:space="preserve">In the context of policy making, the acknowledgement of contradictory realities, such as the coexistence of abundance and starvation, is understood </w:t>
      </w:r>
      <w:r w:rsidR="00197361">
        <w:rPr>
          <w:lang w:val="en-US"/>
        </w:rPr>
        <w:t xml:space="preserve">as an inherent complexity in </w:t>
      </w:r>
      <w:r>
        <w:rPr>
          <w:lang w:val="en-US"/>
        </w:rPr>
        <w:t xml:space="preserve">addressing multi-faceted issues (Stone 2022). </w:t>
      </w:r>
      <w:r w:rsidR="00197361">
        <w:rPr>
          <w:lang w:val="en-US"/>
        </w:rPr>
        <w:t xml:space="preserve">In this context, </w:t>
      </w:r>
      <w:r>
        <w:rPr>
          <w:lang w:val="en-US"/>
        </w:rPr>
        <w:t>the broader the set of realities that are available, the more complete the overall picture becomes</w:t>
      </w:r>
      <w:r w:rsidR="00197361">
        <w:rPr>
          <w:lang w:val="en-US"/>
        </w:rPr>
        <w:t>, and concomitantly the possibility for more equitable solutions</w:t>
      </w:r>
      <w:r>
        <w:rPr>
          <w:lang w:val="en-US"/>
        </w:rPr>
        <w:t xml:space="preserve">. For topics as fundamental to human survival as food production, incorporating the </w:t>
      </w:r>
      <w:r w:rsidR="0020544A">
        <w:rPr>
          <w:lang w:val="en-US"/>
        </w:rPr>
        <w:t xml:space="preserve">scientific </w:t>
      </w:r>
      <w:r>
        <w:rPr>
          <w:lang w:val="en-US"/>
        </w:rPr>
        <w:t xml:space="preserve">contributions produced using </w:t>
      </w:r>
      <w:r w:rsidR="0020544A">
        <w:rPr>
          <w:lang w:val="en-US"/>
        </w:rPr>
        <w:t>diverse</w:t>
      </w:r>
      <w:r>
        <w:rPr>
          <w:lang w:val="en-US"/>
        </w:rPr>
        <w:t xml:space="preserve"> framings will </w:t>
      </w:r>
      <w:r w:rsidR="009A0D1A">
        <w:rPr>
          <w:lang w:val="en-US"/>
        </w:rPr>
        <w:t xml:space="preserve">undoubtedly lay the foundation for more equitable </w:t>
      </w:r>
      <w:r>
        <w:rPr>
          <w:lang w:val="en-US"/>
        </w:rPr>
        <w:t xml:space="preserve">outcomes. </w:t>
      </w:r>
      <w:r w:rsidR="00FB3F65">
        <w:rPr>
          <w:lang w:val="en-US"/>
        </w:rPr>
        <w:t xml:space="preserve">Ironically, although the worldviews of the two example figures are divergent, they represent those of two American males of European descent as written by an American male of European descent. This demonstrates how even classical delineations such as race and gender portend very little in regard to value </w:t>
      </w:r>
      <w:proofErr w:type="gramStart"/>
      <w:r w:rsidR="00FB3F65">
        <w:rPr>
          <w:lang w:val="en-US"/>
        </w:rPr>
        <w:t>systems, and</w:t>
      </w:r>
      <w:proofErr w:type="gramEnd"/>
      <w:r w:rsidR="00FB3F65">
        <w:rPr>
          <w:lang w:val="en-US"/>
        </w:rPr>
        <w:t xml:space="preserve"> lends us to imagine the insight that would be gained from adding more framings. </w:t>
      </w:r>
      <w:r w:rsidR="009A0D1A">
        <w:rPr>
          <w:lang w:val="en-US"/>
        </w:rPr>
        <w:t xml:space="preserve">Today, an increasing availability of diversely framed reflections concerning the Green Revolution have led to significantly more nuanced understandings of the motivations, impacts, and XX of the Green Revolution (PBS series, </w:t>
      </w:r>
      <w:r w:rsidR="00FB3F65" w:rsidRPr="004B3A0C">
        <w:rPr>
          <w:lang w:val="en-US"/>
        </w:rPr>
        <w:t>https://www.pbs.org/wgbh/americanexperience/films/man-who-tried-to-feed-the-world/</w:t>
      </w:r>
    </w:p>
    <w:p w14:paraId="79FB1BAA" w14:textId="2E775980" w:rsidR="002D5221" w:rsidRDefault="009A0D1A" w:rsidP="002D5221">
      <w:pPr>
        <w:rPr>
          <w:lang w:val="en-US"/>
        </w:rPr>
      </w:pPr>
      <w:r>
        <w:rPr>
          <w:lang w:val="en-US"/>
        </w:rPr>
        <w:t xml:space="preserve">others). As calls for a ‘second Green Revolution’ proliferate (XX), </w:t>
      </w:r>
      <w:r w:rsidR="002D5221">
        <w:rPr>
          <w:lang w:val="en-US"/>
        </w:rPr>
        <w:t xml:space="preserve">the ability of society to </w:t>
      </w:r>
      <w:r w:rsidR="00FB3F65">
        <w:rPr>
          <w:lang w:val="en-US"/>
        </w:rPr>
        <w:t>leverage</w:t>
      </w:r>
      <w:r w:rsidR="002D5221">
        <w:rPr>
          <w:lang w:val="en-US"/>
        </w:rPr>
        <w:t xml:space="preserve"> </w:t>
      </w:r>
      <w:r>
        <w:rPr>
          <w:lang w:val="en-US"/>
        </w:rPr>
        <w:t>diverse voices contributing to the discussion will be a great asset.</w:t>
      </w:r>
      <w:r w:rsidR="002D5221" w:rsidRPr="002D5221">
        <w:rPr>
          <w:lang w:val="en-US"/>
        </w:rPr>
        <w:t xml:space="preserve"> </w:t>
      </w:r>
      <w:r w:rsidR="002D5221">
        <w:rPr>
          <w:lang w:val="en-US"/>
        </w:rPr>
        <w:t xml:space="preserve">Scientists who </w:t>
      </w:r>
      <w:proofErr w:type="gramStart"/>
      <w:r w:rsidR="002D5221">
        <w:rPr>
          <w:lang w:val="en-US"/>
        </w:rPr>
        <w:t>are able to</w:t>
      </w:r>
      <w:proofErr w:type="gramEnd"/>
      <w:r w:rsidR="002D5221">
        <w:rPr>
          <w:lang w:val="en-US"/>
        </w:rPr>
        <w:t xml:space="preserve"> acknowledge and navigate the existence of multiple truths are better equipped to provide solutions that do not preferentially disadvantage vulnerable groups</w:t>
      </w:r>
      <w:r w:rsidR="00FB3F65">
        <w:rPr>
          <w:lang w:val="en-US"/>
        </w:rPr>
        <w:t xml:space="preserve"> (Jordan about world views paper)</w:t>
      </w:r>
      <w:r w:rsidR="002D5221">
        <w:rPr>
          <w:lang w:val="en-US"/>
        </w:rPr>
        <w:t xml:space="preserve">. </w:t>
      </w:r>
    </w:p>
    <w:p w14:paraId="4E6BB40E" w14:textId="41611609" w:rsidR="009A0D1A" w:rsidRDefault="009A0D1A" w:rsidP="009A141C">
      <w:pPr>
        <w:rPr>
          <w:lang w:val="en-US"/>
        </w:rPr>
      </w:pPr>
      <w:r>
        <w:rPr>
          <w:lang w:val="en-US"/>
        </w:rPr>
        <w:t xml:space="preserve"> </w:t>
      </w:r>
    </w:p>
    <w:p w14:paraId="4028B844" w14:textId="354C7D34" w:rsidR="00F77422" w:rsidRDefault="00FB3F65" w:rsidP="0083017C">
      <w:pPr>
        <w:rPr>
          <w:lang w:val="en-US"/>
        </w:rPr>
      </w:pPr>
      <w:r>
        <w:rPr>
          <w:lang w:val="en-US"/>
        </w:rPr>
        <w:t xml:space="preserve">While the set of framings represented in agricultural science is becoming more diverse. </w:t>
      </w:r>
      <w:r w:rsidR="00F77422">
        <w:rPr>
          <w:lang w:val="en-US"/>
        </w:rPr>
        <w:t xml:space="preserve">Examining how a particular set of values can </w:t>
      </w:r>
      <w:r>
        <w:rPr>
          <w:lang w:val="en-US"/>
        </w:rPr>
        <w:t>influence</w:t>
      </w:r>
      <w:r w:rsidR="00F77422">
        <w:rPr>
          <w:lang w:val="en-US"/>
        </w:rPr>
        <w:t xml:space="preserve"> scientific outcomes has produced productive conversations, as well as creative new lines of inquiry. For example, </w:t>
      </w:r>
      <w:r w:rsidR="0083017C">
        <w:rPr>
          <w:lang w:val="en-US"/>
        </w:rPr>
        <w:t xml:space="preserve">recent research has explicitly analyzed how various framings dictate weed management goals, exposing novel research questions that emerge only when new framings are taken seriously </w:t>
      </w:r>
      <w:r w:rsidR="00F77422">
        <w:rPr>
          <w:lang w:val="en-US"/>
        </w:rPr>
        <w:t>(</w:t>
      </w:r>
      <w:proofErr w:type="spellStart"/>
      <w:r w:rsidR="00F77422">
        <w:rPr>
          <w:lang w:val="en-US"/>
        </w:rPr>
        <w:t>MacLaren</w:t>
      </w:r>
      <w:proofErr w:type="spellEnd"/>
      <w:r w:rsidR="00F77422">
        <w:rPr>
          <w:lang w:val="en-US"/>
        </w:rPr>
        <w:t xml:space="preserve"> et al 2020</w:t>
      </w:r>
      <w:r w:rsidR="0083017C">
        <w:rPr>
          <w:lang w:val="en-US"/>
        </w:rPr>
        <w:t xml:space="preserve">; </w:t>
      </w:r>
      <w:r w:rsidR="00F67DEF">
        <w:rPr>
          <w:lang w:val="en-US"/>
        </w:rPr>
        <w:t xml:space="preserve">Weisberger et al. 2024). </w:t>
      </w:r>
      <w:r w:rsidR="0083017C">
        <w:rPr>
          <w:lang w:val="en-US"/>
        </w:rPr>
        <w:t>C</w:t>
      </w:r>
      <w:r w:rsidR="002D5221">
        <w:rPr>
          <w:lang w:val="en-US"/>
        </w:rPr>
        <w:t>ompar</w:t>
      </w:r>
      <w:r w:rsidR="0083017C">
        <w:rPr>
          <w:lang w:val="en-US"/>
        </w:rPr>
        <w:t>ative</w:t>
      </w:r>
      <w:r w:rsidR="002D5221">
        <w:rPr>
          <w:lang w:val="en-US"/>
        </w:rPr>
        <w:t xml:space="preserve"> analyses</w:t>
      </w:r>
      <w:r w:rsidR="0083017C">
        <w:rPr>
          <w:lang w:val="en-US"/>
        </w:rPr>
        <w:t xml:space="preserve">, article responses, and </w:t>
      </w:r>
      <w:r w:rsidR="00E65BFE">
        <w:rPr>
          <w:lang w:val="en-US"/>
        </w:rPr>
        <w:t xml:space="preserve">commentaries are </w:t>
      </w:r>
      <w:r w:rsidR="0083017C">
        <w:rPr>
          <w:lang w:val="en-US"/>
        </w:rPr>
        <w:t xml:space="preserve">also avenues for productively exploring what analytical decisions are made, </w:t>
      </w:r>
      <w:r>
        <w:rPr>
          <w:lang w:val="en-US"/>
        </w:rPr>
        <w:t xml:space="preserve">what may have motivated those decisions, </w:t>
      </w:r>
      <w:r w:rsidR="0083017C">
        <w:rPr>
          <w:lang w:val="en-US"/>
        </w:rPr>
        <w:t>and how they impact conclusions. Complex agricultural topics such as herbicide use (Kniss), climate impacts of ethanol production (Hill 2022), organic agriculture (</w:t>
      </w:r>
      <w:proofErr w:type="spellStart"/>
      <w:r w:rsidR="0083017C">
        <w:rPr>
          <w:lang w:val="en-US"/>
        </w:rPr>
        <w:t>Wilbois</w:t>
      </w:r>
      <w:proofErr w:type="spellEnd"/>
      <w:r w:rsidR="0083017C">
        <w:rPr>
          <w:lang w:val="en-US"/>
        </w:rPr>
        <w:t xml:space="preserve"> 2019</w:t>
      </w:r>
      <w:r>
        <w:rPr>
          <w:lang w:val="en-US"/>
        </w:rPr>
        <w:t>; Swedish organic reviewer paper</w:t>
      </w:r>
      <w:r w:rsidR="0083017C">
        <w:rPr>
          <w:lang w:val="en-US"/>
        </w:rPr>
        <w:t xml:space="preserve">), tillage and soil carbon (Miguez/Schulte), and bioenergy (XX) </w:t>
      </w:r>
      <w:r>
        <w:rPr>
          <w:lang w:val="en-US"/>
        </w:rPr>
        <w:t xml:space="preserve">are examples where conversations </w:t>
      </w:r>
      <w:r w:rsidR="0083017C">
        <w:rPr>
          <w:lang w:val="en-US"/>
        </w:rPr>
        <w:t xml:space="preserve">have benefited from dissecting how different framings may lead to different data analysis choices. </w:t>
      </w:r>
    </w:p>
    <w:p w14:paraId="7FC48BCD" w14:textId="77777777" w:rsidR="00873FDC" w:rsidRDefault="00873FDC" w:rsidP="009A141C">
      <w:pPr>
        <w:rPr>
          <w:lang w:val="en-US"/>
        </w:rPr>
      </w:pPr>
    </w:p>
    <w:p w14:paraId="1F914992" w14:textId="631B3F0D" w:rsidR="00FB3F65" w:rsidRDefault="00873FDC" w:rsidP="004A756B">
      <w:pPr>
        <w:rPr>
          <w:lang w:val="en-US"/>
        </w:rPr>
      </w:pPr>
      <w:r>
        <w:rPr>
          <w:lang w:val="en-US"/>
        </w:rPr>
        <w:t>As an agricultural scientist, your background frames your work.</w:t>
      </w:r>
      <w:r w:rsidR="00FB3F65">
        <w:rPr>
          <w:lang w:val="en-US"/>
        </w:rPr>
        <w:t xml:space="preserve"> </w:t>
      </w:r>
      <w:r w:rsidR="009A141C">
        <w:rPr>
          <w:lang w:val="en-US"/>
        </w:rPr>
        <w:t xml:space="preserve">We argue that by seeking to eliminate </w:t>
      </w:r>
      <w:r w:rsidR="00FB3F65">
        <w:rPr>
          <w:lang w:val="en-US"/>
        </w:rPr>
        <w:t xml:space="preserve">the influence of that framing, </w:t>
      </w:r>
      <w:r w:rsidR="009A141C">
        <w:rPr>
          <w:lang w:val="en-US"/>
        </w:rPr>
        <w:t>we insinuat</w:t>
      </w:r>
      <w:r w:rsidR="00FB3F65">
        <w:rPr>
          <w:lang w:val="en-US"/>
        </w:rPr>
        <w:t>e</w:t>
      </w:r>
      <w:r w:rsidR="009A141C">
        <w:rPr>
          <w:lang w:val="en-US"/>
        </w:rPr>
        <w:t xml:space="preserve"> it is possible, and are concomitantly quelling what our own experiences can proffer to our work.</w:t>
      </w:r>
      <w:r w:rsidR="00AD6ED0" w:rsidRPr="00AD6ED0">
        <w:rPr>
          <w:lang w:val="en-US"/>
        </w:rPr>
        <w:t xml:space="preserve"> </w:t>
      </w:r>
      <w:r w:rsidR="0020544A">
        <w:rPr>
          <w:lang w:val="en-US"/>
        </w:rPr>
        <w:t>NEED MORE WRAP UP</w:t>
      </w:r>
    </w:p>
    <w:p w14:paraId="1C1B4911" w14:textId="77777777" w:rsidR="00FB3F65" w:rsidRDefault="00FB3F65" w:rsidP="004A756B">
      <w:pPr>
        <w:rPr>
          <w:lang w:val="en-US"/>
        </w:rPr>
      </w:pPr>
    </w:p>
    <w:p w14:paraId="29F2FE25" w14:textId="77777777" w:rsidR="00FB3F65" w:rsidRDefault="00FB3F65" w:rsidP="004A756B">
      <w:pPr>
        <w:rPr>
          <w:lang w:val="en-US"/>
        </w:rPr>
      </w:pPr>
      <w:r>
        <w:rPr>
          <w:lang w:val="en-US"/>
        </w:rPr>
        <w:t>Is this worth getting into?</w:t>
      </w:r>
    </w:p>
    <w:p w14:paraId="5E869536" w14:textId="7222B9DA" w:rsidR="004A756B" w:rsidRPr="0029011A" w:rsidRDefault="00AD6ED0" w:rsidP="00FB3F65">
      <w:pPr>
        <w:rPr>
          <w:rFonts w:ascii="Segoe UI" w:hAnsi="Segoe UI" w:cs="Segoe UI"/>
          <w:color w:val="0D0D0D"/>
          <w:shd w:val="clear" w:color="auto" w:fill="FFFFFF"/>
          <w:lang w:val="en-US"/>
        </w:rPr>
      </w:pPr>
      <w:r>
        <w:rPr>
          <w:lang w:val="en-US"/>
        </w:rPr>
        <w:t>On the flip sid</w:t>
      </w:r>
      <w:r w:rsidR="00FB3F65">
        <w:rPr>
          <w:lang w:val="en-US"/>
        </w:rPr>
        <w:t>e</w:t>
      </w:r>
      <w:r>
        <w:rPr>
          <w:lang w:val="en-US"/>
        </w:rPr>
        <w:t>, researchers should respect th</w:t>
      </w:r>
      <w:r w:rsidR="00FB3F65">
        <w:rPr>
          <w:lang w:val="en-US"/>
        </w:rPr>
        <w:t>at</w:t>
      </w:r>
      <w:r>
        <w:rPr>
          <w:lang w:val="en-US"/>
        </w:rPr>
        <w:t xml:space="preserve"> framings create data. </w:t>
      </w:r>
      <w:r w:rsidR="004A756B">
        <w:rPr>
          <w:lang w:val="en-US"/>
        </w:rPr>
        <w:t xml:space="preserve">There are numerous initiatives that advocate for free and open sharing of data generated by governments, industries, and research </w:t>
      </w:r>
      <w:proofErr w:type="gramStart"/>
      <w:r w:rsidR="004A756B">
        <w:rPr>
          <w:lang w:val="en-US"/>
        </w:rPr>
        <w:t>institutions ((</w:t>
      </w:r>
      <w:proofErr w:type="gramEnd"/>
      <w:r w:rsidR="004A756B">
        <w:rPr>
          <w:lang w:val="en-US"/>
        </w:rPr>
        <w:t xml:space="preserve">CITE). The open science movement champions the ethos of transparency, collaboration, and accessibility in scientific </w:t>
      </w:r>
      <w:proofErr w:type="gramStart"/>
      <w:r w:rsidR="004A756B">
        <w:rPr>
          <w:lang w:val="en-US"/>
        </w:rPr>
        <w:t>research;</w:t>
      </w:r>
      <w:proofErr w:type="gramEnd"/>
      <w:r w:rsidR="004A756B">
        <w:rPr>
          <w:lang w:val="en-US"/>
        </w:rPr>
        <w:t xml:space="preserve"> as a corollary the movement promotes the unrestricted sharing of data (CITE). Indeed, the sharing of data has facilitated more efficient use of resources for research through data re-use (Piwowar), and in some countries freely available governmental data XXX both public and private entities leverage governmental data that is freely available (Piwowar). However, the open sharing of data also introduces risks regarding data misinterpretation or misuse. Data shared openly may be used out of context. </w:t>
      </w:r>
      <w:r w:rsidR="00FB3F65">
        <w:rPr>
          <w:lang w:val="en-US"/>
        </w:rPr>
        <w:t xml:space="preserve">By embracing our own framings, we concomitantly recognize the need to understand the framings of others. Failure to do </w:t>
      </w:r>
      <w:r w:rsidR="00FB3F65">
        <w:rPr>
          <w:lang w:val="en-US"/>
        </w:rPr>
        <w:lastRenderedPageBreak/>
        <w:t>so can result in gross misunderstandings (</w:t>
      </w:r>
      <w:proofErr w:type="spellStart"/>
      <w:r w:rsidR="00FB3F65">
        <w:rPr>
          <w:lang w:val="en-US"/>
        </w:rPr>
        <w:t>Cropscape</w:t>
      </w:r>
      <w:proofErr w:type="spellEnd"/>
      <w:r w:rsidR="00FB3F65">
        <w:rPr>
          <w:lang w:val="en-US"/>
        </w:rPr>
        <w:t xml:space="preserve"> data article, NASS data increasing women producers). </w:t>
      </w:r>
      <w:r w:rsidR="004A756B">
        <w:rPr>
          <w:lang w:val="en-US"/>
        </w:rPr>
        <w:t>Data should be treated within the gift culture of scholarship, in which goods are bartered between trusted colleagues rather than treated as commodities (Wallis).</w:t>
      </w:r>
    </w:p>
    <w:p w14:paraId="5E9A8B6D" w14:textId="77777777" w:rsidR="00A42909" w:rsidRDefault="00A42909" w:rsidP="00445D45">
      <w:pPr>
        <w:rPr>
          <w:rFonts w:ascii="Segoe UI" w:hAnsi="Segoe UI" w:cs="Segoe UI"/>
          <w:color w:val="0D0D0D"/>
          <w:shd w:val="clear" w:color="auto" w:fill="FFFFFF"/>
          <w:lang w:val="en-US"/>
        </w:rPr>
      </w:pPr>
    </w:p>
    <w:p w14:paraId="2E7BC762" w14:textId="77777777" w:rsidR="00445D45" w:rsidRPr="0029011A" w:rsidRDefault="00445D45" w:rsidP="00445D45">
      <w:pPr>
        <w:rPr>
          <w:rFonts w:ascii="Segoe UI" w:hAnsi="Segoe UI" w:cs="Segoe UI"/>
          <w:color w:val="0D0D0D"/>
          <w:shd w:val="clear" w:color="auto" w:fill="FFFFFF"/>
          <w:lang w:val="en-US"/>
        </w:rPr>
      </w:pPr>
    </w:p>
    <w:p w14:paraId="770E28BC" w14:textId="77777777" w:rsidR="001E6DEB" w:rsidRDefault="001E6DEB" w:rsidP="003D1C2B">
      <w:pPr>
        <w:rPr>
          <w:lang w:val="en-US"/>
        </w:rPr>
      </w:pPr>
    </w:p>
    <w:p w14:paraId="258909FC" w14:textId="599B7E66" w:rsidR="008A169F" w:rsidRDefault="008A169F" w:rsidP="008A169F">
      <w:pPr>
        <w:pStyle w:val="Heading1"/>
        <w:rPr>
          <w:lang w:val="en-US"/>
        </w:rPr>
      </w:pPr>
      <w:r>
        <w:rPr>
          <w:lang w:val="en-US"/>
        </w:rPr>
        <w:t>Conclusions</w:t>
      </w:r>
    </w:p>
    <w:p w14:paraId="6577F78A" w14:textId="323262F9" w:rsidR="008A169F" w:rsidRPr="008A169F" w:rsidRDefault="008A169F" w:rsidP="008A169F">
      <w:pPr>
        <w:rPr>
          <w:lang w:val="en-US"/>
        </w:rPr>
      </w:pPr>
      <w:r>
        <w:rPr>
          <w:lang w:val="en-US"/>
        </w:rPr>
        <w:t>In this paper</w:t>
      </w:r>
      <w:r w:rsidR="00C65676">
        <w:rPr>
          <w:lang w:val="en-US"/>
        </w:rPr>
        <w:t xml:space="preserve">, using the principles of data feminism as our guide, </w:t>
      </w:r>
      <w:r>
        <w:rPr>
          <w:lang w:val="en-US"/>
        </w:rPr>
        <w:t xml:space="preserve">we demonstrate how (1) </w:t>
      </w:r>
      <w:r w:rsidR="00C65676">
        <w:rPr>
          <w:lang w:val="en-US"/>
        </w:rPr>
        <w:t xml:space="preserve">agricultural scientists can uniquely contribute to </w:t>
      </w:r>
      <w:r>
        <w:rPr>
          <w:lang w:val="en-US"/>
        </w:rPr>
        <w:t>examining and challenging power</w:t>
      </w:r>
      <w:r w:rsidR="00C65676">
        <w:rPr>
          <w:lang w:val="en-US"/>
        </w:rPr>
        <w:t xml:space="preserve"> through technical audits</w:t>
      </w:r>
      <w:r w:rsidR="0020544A">
        <w:rPr>
          <w:lang w:val="en-US"/>
        </w:rPr>
        <w:t>,</w:t>
      </w:r>
      <w:r w:rsidR="00C65676">
        <w:rPr>
          <w:lang w:val="en-US"/>
        </w:rPr>
        <w:t xml:space="preserve"> serving and listening to the needs of the minoritized, </w:t>
      </w:r>
      <w:r w:rsidR="0020544A">
        <w:rPr>
          <w:lang w:val="en-US"/>
        </w:rPr>
        <w:t xml:space="preserve">and embracing multiple ways of knowing, </w:t>
      </w:r>
      <w:r>
        <w:rPr>
          <w:lang w:val="en-US"/>
        </w:rPr>
        <w:t>(2) building farmer collaborations with reciprocity</w:t>
      </w:r>
      <w:r w:rsidR="0059083B">
        <w:rPr>
          <w:lang w:val="en-US"/>
        </w:rPr>
        <w:t xml:space="preserve"> metrics</w:t>
      </w:r>
      <w:r>
        <w:rPr>
          <w:lang w:val="en-US"/>
        </w:rPr>
        <w:t xml:space="preserve"> codified in the project leads to better outcomes for the farmers and </w:t>
      </w:r>
      <w:r w:rsidR="0059083B">
        <w:rPr>
          <w:lang w:val="en-US"/>
        </w:rPr>
        <w:t>researchers</w:t>
      </w:r>
      <w:r w:rsidR="0020544A">
        <w:rPr>
          <w:lang w:val="en-US"/>
        </w:rPr>
        <w:t>,</w:t>
      </w:r>
      <w:r>
        <w:rPr>
          <w:lang w:val="en-US"/>
        </w:rPr>
        <w:t xml:space="preserve"> and (3) embracing framing as a</w:t>
      </w:r>
      <w:r w:rsidR="00C65676">
        <w:rPr>
          <w:lang w:val="en-US"/>
        </w:rPr>
        <w:t>n inevitable and</w:t>
      </w:r>
      <w:r>
        <w:rPr>
          <w:lang w:val="en-US"/>
        </w:rPr>
        <w:t xml:space="preserve"> positive attribute leads to more transparent, </w:t>
      </w:r>
      <w:r w:rsidR="00C65676">
        <w:rPr>
          <w:lang w:val="en-US"/>
        </w:rPr>
        <w:t>creative, and effective research</w:t>
      </w:r>
      <w:r>
        <w:rPr>
          <w:lang w:val="en-US"/>
        </w:rPr>
        <w:t>.</w:t>
      </w:r>
      <w:r w:rsidR="00725DC3">
        <w:rPr>
          <w:lang w:val="en-US"/>
        </w:rPr>
        <w:t xml:space="preserve"> </w:t>
      </w:r>
      <w:r w:rsidR="0020544A">
        <w:rPr>
          <w:lang w:val="en-US"/>
        </w:rPr>
        <w:t xml:space="preserve">SOMETHING MORE. </w:t>
      </w:r>
    </w:p>
    <w:sectPr w:rsidR="008A169F" w:rsidRPr="008A169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Andrea Basche" w:date="2024-05-14T08:45:00Z" w:initials="AB">
    <w:p w14:paraId="5F135BCC" w14:textId="77777777" w:rsidR="004F5CC1" w:rsidRDefault="004F5CC1" w:rsidP="004F5CC1">
      <w:pPr>
        <w:pStyle w:val="CommentText"/>
      </w:pPr>
      <w:r>
        <w:rPr>
          <w:rStyle w:val="CommentReference"/>
        </w:rPr>
        <w:annotationRef/>
      </w:r>
      <w:r>
        <w:t>Salient to me conveys it is apparent</w:t>
      </w:r>
    </w:p>
    <w:p w14:paraId="04B57CD3" w14:textId="77777777" w:rsidR="004F5CC1" w:rsidRDefault="004F5CC1" w:rsidP="004F5CC1">
      <w:pPr>
        <w:pStyle w:val="CommentText"/>
      </w:pPr>
      <w:r>
        <w:t>Maybe that is the wrong way to think of it</w:t>
      </w:r>
    </w:p>
    <w:p w14:paraId="1436FAD9" w14:textId="77777777" w:rsidR="004F5CC1" w:rsidRDefault="004F5CC1" w:rsidP="004F5CC1">
      <w:pPr>
        <w:pStyle w:val="CommentText"/>
      </w:pPr>
      <w:r>
        <w:t>Is “relevant” a better word?</w:t>
      </w:r>
    </w:p>
  </w:comment>
  <w:comment w:id="2" w:author="Andrea Basche" w:date="2024-05-17T07:29:00Z" w:initials="AB">
    <w:p w14:paraId="565EAE0D" w14:textId="77777777" w:rsidR="000311E4" w:rsidRDefault="000311E4" w:rsidP="000311E4">
      <w:pPr>
        <w:pStyle w:val="CommentText"/>
      </w:pPr>
      <w:r>
        <w:rPr>
          <w:rStyle w:val="CommentReference"/>
        </w:rPr>
        <w:annotationRef/>
      </w:r>
      <w:r>
        <w:t>I think this is a great place to start!</w:t>
      </w:r>
    </w:p>
  </w:comment>
  <w:comment w:id="3" w:author="Andrea Basche" w:date="2024-05-17T07:29:00Z" w:initials="AB">
    <w:p w14:paraId="12186BB3" w14:textId="7B444999" w:rsidR="000311E4" w:rsidRDefault="000311E4" w:rsidP="000311E4">
      <w:pPr>
        <w:pStyle w:val="CommentText"/>
      </w:pPr>
      <w:r>
        <w:rPr>
          <w:rStyle w:val="CommentReference"/>
        </w:rPr>
        <w:annotationRef/>
      </w:r>
      <w:r>
        <w:t>Before even slavery do you think it would be worthwhile to make a statement about theft of native lands in the US and elsewhere? I realize you mention it below, which is great, but maybe a more general statement here too?</w:t>
      </w:r>
    </w:p>
  </w:comment>
  <w:comment w:id="4" w:author="Andrea Basche" w:date="2024-05-17T07:31:00Z" w:initials="AB">
    <w:p w14:paraId="3F182332" w14:textId="77777777" w:rsidR="000311E4" w:rsidRDefault="000311E4" w:rsidP="000311E4">
      <w:pPr>
        <w:pStyle w:val="CommentText"/>
      </w:pPr>
      <w:r>
        <w:rPr>
          <w:rStyle w:val="CommentReference"/>
        </w:rPr>
        <w:annotationRef/>
      </w:r>
      <w:r>
        <w:t>Maybe there is other PFI writing /blogs about Dick Thompson that could be referenced here?</w:t>
      </w:r>
    </w:p>
  </w:comment>
  <w:comment w:id="5" w:author="Andrea Basche" w:date="2024-05-17T07:33:00Z" w:initials="AB">
    <w:p w14:paraId="17AF69E7" w14:textId="77777777" w:rsidR="000311E4" w:rsidRDefault="000311E4" w:rsidP="000311E4">
      <w:pPr>
        <w:pStyle w:val="CommentText"/>
      </w:pPr>
      <w:r>
        <w:rPr>
          <w:rStyle w:val="CommentReference"/>
        </w:rPr>
        <w:annotationRef/>
      </w:r>
      <w:r>
        <w:t xml:space="preserve">You can also cite Angie and I here ☺️ </w:t>
      </w:r>
      <w:r>
        <w:rPr>
          <w:color w:val="222222"/>
          <w:highlight w:val="white"/>
        </w:rPr>
        <w:t>Basche, A. and Carter, A., 2021. Training future agriculture professionals in landowner–tenant conservation decision‐making. </w:t>
      </w:r>
      <w:r>
        <w:rPr>
          <w:i/>
          <w:iCs/>
          <w:color w:val="222222"/>
          <w:highlight w:val="white"/>
        </w:rPr>
        <w:t>Natural Sciences Education</w:t>
      </w:r>
      <w:r>
        <w:rPr>
          <w:color w:val="222222"/>
          <w:highlight w:val="white"/>
        </w:rPr>
        <w:t>, </w:t>
      </w:r>
      <w:r>
        <w:rPr>
          <w:i/>
          <w:iCs/>
          <w:color w:val="222222"/>
          <w:highlight w:val="white"/>
        </w:rPr>
        <w:t>50</w:t>
      </w:r>
      <w:r>
        <w:rPr>
          <w:color w:val="222222"/>
          <w:highlight w:val="white"/>
        </w:rPr>
        <w:t>(1), p.e20035.</w:t>
      </w:r>
      <w:r>
        <w:t xml:space="preserve"> </w:t>
      </w:r>
    </w:p>
  </w:comment>
  <w:comment w:id="6" w:author="Andrea Basche" w:date="2024-05-17T07:34:00Z" w:initials="AB">
    <w:p w14:paraId="7F710149" w14:textId="77777777" w:rsidR="000311E4" w:rsidRDefault="000311E4" w:rsidP="000311E4">
      <w:pPr>
        <w:pStyle w:val="CommentText"/>
      </w:pPr>
      <w:r>
        <w:rPr>
          <w:rStyle w:val="CommentReference"/>
        </w:rPr>
        <w:annotationRef/>
      </w:r>
      <w:r>
        <w:t>Their “Toward Thick Legitimacy” article would be a good one here!</w:t>
      </w:r>
    </w:p>
  </w:comment>
  <w:comment w:id="7" w:author="Andrea Basche" w:date="2024-05-17T07:34:00Z" w:initials="AB">
    <w:p w14:paraId="74CF6472" w14:textId="7AAC582A" w:rsidR="000311E4" w:rsidRDefault="000311E4" w:rsidP="000311E4">
      <w:pPr>
        <w:pStyle w:val="CommentText"/>
      </w:pPr>
      <w:r>
        <w:rPr>
          <w:rStyle w:val="CommentReference"/>
        </w:rPr>
        <w:annotationRef/>
      </w:r>
      <w:r>
        <w:t>Unknowingly ? Ignorantly?</w:t>
      </w:r>
    </w:p>
  </w:comment>
  <w:comment w:id="8" w:author="Andrea Basche" w:date="2024-05-17T07:36:00Z" w:initials="AB">
    <w:p w14:paraId="52904E41" w14:textId="77777777" w:rsidR="000311E4" w:rsidRDefault="000311E4" w:rsidP="000311E4">
      <w:pPr>
        <w:pStyle w:val="CommentText"/>
      </w:pPr>
      <w:r>
        <w:rPr>
          <w:rStyle w:val="CommentReference"/>
        </w:rPr>
        <w:annotationRef/>
      </w:r>
      <w:r>
        <w:t>I really like these Gina!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436FAD9" w15:done="0"/>
  <w15:commentEx w15:paraId="565EAE0D" w15:done="0"/>
  <w15:commentEx w15:paraId="12186BB3" w15:done="0"/>
  <w15:commentEx w15:paraId="3F182332" w15:done="0"/>
  <w15:commentEx w15:paraId="17AF69E7" w15:done="0"/>
  <w15:commentEx w15:paraId="7F710149" w15:done="0"/>
  <w15:commentEx w15:paraId="74CF6472" w15:done="0"/>
  <w15:commentEx w15:paraId="52904E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AB4986B" w16cex:dateUtc="2024-05-14T13:45:00Z"/>
  <w16cex:commentExtensible w16cex:durableId="1F17B47D" w16cex:dateUtc="2024-05-17T12:29:00Z"/>
  <w16cex:commentExtensible w16cex:durableId="174991CE" w16cex:dateUtc="2024-05-17T12:29:00Z"/>
  <w16cex:commentExtensible w16cex:durableId="01A98F25" w16cex:dateUtc="2024-05-17T12:31:00Z"/>
  <w16cex:commentExtensible w16cex:durableId="1229F9AB" w16cex:dateUtc="2024-05-17T12:33:00Z"/>
  <w16cex:commentExtensible w16cex:durableId="05E267F3" w16cex:dateUtc="2024-05-17T12:34:00Z"/>
  <w16cex:commentExtensible w16cex:durableId="25FB0DE4" w16cex:dateUtc="2024-05-17T12:34:00Z"/>
  <w16cex:commentExtensible w16cex:durableId="5302BC0E" w16cex:dateUtc="2024-05-17T12: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436FAD9" w16cid:durableId="4AB4986B"/>
  <w16cid:commentId w16cid:paraId="565EAE0D" w16cid:durableId="1F17B47D"/>
  <w16cid:commentId w16cid:paraId="12186BB3" w16cid:durableId="174991CE"/>
  <w16cid:commentId w16cid:paraId="3F182332" w16cid:durableId="01A98F25"/>
  <w16cid:commentId w16cid:paraId="17AF69E7" w16cid:durableId="1229F9AB"/>
  <w16cid:commentId w16cid:paraId="7F710149" w16cid:durableId="05E267F3"/>
  <w16cid:commentId w16cid:paraId="74CF6472" w16cid:durableId="25FB0DE4"/>
  <w16cid:commentId w16cid:paraId="52904E41" w16cid:durableId="5302BC0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B821C1"/>
    <w:multiLevelType w:val="hybridMultilevel"/>
    <w:tmpl w:val="E1A405A6"/>
    <w:lvl w:ilvl="0" w:tplc="04060019">
      <w:start w:val="1"/>
      <w:numFmt w:val="lowerLetter"/>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E7712E5"/>
    <w:multiLevelType w:val="multilevel"/>
    <w:tmpl w:val="2F7890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564296"/>
    <w:multiLevelType w:val="hybridMultilevel"/>
    <w:tmpl w:val="EB129A38"/>
    <w:lvl w:ilvl="0" w:tplc="FFFFFFFF">
      <w:start w:val="1"/>
      <w:numFmt w:val="lowerLetter"/>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3" w15:restartNumberingAfterBreak="0">
    <w:nsid w:val="13E55F6D"/>
    <w:multiLevelType w:val="multilevel"/>
    <w:tmpl w:val="49EC7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B47E37"/>
    <w:multiLevelType w:val="hybridMultilevel"/>
    <w:tmpl w:val="73FCFD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B70F4"/>
    <w:multiLevelType w:val="hybridMultilevel"/>
    <w:tmpl w:val="73FCFDF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0632BD4"/>
    <w:multiLevelType w:val="multilevel"/>
    <w:tmpl w:val="26FA94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6693D7B"/>
    <w:multiLevelType w:val="multilevel"/>
    <w:tmpl w:val="AD669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F8425A"/>
    <w:multiLevelType w:val="hybridMultilevel"/>
    <w:tmpl w:val="7F54391E"/>
    <w:lvl w:ilvl="0" w:tplc="0406000F">
      <w:start w:val="1"/>
      <w:numFmt w:val="decimal"/>
      <w:lvlText w:val="%1."/>
      <w:lvlJc w:val="left"/>
      <w:pPr>
        <w:ind w:left="1080" w:hanging="360"/>
      </w:pPr>
      <w:rPr>
        <w:rFonts w:hint="default"/>
      </w:rPr>
    </w:lvl>
    <w:lvl w:ilvl="1" w:tplc="04060019">
      <w:start w:val="1"/>
      <w:numFmt w:val="lowerLetter"/>
      <w:lvlText w:val="%2."/>
      <w:lvlJc w:val="left"/>
      <w:pPr>
        <w:ind w:left="1800" w:hanging="360"/>
      </w:pPr>
    </w:lvl>
    <w:lvl w:ilvl="2" w:tplc="0406001B">
      <w:start w:val="1"/>
      <w:numFmt w:val="lowerRoman"/>
      <w:lvlText w:val="%3."/>
      <w:lvlJc w:val="right"/>
      <w:pPr>
        <w:ind w:left="2520" w:hanging="180"/>
      </w:pPr>
    </w:lvl>
    <w:lvl w:ilvl="3" w:tplc="0406000F">
      <w:start w:val="1"/>
      <w:numFmt w:val="decimal"/>
      <w:lvlText w:val="%4."/>
      <w:lvlJc w:val="left"/>
      <w:pPr>
        <w:ind w:left="3240" w:hanging="360"/>
      </w:pPr>
    </w:lvl>
    <w:lvl w:ilvl="4" w:tplc="04060019">
      <w:start w:val="1"/>
      <w:numFmt w:val="lowerLetter"/>
      <w:lvlText w:val="%5."/>
      <w:lvlJc w:val="left"/>
      <w:pPr>
        <w:ind w:left="3960" w:hanging="360"/>
      </w:pPr>
    </w:lvl>
    <w:lvl w:ilvl="5" w:tplc="0406001B" w:tentative="1">
      <w:start w:val="1"/>
      <w:numFmt w:val="lowerRoman"/>
      <w:lvlText w:val="%6."/>
      <w:lvlJc w:val="right"/>
      <w:pPr>
        <w:ind w:left="4680" w:hanging="180"/>
      </w:pPr>
    </w:lvl>
    <w:lvl w:ilvl="6" w:tplc="0406000F" w:tentative="1">
      <w:start w:val="1"/>
      <w:numFmt w:val="decimal"/>
      <w:lvlText w:val="%7."/>
      <w:lvlJc w:val="left"/>
      <w:pPr>
        <w:ind w:left="5400" w:hanging="360"/>
      </w:pPr>
    </w:lvl>
    <w:lvl w:ilvl="7" w:tplc="04060019" w:tentative="1">
      <w:start w:val="1"/>
      <w:numFmt w:val="lowerLetter"/>
      <w:lvlText w:val="%8."/>
      <w:lvlJc w:val="left"/>
      <w:pPr>
        <w:ind w:left="6120" w:hanging="360"/>
      </w:pPr>
    </w:lvl>
    <w:lvl w:ilvl="8" w:tplc="0406001B" w:tentative="1">
      <w:start w:val="1"/>
      <w:numFmt w:val="lowerRoman"/>
      <w:lvlText w:val="%9."/>
      <w:lvlJc w:val="right"/>
      <w:pPr>
        <w:ind w:left="6840" w:hanging="180"/>
      </w:pPr>
    </w:lvl>
  </w:abstractNum>
  <w:abstractNum w:abstractNumId="9" w15:restartNumberingAfterBreak="0">
    <w:nsid w:val="31901CE7"/>
    <w:multiLevelType w:val="hybridMultilevel"/>
    <w:tmpl w:val="EB129A38"/>
    <w:lvl w:ilvl="0" w:tplc="04060019">
      <w:start w:val="1"/>
      <w:numFmt w:val="lowerLetter"/>
      <w:lvlText w:val="%1."/>
      <w:lvlJc w:val="left"/>
      <w:pPr>
        <w:ind w:left="1800" w:hanging="360"/>
      </w:pPr>
    </w:lvl>
    <w:lvl w:ilvl="1" w:tplc="04060019" w:tentative="1">
      <w:start w:val="1"/>
      <w:numFmt w:val="lowerLetter"/>
      <w:lvlText w:val="%2."/>
      <w:lvlJc w:val="left"/>
      <w:pPr>
        <w:ind w:left="2520" w:hanging="360"/>
      </w:pPr>
    </w:lvl>
    <w:lvl w:ilvl="2" w:tplc="0406001B" w:tentative="1">
      <w:start w:val="1"/>
      <w:numFmt w:val="lowerRoman"/>
      <w:lvlText w:val="%3."/>
      <w:lvlJc w:val="right"/>
      <w:pPr>
        <w:ind w:left="3240" w:hanging="180"/>
      </w:pPr>
    </w:lvl>
    <w:lvl w:ilvl="3" w:tplc="0406000F" w:tentative="1">
      <w:start w:val="1"/>
      <w:numFmt w:val="decimal"/>
      <w:lvlText w:val="%4."/>
      <w:lvlJc w:val="left"/>
      <w:pPr>
        <w:ind w:left="3960" w:hanging="360"/>
      </w:pPr>
    </w:lvl>
    <w:lvl w:ilvl="4" w:tplc="04060019" w:tentative="1">
      <w:start w:val="1"/>
      <w:numFmt w:val="lowerLetter"/>
      <w:lvlText w:val="%5."/>
      <w:lvlJc w:val="left"/>
      <w:pPr>
        <w:ind w:left="4680" w:hanging="360"/>
      </w:pPr>
    </w:lvl>
    <w:lvl w:ilvl="5" w:tplc="0406001B" w:tentative="1">
      <w:start w:val="1"/>
      <w:numFmt w:val="lowerRoman"/>
      <w:lvlText w:val="%6."/>
      <w:lvlJc w:val="right"/>
      <w:pPr>
        <w:ind w:left="5400" w:hanging="180"/>
      </w:pPr>
    </w:lvl>
    <w:lvl w:ilvl="6" w:tplc="0406000F" w:tentative="1">
      <w:start w:val="1"/>
      <w:numFmt w:val="decimal"/>
      <w:lvlText w:val="%7."/>
      <w:lvlJc w:val="left"/>
      <w:pPr>
        <w:ind w:left="6120" w:hanging="360"/>
      </w:pPr>
    </w:lvl>
    <w:lvl w:ilvl="7" w:tplc="04060019" w:tentative="1">
      <w:start w:val="1"/>
      <w:numFmt w:val="lowerLetter"/>
      <w:lvlText w:val="%8."/>
      <w:lvlJc w:val="left"/>
      <w:pPr>
        <w:ind w:left="6840" w:hanging="360"/>
      </w:pPr>
    </w:lvl>
    <w:lvl w:ilvl="8" w:tplc="0406001B" w:tentative="1">
      <w:start w:val="1"/>
      <w:numFmt w:val="lowerRoman"/>
      <w:lvlText w:val="%9."/>
      <w:lvlJc w:val="right"/>
      <w:pPr>
        <w:ind w:left="7560" w:hanging="180"/>
      </w:pPr>
    </w:lvl>
  </w:abstractNum>
  <w:abstractNum w:abstractNumId="10" w15:restartNumberingAfterBreak="0">
    <w:nsid w:val="37031E36"/>
    <w:multiLevelType w:val="multilevel"/>
    <w:tmpl w:val="5B787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025678"/>
    <w:multiLevelType w:val="hybridMultilevel"/>
    <w:tmpl w:val="7F54391E"/>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1126041064">
    <w:abstractNumId w:val="8"/>
  </w:num>
  <w:num w:numId="2" w16cid:durableId="1973247952">
    <w:abstractNumId w:val="11"/>
  </w:num>
  <w:num w:numId="3" w16cid:durableId="403113598">
    <w:abstractNumId w:val="9"/>
  </w:num>
  <w:num w:numId="4" w16cid:durableId="904026108">
    <w:abstractNumId w:val="2"/>
  </w:num>
  <w:num w:numId="5" w16cid:durableId="567149860">
    <w:abstractNumId w:val="0"/>
  </w:num>
  <w:num w:numId="6" w16cid:durableId="1147165096">
    <w:abstractNumId w:val="1"/>
  </w:num>
  <w:num w:numId="7" w16cid:durableId="1156340078">
    <w:abstractNumId w:val="3"/>
  </w:num>
  <w:num w:numId="8" w16cid:durableId="871958497">
    <w:abstractNumId w:val="6"/>
  </w:num>
  <w:num w:numId="9" w16cid:durableId="781727128">
    <w:abstractNumId w:val="10"/>
  </w:num>
  <w:num w:numId="10" w16cid:durableId="1955944344">
    <w:abstractNumId w:val="4"/>
  </w:num>
  <w:num w:numId="11" w16cid:durableId="169876749">
    <w:abstractNumId w:val="7"/>
  </w:num>
  <w:num w:numId="12" w16cid:durableId="265964276">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rea Basche">
    <w15:presenceInfo w15:providerId="AD" w15:userId="S::abasche2@unl.edu::fa56282e-1468-488a-8523-3187bb5bdf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trackRevisions/>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23C"/>
    <w:rsid w:val="000041E4"/>
    <w:rsid w:val="0000722A"/>
    <w:rsid w:val="00015B5D"/>
    <w:rsid w:val="000179DC"/>
    <w:rsid w:val="00017ECD"/>
    <w:rsid w:val="000208F6"/>
    <w:rsid w:val="00027EB8"/>
    <w:rsid w:val="000311E4"/>
    <w:rsid w:val="000369A3"/>
    <w:rsid w:val="000513B4"/>
    <w:rsid w:val="0005346B"/>
    <w:rsid w:val="000572BC"/>
    <w:rsid w:val="00061D65"/>
    <w:rsid w:val="00063703"/>
    <w:rsid w:val="000732A2"/>
    <w:rsid w:val="000732A5"/>
    <w:rsid w:val="00074D39"/>
    <w:rsid w:val="000768E7"/>
    <w:rsid w:val="000816CA"/>
    <w:rsid w:val="00081F09"/>
    <w:rsid w:val="00083C0B"/>
    <w:rsid w:val="0008451B"/>
    <w:rsid w:val="0008605E"/>
    <w:rsid w:val="00086D8C"/>
    <w:rsid w:val="00093453"/>
    <w:rsid w:val="000949BF"/>
    <w:rsid w:val="000A15F4"/>
    <w:rsid w:val="000A1EBD"/>
    <w:rsid w:val="000A4743"/>
    <w:rsid w:val="000A4D89"/>
    <w:rsid w:val="000C7806"/>
    <w:rsid w:val="000D30DE"/>
    <w:rsid w:val="000E1579"/>
    <w:rsid w:val="000E7DB5"/>
    <w:rsid w:val="000F4919"/>
    <w:rsid w:val="00101CF6"/>
    <w:rsid w:val="00121249"/>
    <w:rsid w:val="00123E1A"/>
    <w:rsid w:val="0012423C"/>
    <w:rsid w:val="00133B7A"/>
    <w:rsid w:val="00146F9D"/>
    <w:rsid w:val="001529B6"/>
    <w:rsid w:val="00155AF9"/>
    <w:rsid w:val="0015695F"/>
    <w:rsid w:val="00165DE4"/>
    <w:rsid w:val="00172B03"/>
    <w:rsid w:val="0018440F"/>
    <w:rsid w:val="001856E3"/>
    <w:rsid w:val="0019163D"/>
    <w:rsid w:val="00192AA2"/>
    <w:rsid w:val="0019711C"/>
    <w:rsid w:val="00197361"/>
    <w:rsid w:val="001A0C93"/>
    <w:rsid w:val="001B131C"/>
    <w:rsid w:val="001B77E8"/>
    <w:rsid w:val="001B78AE"/>
    <w:rsid w:val="001C3EE8"/>
    <w:rsid w:val="001C4A98"/>
    <w:rsid w:val="001C668F"/>
    <w:rsid w:val="001C6E5A"/>
    <w:rsid w:val="001C7591"/>
    <w:rsid w:val="001C7929"/>
    <w:rsid w:val="001D63CE"/>
    <w:rsid w:val="001D7C5C"/>
    <w:rsid w:val="001E6DEB"/>
    <w:rsid w:val="001E6F70"/>
    <w:rsid w:val="001F0B4C"/>
    <w:rsid w:val="001F5FFE"/>
    <w:rsid w:val="001F647D"/>
    <w:rsid w:val="00200D9D"/>
    <w:rsid w:val="00203CB5"/>
    <w:rsid w:val="0020544A"/>
    <w:rsid w:val="00205B7A"/>
    <w:rsid w:val="002133D9"/>
    <w:rsid w:val="00216162"/>
    <w:rsid w:val="00222C4B"/>
    <w:rsid w:val="002254CD"/>
    <w:rsid w:val="00227166"/>
    <w:rsid w:val="00230595"/>
    <w:rsid w:val="002469FE"/>
    <w:rsid w:val="002540FF"/>
    <w:rsid w:val="002554C6"/>
    <w:rsid w:val="002554D1"/>
    <w:rsid w:val="00263F2A"/>
    <w:rsid w:val="00270076"/>
    <w:rsid w:val="0027177D"/>
    <w:rsid w:val="0027207A"/>
    <w:rsid w:val="00276DDA"/>
    <w:rsid w:val="002779F1"/>
    <w:rsid w:val="00277E2B"/>
    <w:rsid w:val="00280960"/>
    <w:rsid w:val="002817B7"/>
    <w:rsid w:val="00281E10"/>
    <w:rsid w:val="0029011A"/>
    <w:rsid w:val="0029406B"/>
    <w:rsid w:val="002A34FD"/>
    <w:rsid w:val="002B0BB2"/>
    <w:rsid w:val="002B15C0"/>
    <w:rsid w:val="002B2B97"/>
    <w:rsid w:val="002B6E1B"/>
    <w:rsid w:val="002C0234"/>
    <w:rsid w:val="002C07B7"/>
    <w:rsid w:val="002C1FBB"/>
    <w:rsid w:val="002C20E9"/>
    <w:rsid w:val="002C7496"/>
    <w:rsid w:val="002D2290"/>
    <w:rsid w:val="002D5221"/>
    <w:rsid w:val="002D5B69"/>
    <w:rsid w:val="002E104F"/>
    <w:rsid w:val="002E15CC"/>
    <w:rsid w:val="002E2C68"/>
    <w:rsid w:val="002F2F63"/>
    <w:rsid w:val="00300F8A"/>
    <w:rsid w:val="003013EE"/>
    <w:rsid w:val="003019ED"/>
    <w:rsid w:val="00304B6E"/>
    <w:rsid w:val="00311C47"/>
    <w:rsid w:val="00317CF0"/>
    <w:rsid w:val="00322756"/>
    <w:rsid w:val="00324BBB"/>
    <w:rsid w:val="00330877"/>
    <w:rsid w:val="003319F6"/>
    <w:rsid w:val="00331DD2"/>
    <w:rsid w:val="0033786C"/>
    <w:rsid w:val="00341278"/>
    <w:rsid w:val="0034283F"/>
    <w:rsid w:val="003501C7"/>
    <w:rsid w:val="00353ABB"/>
    <w:rsid w:val="00357D37"/>
    <w:rsid w:val="00364BEC"/>
    <w:rsid w:val="00365424"/>
    <w:rsid w:val="003658BF"/>
    <w:rsid w:val="00367CF8"/>
    <w:rsid w:val="003739B1"/>
    <w:rsid w:val="00377972"/>
    <w:rsid w:val="0038243C"/>
    <w:rsid w:val="0038432A"/>
    <w:rsid w:val="00390894"/>
    <w:rsid w:val="00392410"/>
    <w:rsid w:val="00394978"/>
    <w:rsid w:val="003970CF"/>
    <w:rsid w:val="003B028F"/>
    <w:rsid w:val="003B21F9"/>
    <w:rsid w:val="003B4A09"/>
    <w:rsid w:val="003B6E42"/>
    <w:rsid w:val="003C03BB"/>
    <w:rsid w:val="003C5BB1"/>
    <w:rsid w:val="003D1C2B"/>
    <w:rsid w:val="003D4DD4"/>
    <w:rsid w:val="003E304E"/>
    <w:rsid w:val="003F22D7"/>
    <w:rsid w:val="003F2AD7"/>
    <w:rsid w:val="003F2EAF"/>
    <w:rsid w:val="00400119"/>
    <w:rsid w:val="00410950"/>
    <w:rsid w:val="00414ABC"/>
    <w:rsid w:val="00424324"/>
    <w:rsid w:val="004260D3"/>
    <w:rsid w:val="00445D45"/>
    <w:rsid w:val="00447075"/>
    <w:rsid w:val="00464BD1"/>
    <w:rsid w:val="00474EA2"/>
    <w:rsid w:val="0047685D"/>
    <w:rsid w:val="00476B73"/>
    <w:rsid w:val="00480DEA"/>
    <w:rsid w:val="00481653"/>
    <w:rsid w:val="0049009F"/>
    <w:rsid w:val="00492609"/>
    <w:rsid w:val="00493163"/>
    <w:rsid w:val="004A02F2"/>
    <w:rsid w:val="004A756B"/>
    <w:rsid w:val="004B2CA9"/>
    <w:rsid w:val="004B348C"/>
    <w:rsid w:val="004B3A0C"/>
    <w:rsid w:val="004B48DF"/>
    <w:rsid w:val="004D3EAD"/>
    <w:rsid w:val="004D5302"/>
    <w:rsid w:val="004E2394"/>
    <w:rsid w:val="004E2C6B"/>
    <w:rsid w:val="004F5CC1"/>
    <w:rsid w:val="004F74BE"/>
    <w:rsid w:val="005005CA"/>
    <w:rsid w:val="00500890"/>
    <w:rsid w:val="00502975"/>
    <w:rsid w:val="00511C53"/>
    <w:rsid w:val="005218F8"/>
    <w:rsid w:val="00526DFC"/>
    <w:rsid w:val="0052735F"/>
    <w:rsid w:val="005303F9"/>
    <w:rsid w:val="005370FC"/>
    <w:rsid w:val="00537C38"/>
    <w:rsid w:val="00546D13"/>
    <w:rsid w:val="00551E8C"/>
    <w:rsid w:val="005522EC"/>
    <w:rsid w:val="00555110"/>
    <w:rsid w:val="005553D6"/>
    <w:rsid w:val="00555F99"/>
    <w:rsid w:val="005578A7"/>
    <w:rsid w:val="0056662F"/>
    <w:rsid w:val="005672A8"/>
    <w:rsid w:val="00583BA0"/>
    <w:rsid w:val="0059083B"/>
    <w:rsid w:val="005A00E0"/>
    <w:rsid w:val="005A16B1"/>
    <w:rsid w:val="005A6FD4"/>
    <w:rsid w:val="005B3407"/>
    <w:rsid w:val="005B492B"/>
    <w:rsid w:val="005B6AC3"/>
    <w:rsid w:val="005D0548"/>
    <w:rsid w:val="005D0AB4"/>
    <w:rsid w:val="005E1D20"/>
    <w:rsid w:val="005E7AAE"/>
    <w:rsid w:val="005F0202"/>
    <w:rsid w:val="005F23AB"/>
    <w:rsid w:val="006002FF"/>
    <w:rsid w:val="006035D7"/>
    <w:rsid w:val="0060586C"/>
    <w:rsid w:val="006075B5"/>
    <w:rsid w:val="00611C62"/>
    <w:rsid w:val="0061375A"/>
    <w:rsid w:val="006212E1"/>
    <w:rsid w:val="006213E5"/>
    <w:rsid w:val="00632727"/>
    <w:rsid w:val="00632DA9"/>
    <w:rsid w:val="00632E00"/>
    <w:rsid w:val="006355F8"/>
    <w:rsid w:val="00635710"/>
    <w:rsid w:val="006377AD"/>
    <w:rsid w:val="006426D8"/>
    <w:rsid w:val="00647412"/>
    <w:rsid w:val="00650D5D"/>
    <w:rsid w:val="00652FA1"/>
    <w:rsid w:val="00654727"/>
    <w:rsid w:val="0066073B"/>
    <w:rsid w:val="006653A5"/>
    <w:rsid w:val="00676709"/>
    <w:rsid w:val="006777C1"/>
    <w:rsid w:val="006818C7"/>
    <w:rsid w:val="006876E3"/>
    <w:rsid w:val="00692F29"/>
    <w:rsid w:val="006931DB"/>
    <w:rsid w:val="006A29CE"/>
    <w:rsid w:val="006A3B7E"/>
    <w:rsid w:val="006C190F"/>
    <w:rsid w:val="006C5FE3"/>
    <w:rsid w:val="006D1C64"/>
    <w:rsid w:val="006D6BA1"/>
    <w:rsid w:val="006D7072"/>
    <w:rsid w:val="006E0DB7"/>
    <w:rsid w:val="006E3048"/>
    <w:rsid w:val="006E637E"/>
    <w:rsid w:val="006E71CD"/>
    <w:rsid w:val="006F4235"/>
    <w:rsid w:val="006F5955"/>
    <w:rsid w:val="00706C0A"/>
    <w:rsid w:val="00707990"/>
    <w:rsid w:val="00710000"/>
    <w:rsid w:val="00711DDD"/>
    <w:rsid w:val="00713AF0"/>
    <w:rsid w:val="00724B6E"/>
    <w:rsid w:val="007258F3"/>
    <w:rsid w:val="00725DC3"/>
    <w:rsid w:val="00725FDB"/>
    <w:rsid w:val="00730860"/>
    <w:rsid w:val="0073106B"/>
    <w:rsid w:val="00732201"/>
    <w:rsid w:val="00732F00"/>
    <w:rsid w:val="00734E6F"/>
    <w:rsid w:val="00742E34"/>
    <w:rsid w:val="00750AC7"/>
    <w:rsid w:val="0075515B"/>
    <w:rsid w:val="00764B96"/>
    <w:rsid w:val="00766CF5"/>
    <w:rsid w:val="00767AF2"/>
    <w:rsid w:val="00782351"/>
    <w:rsid w:val="007832C7"/>
    <w:rsid w:val="00787942"/>
    <w:rsid w:val="00792BE4"/>
    <w:rsid w:val="00793686"/>
    <w:rsid w:val="00794063"/>
    <w:rsid w:val="007A1F5A"/>
    <w:rsid w:val="007B36AC"/>
    <w:rsid w:val="007B505D"/>
    <w:rsid w:val="007B5D82"/>
    <w:rsid w:val="007B6D82"/>
    <w:rsid w:val="007C4855"/>
    <w:rsid w:val="007C6517"/>
    <w:rsid w:val="007C69A9"/>
    <w:rsid w:val="007C6F93"/>
    <w:rsid w:val="007D03A3"/>
    <w:rsid w:val="007D1CDD"/>
    <w:rsid w:val="007D2199"/>
    <w:rsid w:val="007D2CD8"/>
    <w:rsid w:val="007D2F62"/>
    <w:rsid w:val="007D347A"/>
    <w:rsid w:val="007E0B12"/>
    <w:rsid w:val="007E4954"/>
    <w:rsid w:val="007F2DD8"/>
    <w:rsid w:val="0080198F"/>
    <w:rsid w:val="00803795"/>
    <w:rsid w:val="00804663"/>
    <w:rsid w:val="008063AB"/>
    <w:rsid w:val="00814DDD"/>
    <w:rsid w:val="0083017C"/>
    <w:rsid w:val="008328EA"/>
    <w:rsid w:val="00836245"/>
    <w:rsid w:val="008370B8"/>
    <w:rsid w:val="008458AB"/>
    <w:rsid w:val="008458FD"/>
    <w:rsid w:val="00847492"/>
    <w:rsid w:val="0085121A"/>
    <w:rsid w:val="008526F6"/>
    <w:rsid w:val="00855D26"/>
    <w:rsid w:val="00856997"/>
    <w:rsid w:val="008673DD"/>
    <w:rsid w:val="00872F1F"/>
    <w:rsid w:val="00873FDC"/>
    <w:rsid w:val="0089148D"/>
    <w:rsid w:val="00897AE7"/>
    <w:rsid w:val="008A169F"/>
    <w:rsid w:val="008B47B9"/>
    <w:rsid w:val="008B5808"/>
    <w:rsid w:val="008C1B0E"/>
    <w:rsid w:val="008D2ECE"/>
    <w:rsid w:val="008D4591"/>
    <w:rsid w:val="008D5296"/>
    <w:rsid w:val="008D5CBD"/>
    <w:rsid w:val="008E3006"/>
    <w:rsid w:val="0090571F"/>
    <w:rsid w:val="00920104"/>
    <w:rsid w:val="009237C8"/>
    <w:rsid w:val="00935583"/>
    <w:rsid w:val="009442EB"/>
    <w:rsid w:val="00953531"/>
    <w:rsid w:val="00953B32"/>
    <w:rsid w:val="00954393"/>
    <w:rsid w:val="00955CAF"/>
    <w:rsid w:val="00956590"/>
    <w:rsid w:val="009724E3"/>
    <w:rsid w:val="0097277A"/>
    <w:rsid w:val="00980B84"/>
    <w:rsid w:val="00982FF3"/>
    <w:rsid w:val="00983565"/>
    <w:rsid w:val="009942D5"/>
    <w:rsid w:val="009A0D1A"/>
    <w:rsid w:val="009A141C"/>
    <w:rsid w:val="009A267D"/>
    <w:rsid w:val="009A6B1E"/>
    <w:rsid w:val="009B5DF7"/>
    <w:rsid w:val="009C1104"/>
    <w:rsid w:val="009C1E3E"/>
    <w:rsid w:val="009C33CD"/>
    <w:rsid w:val="009C4921"/>
    <w:rsid w:val="009C7B86"/>
    <w:rsid w:val="009C7EA9"/>
    <w:rsid w:val="009D37A4"/>
    <w:rsid w:val="009D766B"/>
    <w:rsid w:val="009E5B92"/>
    <w:rsid w:val="009E7155"/>
    <w:rsid w:val="00A017E3"/>
    <w:rsid w:val="00A06BCD"/>
    <w:rsid w:val="00A15848"/>
    <w:rsid w:val="00A20A15"/>
    <w:rsid w:val="00A24B62"/>
    <w:rsid w:val="00A264BD"/>
    <w:rsid w:val="00A30416"/>
    <w:rsid w:val="00A30660"/>
    <w:rsid w:val="00A34416"/>
    <w:rsid w:val="00A42909"/>
    <w:rsid w:val="00A42FCE"/>
    <w:rsid w:val="00A4510A"/>
    <w:rsid w:val="00A56E52"/>
    <w:rsid w:val="00A71213"/>
    <w:rsid w:val="00A81003"/>
    <w:rsid w:val="00A818B4"/>
    <w:rsid w:val="00A86F8F"/>
    <w:rsid w:val="00A933CA"/>
    <w:rsid w:val="00A97355"/>
    <w:rsid w:val="00AA48A9"/>
    <w:rsid w:val="00AA78D4"/>
    <w:rsid w:val="00AB2A8B"/>
    <w:rsid w:val="00AB7F3D"/>
    <w:rsid w:val="00AD0519"/>
    <w:rsid w:val="00AD2530"/>
    <w:rsid w:val="00AD588B"/>
    <w:rsid w:val="00AD6ED0"/>
    <w:rsid w:val="00AF4925"/>
    <w:rsid w:val="00AF69AB"/>
    <w:rsid w:val="00B04EE2"/>
    <w:rsid w:val="00B067E5"/>
    <w:rsid w:val="00B075EE"/>
    <w:rsid w:val="00B11261"/>
    <w:rsid w:val="00B1388B"/>
    <w:rsid w:val="00B156BE"/>
    <w:rsid w:val="00B16AFD"/>
    <w:rsid w:val="00B22D46"/>
    <w:rsid w:val="00B25BC5"/>
    <w:rsid w:val="00B302F8"/>
    <w:rsid w:val="00B3633F"/>
    <w:rsid w:val="00B429F1"/>
    <w:rsid w:val="00B43D1F"/>
    <w:rsid w:val="00B4788C"/>
    <w:rsid w:val="00B543A3"/>
    <w:rsid w:val="00B55CD4"/>
    <w:rsid w:val="00B61769"/>
    <w:rsid w:val="00B61AB0"/>
    <w:rsid w:val="00B61CF4"/>
    <w:rsid w:val="00B64839"/>
    <w:rsid w:val="00B7371F"/>
    <w:rsid w:val="00B76E57"/>
    <w:rsid w:val="00B8062A"/>
    <w:rsid w:val="00B87081"/>
    <w:rsid w:val="00BA117B"/>
    <w:rsid w:val="00BA1A76"/>
    <w:rsid w:val="00BA40EE"/>
    <w:rsid w:val="00BA5668"/>
    <w:rsid w:val="00BA6E69"/>
    <w:rsid w:val="00BC0161"/>
    <w:rsid w:val="00BC0B3E"/>
    <w:rsid w:val="00BC43D6"/>
    <w:rsid w:val="00BD321A"/>
    <w:rsid w:val="00BE05C4"/>
    <w:rsid w:val="00BE0E49"/>
    <w:rsid w:val="00BE2EB1"/>
    <w:rsid w:val="00BF15E7"/>
    <w:rsid w:val="00BF2CA1"/>
    <w:rsid w:val="00BF3C5E"/>
    <w:rsid w:val="00BF71EF"/>
    <w:rsid w:val="00C03364"/>
    <w:rsid w:val="00C04C9C"/>
    <w:rsid w:val="00C06BF0"/>
    <w:rsid w:val="00C07160"/>
    <w:rsid w:val="00C1010C"/>
    <w:rsid w:val="00C104F0"/>
    <w:rsid w:val="00C10C7D"/>
    <w:rsid w:val="00C13479"/>
    <w:rsid w:val="00C1355B"/>
    <w:rsid w:val="00C153A3"/>
    <w:rsid w:val="00C17676"/>
    <w:rsid w:val="00C20510"/>
    <w:rsid w:val="00C21060"/>
    <w:rsid w:val="00C22426"/>
    <w:rsid w:val="00C273F5"/>
    <w:rsid w:val="00C31A82"/>
    <w:rsid w:val="00C3253A"/>
    <w:rsid w:val="00C40A06"/>
    <w:rsid w:val="00C534E2"/>
    <w:rsid w:val="00C54397"/>
    <w:rsid w:val="00C54AAB"/>
    <w:rsid w:val="00C5624E"/>
    <w:rsid w:val="00C65676"/>
    <w:rsid w:val="00C74757"/>
    <w:rsid w:val="00C74DB4"/>
    <w:rsid w:val="00C83D16"/>
    <w:rsid w:val="00C91CD8"/>
    <w:rsid w:val="00C9253A"/>
    <w:rsid w:val="00C964CB"/>
    <w:rsid w:val="00CA0DCE"/>
    <w:rsid w:val="00CA17CE"/>
    <w:rsid w:val="00CA2C6E"/>
    <w:rsid w:val="00CA3135"/>
    <w:rsid w:val="00CA747F"/>
    <w:rsid w:val="00CB074B"/>
    <w:rsid w:val="00CB26B6"/>
    <w:rsid w:val="00CB3E56"/>
    <w:rsid w:val="00CB44D5"/>
    <w:rsid w:val="00CB461D"/>
    <w:rsid w:val="00CC38CF"/>
    <w:rsid w:val="00CF0BBF"/>
    <w:rsid w:val="00D03902"/>
    <w:rsid w:val="00D04BE5"/>
    <w:rsid w:val="00D05CC6"/>
    <w:rsid w:val="00D10D16"/>
    <w:rsid w:val="00D1122F"/>
    <w:rsid w:val="00D1227D"/>
    <w:rsid w:val="00D13DF3"/>
    <w:rsid w:val="00D16F57"/>
    <w:rsid w:val="00D20C63"/>
    <w:rsid w:val="00D21C70"/>
    <w:rsid w:val="00D41E28"/>
    <w:rsid w:val="00D46EFB"/>
    <w:rsid w:val="00D50F2E"/>
    <w:rsid w:val="00D5119E"/>
    <w:rsid w:val="00D56A66"/>
    <w:rsid w:val="00D57AD9"/>
    <w:rsid w:val="00D6561E"/>
    <w:rsid w:val="00D65D64"/>
    <w:rsid w:val="00D71182"/>
    <w:rsid w:val="00D71F6C"/>
    <w:rsid w:val="00D808F4"/>
    <w:rsid w:val="00D86C79"/>
    <w:rsid w:val="00D90450"/>
    <w:rsid w:val="00DB466D"/>
    <w:rsid w:val="00DC4F67"/>
    <w:rsid w:val="00DC6E86"/>
    <w:rsid w:val="00DE285C"/>
    <w:rsid w:val="00DE355E"/>
    <w:rsid w:val="00DF1F38"/>
    <w:rsid w:val="00DF6316"/>
    <w:rsid w:val="00E043CF"/>
    <w:rsid w:val="00E04D16"/>
    <w:rsid w:val="00E0695D"/>
    <w:rsid w:val="00E07DEA"/>
    <w:rsid w:val="00E12168"/>
    <w:rsid w:val="00E146F0"/>
    <w:rsid w:val="00E238BF"/>
    <w:rsid w:val="00E24957"/>
    <w:rsid w:val="00E263B8"/>
    <w:rsid w:val="00E311F8"/>
    <w:rsid w:val="00E41F04"/>
    <w:rsid w:val="00E4568A"/>
    <w:rsid w:val="00E65BFE"/>
    <w:rsid w:val="00E719B5"/>
    <w:rsid w:val="00E77D87"/>
    <w:rsid w:val="00E838D0"/>
    <w:rsid w:val="00E92560"/>
    <w:rsid w:val="00E934D2"/>
    <w:rsid w:val="00E96628"/>
    <w:rsid w:val="00EA2A4B"/>
    <w:rsid w:val="00EA42EA"/>
    <w:rsid w:val="00EA67BB"/>
    <w:rsid w:val="00EB106A"/>
    <w:rsid w:val="00EB123F"/>
    <w:rsid w:val="00EB34AA"/>
    <w:rsid w:val="00EC20B0"/>
    <w:rsid w:val="00EC46BD"/>
    <w:rsid w:val="00EC4A93"/>
    <w:rsid w:val="00ED4B10"/>
    <w:rsid w:val="00ED4E6D"/>
    <w:rsid w:val="00ED6A3B"/>
    <w:rsid w:val="00EE2BCE"/>
    <w:rsid w:val="00EF21E3"/>
    <w:rsid w:val="00EF2F59"/>
    <w:rsid w:val="00EF5550"/>
    <w:rsid w:val="00F00ECC"/>
    <w:rsid w:val="00F014B5"/>
    <w:rsid w:val="00F039E4"/>
    <w:rsid w:val="00F16104"/>
    <w:rsid w:val="00F17C35"/>
    <w:rsid w:val="00F23D40"/>
    <w:rsid w:val="00F278BF"/>
    <w:rsid w:val="00F34564"/>
    <w:rsid w:val="00F358C6"/>
    <w:rsid w:val="00F367C5"/>
    <w:rsid w:val="00F36EEC"/>
    <w:rsid w:val="00F45E9F"/>
    <w:rsid w:val="00F57CCD"/>
    <w:rsid w:val="00F62C5B"/>
    <w:rsid w:val="00F67DEF"/>
    <w:rsid w:val="00F75FB2"/>
    <w:rsid w:val="00F77422"/>
    <w:rsid w:val="00F8312C"/>
    <w:rsid w:val="00F83DA2"/>
    <w:rsid w:val="00F855FD"/>
    <w:rsid w:val="00F918E8"/>
    <w:rsid w:val="00F91AFA"/>
    <w:rsid w:val="00F966FB"/>
    <w:rsid w:val="00F96E71"/>
    <w:rsid w:val="00F97EE1"/>
    <w:rsid w:val="00FA6328"/>
    <w:rsid w:val="00FA6610"/>
    <w:rsid w:val="00FB15D5"/>
    <w:rsid w:val="00FB1DC6"/>
    <w:rsid w:val="00FB3950"/>
    <w:rsid w:val="00FB3F65"/>
    <w:rsid w:val="00FC3C54"/>
    <w:rsid w:val="00FC3C55"/>
    <w:rsid w:val="00FC3C88"/>
    <w:rsid w:val="00FE1B8B"/>
    <w:rsid w:val="00FE27E4"/>
    <w:rsid w:val="00FE28BD"/>
    <w:rsid w:val="00FF043E"/>
    <w:rsid w:val="00FF6E8C"/>
    <w:rsid w:val="00FF710E"/>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3E1C8"/>
  <w15:chartTrackingRefBased/>
  <w15:docId w15:val="{EB1F14EA-1D8E-4EEC-B227-B4F31E523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423C"/>
    <w:pPr>
      <w:spacing w:after="0" w:line="240" w:lineRule="auto"/>
    </w:pPr>
    <w:rPr>
      <w:rFonts w:ascii="Calibri" w:hAnsi="Calibri" w:cs="Calibri"/>
      <w:kern w:val="0"/>
    </w:rPr>
  </w:style>
  <w:style w:type="paragraph" w:styleId="Heading1">
    <w:name w:val="heading 1"/>
    <w:basedOn w:val="Normal"/>
    <w:next w:val="Normal"/>
    <w:link w:val="Heading1Char"/>
    <w:uiPriority w:val="9"/>
    <w:qFormat/>
    <w:rsid w:val="0012423C"/>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rPr>
  </w:style>
  <w:style w:type="paragraph" w:styleId="Heading2">
    <w:name w:val="heading 2"/>
    <w:basedOn w:val="Normal"/>
    <w:next w:val="Normal"/>
    <w:link w:val="Heading2Char"/>
    <w:uiPriority w:val="9"/>
    <w:unhideWhenUsed/>
    <w:qFormat/>
    <w:rsid w:val="0012423C"/>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rPr>
  </w:style>
  <w:style w:type="paragraph" w:styleId="Heading3">
    <w:name w:val="heading 3"/>
    <w:basedOn w:val="Normal"/>
    <w:next w:val="Normal"/>
    <w:link w:val="Heading3Char"/>
    <w:uiPriority w:val="9"/>
    <w:unhideWhenUsed/>
    <w:qFormat/>
    <w:rsid w:val="0012423C"/>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rPr>
  </w:style>
  <w:style w:type="paragraph" w:styleId="Heading4">
    <w:name w:val="heading 4"/>
    <w:basedOn w:val="Normal"/>
    <w:next w:val="Normal"/>
    <w:link w:val="Heading4Char"/>
    <w:uiPriority w:val="9"/>
    <w:semiHidden/>
    <w:unhideWhenUsed/>
    <w:qFormat/>
    <w:rsid w:val="0012423C"/>
    <w:pPr>
      <w:keepNext/>
      <w:keepLines/>
      <w:spacing w:before="80" w:after="40" w:line="259" w:lineRule="auto"/>
      <w:outlineLvl w:val="3"/>
    </w:pPr>
    <w:rPr>
      <w:rFonts w:asciiTheme="minorHAnsi" w:eastAsiaTheme="majorEastAsia" w:hAnsiTheme="minorHAnsi" w:cstheme="majorBidi"/>
      <w:i/>
      <w:iCs/>
      <w:color w:val="0F4761" w:themeColor="accent1" w:themeShade="BF"/>
      <w:kern w:val="2"/>
    </w:rPr>
  </w:style>
  <w:style w:type="paragraph" w:styleId="Heading5">
    <w:name w:val="heading 5"/>
    <w:basedOn w:val="Normal"/>
    <w:next w:val="Normal"/>
    <w:link w:val="Heading5Char"/>
    <w:uiPriority w:val="9"/>
    <w:semiHidden/>
    <w:unhideWhenUsed/>
    <w:qFormat/>
    <w:rsid w:val="0012423C"/>
    <w:pPr>
      <w:keepNext/>
      <w:keepLines/>
      <w:spacing w:before="80" w:after="40" w:line="259" w:lineRule="auto"/>
      <w:outlineLvl w:val="4"/>
    </w:pPr>
    <w:rPr>
      <w:rFonts w:asciiTheme="minorHAnsi" w:eastAsiaTheme="majorEastAsia" w:hAnsiTheme="minorHAnsi" w:cstheme="majorBidi"/>
      <w:color w:val="0F4761" w:themeColor="accent1" w:themeShade="BF"/>
      <w:kern w:val="2"/>
    </w:rPr>
  </w:style>
  <w:style w:type="paragraph" w:styleId="Heading6">
    <w:name w:val="heading 6"/>
    <w:basedOn w:val="Normal"/>
    <w:next w:val="Normal"/>
    <w:link w:val="Heading6Char"/>
    <w:uiPriority w:val="9"/>
    <w:semiHidden/>
    <w:unhideWhenUsed/>
    <w:qFormat/>
    <w:rsid w:val="0012423C"/>
    <w:pPr>
      <w:keepNext/>
      <w:keepLines/>
      <w:spacing w:before="40" w:line="259" w:lineRule="auto"/>
      <w:outlineLvl w:val="5"/>
    </w:pPr>
    <w:rPr>
      <w:rFonts w:asciiTheme="minorHAnsi" w:eastAsiaTheme="majorEastAsia" w:hAnsiTheme="minorHAnsi" w:cstheme="majorBidi"/>
      <w:i/>
      <w:iCs/>
      <w:color w:val="595959" w:themeColor="text1" w:themeTint="A6"/>
      <w:kern w:val="2"/>
    </w:rPr>
  </w:style>
  <w:style w:type="paragraph" w:styleId="Heading7">
    <w:name w:val="heading 7"/>
    <w:basedOn w:val="Normal"/>
    <w:next w:val="Normal"/>
    <w:link w:val="Heading7Char"/>
    <w:uiPriority w:val="9"/>
    <w:semiHidden/>
    <w:unhideWhenUsed/>
    <w:qFormat/>
    <w:rsid w:val="0012423C"/>
    <w:pPr>
      <w:keepNext/>
      <w:keepLines/>
      <w:spacing w:before="40" w:line="259" w:lineRule="auto"/>
      <w:outlineLvl w:val="6"/>
    </w:pPr>
    <w:rPr>
      <w:rFonts w:asciiTheme="minorHAnsi" w:eastAsiaTheme="majorEastAsia" w:hAnsiTheme="minorHAnsi" w:cstheme="majorBidi"/>
      <w:color w:val="595959" w:themeColor="text1" w:themeTint="A6"/>
      <w:kern w:val="2"/>
    </w:rPr>
  </w:style>
  <w:style w:type="paragraph" w:styleId="Heading8">
    <w:name w:val="heading 8"/>
    <w:basedOn w:val="Normal"/>
    <w:next w:val="Normal"/>
    <w:link w:val="Heading8Char"/>
    <w:uiPriority w:val="9"/>
    <w:semiHidden/>
    <w:unhideWhenUsed/>
    <w:qFormat/>
    <w:rsid w:val="0012423C"/>
    <w:pPr>
      <w:keepNext/>
      <w:keepLines/>
      <w:spacing w:line="259" w:lineRule="auto"/>
      <w:outlineLvl w:val="7"/>
    </w:pPr>
    <w:rPr>
      <w:rFonts w:asciiTheme="minorHAnsi" w:eastAsiaTheme="majorEastAsia" w:hAnsiTheme="minorHAnsi" w:cstheme="majorBidi"/>
      <w:i/>
      <w:iCs/>
      <w:color w:val="272727" w:themeColor="text1" w:themeTint="D8"/>
      <w:kern w:val="2"/>
    </w:rPr>
  </w:style>
  <w:style w:type="paragraph" w:styleId="Heading9">
    <w:name w:val="heading 9"/>
    <w:basedOn w:val="Normal"/>
    <w:next w:val="Normal"/>
    <w:link w:val="Heading9Char"/>
    <w:uiPriority w:val="9"/>
    <w:semiHidden/>
    <w:unhideWhenUsed/>
    <w:qFormat/>
    <w:rsid w:val="0012423C"/>
    <w:pPr>
      <w:keepNext/>
      <w:keepLines/>
      <w:spacing w:line="259" w:lineRule="auto"/>
      <w:outlineLvl w:val="8"/>
    </w:pPr>
    <w:rPr>
      <w:rFonts w:asciiTheme="minorHAnsi" w:eastAsiaTheme="majorEastAsia" w:hAnsiTheme="minorHAnsi" w:cstheme="majorBidi"/>
      <w:color w:val="272727" w:themeColor="text1" w:themeTint="D8"/>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42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42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242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42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42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42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42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42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423C"/>
    <w:rPr>
      <w:rFonts w:eastAsiaTheme="majorEastAsia" w:cstheme="majorBidi"/>
      <w:color w:val="272727" w:themeColor="text1" w:themeTint="D8"/>
    </w:rPr>
  </w:style>
  <w:style w:type="paragraph" w:styleId="Title">
    <w:name w:val="Title"/>
    <w:basedOn w:val="Normal"/>
    <w:next w:val="Normal"/>
    <w:link w:val="TitleChar"/>
    <w:uiPriority w:val="10"/>
    <w:qFormat/>
    <w:rsid w:val="0012423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42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423C"/>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rPr>
  </w:style>
  <w:style w:type="character" w:customStyle="1" w:styleId="SubtitleChar">
    <w:name w:val="Subtitle Char"/>
    <w:basedOn w:val="DefaultParagraphFont"/>
    <w:link w:val="Subtitle"/>
    <w:uiPriority w:val="11"/>
    <w:rsid w:val="001242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423C"/>
    <w:pPr>
      <w:spacing w:before="160" w:after="160" w:line="259" w:lineRule="auto"/>
      <w:jc w:val="center"/>
    </w:pPr>
    <w:rPr>
      <w:rFonts w:asciiTheme="minorHAnsi" w:hAnsiTheme="minorHAnsi" w:cstheme="minorBidi"/>
      <w:i/>
      <w:iCs/>
      <w:color w:val="404040" w:themeColor="text1" w:themeTint="BF"/>
      <w:kern w:val="2"/>
    </w:rPr>
  </w:style>
  <w:style w:type="character" w:customStyle="1" w:styleId="QuoteChar">
    <w:name w:val="Quote Char"/>
    <w:basedOn w:val="DefaultParagraphFont"/>
    <w:link w:val="Quote"/>
    <w:uiPriority w:val="29"/>
    <w:rsid w:val="0012423C"/>
    <w:rPr>
      <w:i/>
      <w:iCs/>
      <w:color w:val="404040" w:themeColor="text1" w:themeTint="BF"/>
    </w:rPr>
  </w:style>
  <w:style w:type="paragraph" w:styleId="ListParagraph">
    <w:name w:val="List Paragraph"/>
    <w:basedOn w:val="Normal"/>
    <w:uiPriority w:val="34"/>
    <w:qFormat/>
    <w:rsid w:val="0012423C"/>
    <w:pPr>
      <w:spacing w:after="160" w:line="259" w:lineRule="auto"/>
      <w:ind w:left="720"/>
      <w:contextualSpacing/>
    </w:pPr>
    <w:rPr>
      <w:rFonts w:asciiTheme="minorHAnsi" w:hAnsiTheme="minorHAnsi" w:cstheme="minorBidi"/>
      <w:kern w:val="2"/>
    </w:rPr>
  </w:style>
  <w:style w:type="character" w:styleId="IntenseEmphasis">
    <w:name w:val="Intense Emphasis"/>
    <w:basedOn w:val="DefaultParagraphFont"/>
    <w:uiPriority w:val="21"/>
    <w:qFormat/>
    <w:rsid w:val="0012423C"/>
    <w:rPr>
      <w:i/>
      <w:iCs/>
      <w:color w:val="0F4761" w:themeColor="accent1" w:themeShade="BF"/>
    </w:rPr>
  </w:style>
  <w:style w:type="paragraph" w:styleId="IntenseQuote">
    <w:name w:val="Intense Quote"/>
    <w:basedOn w:val="Normal"/>
    <w:next w:val="Normal"/>
    <w:link w:val="IntenseQuoteChar"/>
    <w:uiPriority w:val="30"/>
    <w:qFormat/>
    <w:rsid w:val="0012423C"/>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hAnsiTheme="minorHAnsi" w:cstheme="minorBidi"/>
      <w:i/>
      <w:iCs/>
      <w:color w:val="0F4761" w:themeColor="accent1" w:themeShade="BF"/>
      <w:kern w:val="2"/>
    </w:rPr>
  </w:style>
  <w:style w:type="character" w:customStyle="1" w:styleId="IntenseQuoteChar">
    <w:name w:val="Intense Quote Char"/>
    <w:basedOn w:val="DefaultParagraphFont"/>
    <w:link w:val="IntenseQuote"/>
    <w:uiPriority w:val="30"/>
    <w:rsid w:val="0012423C"/>
    <w:rPr>
      <w:i/>
      <w:iCs/>
      <w:color w:val="0F4761" w:themeColor="accent1" w:themeShade="BF"/>
    </w:rPr>
  </w:style>
  <w:style w:type="character" w:styleId="IntenseReference">
    <w:name w:val="Intense Reference"/>
    <w:basedOn w:val="DefaultParagraphFont"/>
    <w:uiPriority w:val="32"/>
    <w:qFormat/>
    <w:rsid w:val="0012423C"/>
    <w:rPr>
      <w:b/>
      <w:bCs/>
      <w:smallCaps/>
      <w:color w:val="0F4761" w:themeColor="accent1" w:themeShade="BF"/>
      <w:spacing w:val="5"/>
    </w:rPr>
  </w:style>
  <w:style w:type="table" w:styleId="TableGrid">
    <w:name w:val="Table Grid"/>
    <w:basedOn w:val="TableNormal"/>
    <w:uiPriority w:val="39"/>
    <w:rsid w:val="007D3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03902"/>
    <w:rPr>
      <w:i/>
      <w:iCs/>
    </w:rPr>
  </w:style>
  <w:style w:type="paragraph" w:styleId="NormalWeb">
    <w:name w:val="Normal (Web)"/>
    <w:basedOn w:val="Normal"/>
    <w:uiPriority w:val="99"/>
    <w:semiHidden/>
    <w:unhideWhenUsed/>
    <w:rsid w:val="00B7371F"/>
    <w:pPr>
      <w:spacing w:before="100" w:beforeAutospacing="1" w:after="100" w:afterAutospacing="1"/>
    </w:pPr>
    <w:rPr>
      <w:rFonts w:ascii="Times New Roman" w:eastAsia="Times New Roman" w:hAnsi="Times New Roman" w:cs="Times New Roman"/>
      <w:sz w:val="24"/>
      <w:szCs w:val="24"/>
      <w:lang w:eastAsia="da-DK"/>
      <w14:ligatures w14:val="none"/>
    </w:rPr>
  </w:style>
  <w:style w:type="paragraph" w:styleId="z-TopofForm">
    <w:name w:val="HTML Top of Form"/>
    <w:basedOn w:val="Normal"/>
    <w:next w:val="Normal"/>
    <w:link w:val="z-TopofFormChar"/>
    <w:hidden/>
    <w:uiPriority w:val="99"/>
    <w:semiHidden/>
    <w:unhideWhenUsed/>
    <w:rsid w:val="00B7371F"/>
    <w:pPr>
      <w:pBdr>
        <w:bottom w:val="single" w:sz="6" w:space="1" w:color="auto"/>
      </w:pBdr>
      <w:jc w:val="center"/>
    </w:pPr>
    <w:rPr>
      <w:rFonts w:ascii="Arial" w:eastAsia="Times New Roman" w:hAnsi="Arial" w:cs="Arial"/>
      <w:vanish/>
      <w:sz w:val="16"/>
      <w:szCs w:val="16"/>
      <w:lang w:eastAsia="da-DK"/>
      <w14:ligatures w14:val="none"/>
    </w:rPr>
  </w:style>
  <w:style w:type="character" w:customStyle="1" w:styleId="z-TopofFormChar">
    <w:name w:val="z-Top of Form Char"/>
    <w:basedOn w:val="DefaultParagraphFont"/>
    <w:link w:val="z-TopofForm"/>
    <w:uiPriority w:val="99"/>
    <w:semiHidden/>
    <w:rsid w:val="00B7371F"/>
    <w:rPr>
      <w:rFonts w:ascii="Arial" w:eastAsia="Times New Roman" w:hAnsi="Arial" w:cs="Arial"/>
      <w:vanish/>
      <w:kern w:val="0"/>
      <w:sz w:val="16"/>
      <w:szCs w:val="16"/>
      <w:lang w:eastAsia="da-DK"/>
      <w14:ligatures w14:val="none"/>
    </w:rPr>
  </w:style>
  <w:style w:type="character" w:styleId="Strong">
    <w:name w:val="Strong"/>
    <w:basedOn w:val="DefaultParagraphFont"/>
    <w:uiPriority w:val="22"/>
    <w:qFormat/>
    <w:rsid w:val="007C4855"/>
    <w:rPr>
      <w:b/>
      <w:bCs/>
    </w:rPr>
  </w:style>
  <w:style w:type="character" w:customStyle="1" w:styleId="dont-break-out">
    <w:name w:val="dont-break-out"/>
    <w:basedOn w:val="DefaultParagraphFont"/>
    <w:rsid w:val="0097277A"/>
  </w:style>
  <w:style w:type="character" w:styleId="Hyperlink">
    <w:name w:val="Hyperlink"/>
    <w:basedOn w:val="DefaultParagraphFont"/>
    <w:uiPriority w:val="99"/>
    <w:unhideWhenUsed/>
    <w:rsid w:val="00A15848"/>
    <w:rPr>
      <w:color w:val="467886" w:themeColor="hyperlink"/>
      <w:u w:val="single"/>
    </w:rPr>
  </w:style>
  <w:style w:type="character" w:styleId="UnresolvedMention">
    <w:name w:val="Unresolved Mention"/>
    <w:basedOn w:val="DefaultParagraphFont"/>
    <w:uiPriority w:val="99"/>
    <w:semiHidden/>
    <w:unhideWhenUsed/>
    <w:rsid w:val="00A15848"/>
    <w:rPr>
      <w:color w:val="605E5C"/>
      <w:shd w:val="clear" w:color="auto" w:fill="E1DFDD"/>
    </w:rPr>
  </w:style>
  <w:style w:type="paragraph" w:styleId="Revision">
    <w:name w:val="Revision"/>
    <w:hidden/>
    <w:uiPriority w:val="99"/>
    <w:semiHidden/>
    <w:rsid w:val="001C6E5A"/>
    <w:pPr>
      <w:spacing w:after="0" w:line="240" w:lineRule="auto"/>
    </w:pPr>
    <w:rPr>
      <w:rFonts w:ascii="Calibri" w:hAnsi="Calibri" w:cs="Calibri"/>
      <w:kern w:val="0"/>
    </w:rPr>
  </w:style>
  <w:style w:type="character" w:styleId="CommentReference">
    <w:name w:val="annotation reference"/>
    <w:basedOn w:val="DefaultParagraphFont"/>
    <w:uiPriority w:val="99"/>
    <w:semiHidden/>
    <w:unhideWhenUsed/>
    <w:rsid w:val="004F5CC1"/>
    <w:rPr>
      <w:sz w:val="16"/>
      <w:szCs w:val="16"/>
    </w:rPr>
  </w:style>
  <w:style w:type="paragraph" w:styleId="CommentText">
    <w:name w:val="annotation text"/>
    <w:basedOn w:val="Normal"/>
    <w:link w:val="CommentTextChar"/>
    <w:uiPriority w:val="99"/>
    <w:unhideWhenUsed/>
    <w:rsid w:val="004F5CC1"/>
    <w:rPr>
      <w:sz w:val="20"/>
      <w:szCs w:val="20"/>
    </w:rPr>
  </w:style>
  <w:style w:type="character" w:customStyle="1" w:styleId="CommentTextChar">
    <w:name w:val="Comment Text Char"/>
    <w:basedOn w:val="DefaultParagraphFont"/>
    <w:link w:val="CommentText"/>
    <w:uiPriority w:val="99"/>
    <w:rsid w:val="004F5CC1"/>
    <w:rPr>
      <w:rFonts w:ascii="Calibri" w:hAnsi="Calibri" w:cs="Calibri"/>
      <w:kern w:val="0"/>
      <w:sz w:val="20"/>
      <w:szCs w:val="20"/>
    </w:rPr>
  </w:style>
  <w:style w:type="paragraph" w:styleId="CommentSubject">
    <w:name w:val="annotation subject"/>
    <w:basedOn w:val="CommentText"/>
    <w:next w:val="CommentText"/>
    <w:link w:val="CommentSubjectChar"/>
    <w:uiPriority w:val="99"/>
    <w:semiHidden/>
    <w:unhideWhenUsed/>
    <w:rsid w:val="004F5CC1"/>
    <w:rPr>
      <w:b/>
      <w:bCs/>
    </w:rPr>
  </w:style>
  <w:style w:type="character" w:customStyle="1" w:styleId="CommentSubjectChar">
    <w:name w:val="Comment Subject Char"/>
    <w:basedOn w:val="CommentTextChar"/>
    <w:link w:val="CommentSubject"/>
    <w:uiPriority w:val="99"/>
    <w:semiHidden/>
    <w:rsid w:val="004F5CC1"/>
    <w:rPr>
      <w:rFonts w:ascii="Calibri" w:hAnsi="Calibri" w:cs="Calibri"/>
      <w:b/>
      <w:bCs/>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292348">
      <w:bodyDiv w:val="1"/>
      <w:marLeft w:val="0"/>
      <w:marRight w:val="0"/>
      <w:marTop w:val="0"/>
      <w:marBottom w:val="0"/>
      <w:divBdr>
        <w:top w:val="none" w:sz="0" w:space="0" w:color="auto"/>
        <w:left w:val="none" w:sz="0" w:space="0" w:color="auto"/>
        <w:bottom w:val="none" w:sz="0" w:space="0" w:color="auto"/>
        <w:right w:val="none" w:sz="0" w:space="0" w:color="auto"/>
      </w:divBdr>
      <w:divsChild>
        <w:div w:id="2111003042">
          <w:marLeft w:val="0"/>
          <w:marRight w:val="0"/>
          <w:marTop w:val="0"/>
          <w:marBottom w:val="0"/>
          <w:divBdr>
            <w:top w:val="single" w:sz="2" w:space="0" w:color="E3E3E3"/>
            <w:left w:val="single" w:sz="2" w:space="0" w:color="E3E3E3"/>
            <w:bottom w:val="single" w:sz="2" w:space="0" w:color="E3E3E3"/>
            <w:right w:val="single" w:sz="2" w:space="0" w:color="E3E3E3"/>
          </w:divBdr>
          <w:divsChild>
            <w:div w:id="715861449">
              <w:marLeft w:val="0"/>
              <w:marRight w:val="0"/>
              <w:marTop w:val="0"/>
              <w:marBottom w:val="0"/>
              <w:divBdr>
                <w:top w:val="single" w:sz="2" w:space="0" w:color="E3E3E3"/>
                <w:left w:val="single" w:sz="2" w:space="0" w:color="E3E3E3"/>
                <w:bottom w:val="single" w:sz="2" w:space="0" w:color="E3E3E3"/>
                <w:right w:val="single" w:sz="2" w:space="0" w:color="E3E3E3"/>
              </w:divBdr>
              <w:divsChild>
                <w:div w:id="1939412754">
                  <w:marLeft w:val="0"/>
                  <w:marRight w:val="0"/>
                  <w:marTop w:val="0"/>
                  <w:marBottom w:val="0"/>
                  <w:divBdr>
                    <w:top w:val="single" w:sz="2" w:space="0" w:color="E3E3E3"/>
                    <w:left w:val="single" w:sz="2" w:space="0" w:color="E3E3E3"/>
                    <w:bottom w:val="single" w:sz="2" w:space="0" w:color="E3E3E3"/>
                    <w:right w:val="single" w:sz="2" w:space="0" w:color="E3E3E3"/>
                  </w:divBdr>
                  <w:divsChild>
                    <w:div w:id="410203776">
                      <w:marLeft w:val="0"/>
                      <w:marRight w:val="0"/>
                      <w:marTop w:val="0"/>
                      <w:marBottom w:val="0"/>
                      <w:divBdr>
                        <w:top w:val="single" w:sz="2" w:space="0" w:color="E3E3E3"/>
                        <w:left w:val="single" w:sz="2" w:space="0" w:color="E3E3E3"/>
                        <w:bottom w:val="single" w:sz="2" w:space="0" w:color="E3E3E3"/>
                        <w:right w:val="single" w:sz="2" w:space="0" w:color="E3E3E3"/>
                      </w:divBdr>
                      <w:divsChild>
                        <w:div w:id="765228795">
                          <w:marLeft w:val="0"/>
                          <w:marRight w:val="0"/>
                          <w:marTop w:val="0"/>
                          <w:marBottom w:val="0"/>
                          <w:divBdr>
                            <w:top w:val="single" w:sz="2" w:space="0" w:color="E3E3E3"/>
                            <w:left w:val="single" w:sz="2" w:space="0" w:color="E3E3E3"/>
                            <w:bottom w:val="single" w:sz="2" w:space="0" w:color="E3E3E3"/>
                            <w:right w:val="single" w:sz="2" w:space="0" w:color="E3E3E3"/>
                          </w:divBdr>
                          <w:divsChild>
                            <w:div w:id="1635678414">
                              <w:marLeft w:val="0"/>
                              <w:marRight w:val="0"/>
                              <w:marTop w:val="0"/>
                              <w:marBottom w:val="0"/>
                              <w:divBdr>
                                <w:top w:val="single" w:sz="2" w:space="0" w:color="E3E3E3"/>
                                <w:left w:val="single" w:sz="2" w:space="0" w:color="E3E3E3"/>
                                <w:bottom w:val="single" w:sz="2" w:space="0" w:color="E3E3E3"/>
                                <w:right w:val="single" w:sz="2" w:space="0" w:color="E3E3E3"/>
                              </w:divBdr>
                              <w:divsChild>
                                <w:div w:id="797602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991857676">
                                      <w:marLeft w:val="0"/>
                                      <w:marRight w:val="0"/>
                                      <w:marTop w:val="0"/>
                                      <w:marBottom w:val="0"/>
                                      <w:divBdr>
                                        <w:top w:val="single" w:sz="2" w:space="0" w:color="E3E3E3"/>
                                        <w:left w:val="single" w:sz="2" w:space="0" w:color="E3E3E3"/>
                                        <w:bottom w:val="single" w:sz="2" w:space="0" w:color="E3E3E3"/>
                                        <w:right w:val="single" w:sz="2" w:space="0" w:color="E3E3E3"/>
                                      </w:divBdr>
                                      <w:divsChild>
                                        <w:div w:id="1483690039">
                                          <w:marLeft w:val="0"/>
                                          <w:marRight w:val="0"/>
                                          <w:marTop w:val="0"/>
                                          <w:marBottom w:val="0"/>
                                          <w:divBdr>
                                            <w:top w:val="single" w:sz="2" w:space="0" w:color="E3E3E3"/>
                                            <w:left w:val="single" w:sz="2" w:space="0" w:color="E3E3E3"/>
                                            <w:bottom w:val="single" w:sz="2" w:space="0" w:color="E3E3E3"/>
                                            <w:right w:val="single" w:sz="2" w:space="0" w:color="E3E3E3"/>
                                          </w:divBdr>
                                          <w:divsChild>
                                            <w:div w:id="345641711">
                                              <w:marLeft w:val="0"/>
                                              <w:marRight w:val="0"/>
                                              <w:marTop w:val="0"/>
                                              <w:marBottom w:val="0"/>
                                              <w:divBdr>
                                                <w:top w:val="single" w:sz="2" w:space="0" w:color="E3E3E3"/>
                                                <w:left w:val="single" w:sz="2" w:space="0" w:color="E3E3E3"/>
                                                <w:bottom w:val="single" w:sz="2" w:space="0" w:color="E3E3E3"/>
                                                <w:right w:val="single" w:sz="2" w:space="0" w:color="E3E3E3"/>
                                              </w:divBdr>
                                              <w:divsChild>
                                                <w:div w:id="1409576491">
                                                  <w:marLeft w:val="0"/>
                                                  <w:marRight w:val="0"/>
                                                  <w:marTop w:val="0"/>
                                                  <w:marBottom w:val="0"/>
                                                  <w:divBdr>
                                                    <w:top w:val="single" w:sz="2" w:space="0" w:color="E3E3E3"/>
                                                    <w:left w:val="single" w:sz="2" w:space="0" w:color="E3E3E3"/>
                                                    <w:bottom w:val="single" w:sz="2" w:space="0" w:color="E3E3E3"/>
                                                    <w:right w:val="single" w:sz="2" w:space="0" w:color="E3E3E3"/>
                                                  </w:divBdr>
                                                  <w:divsChild>
                                                    <w:div w:id="1003514432">
                                                      <w:marLeft w:val="0"/>
                                                      <w:marRight w:val="0"/>
                                                      <w:marTop w:val="0"/>
                                                      <w:marBottom w:val="0"/>
                                                      <w:divBdr>
                                                        <w:top w:val="single" w:sz="2" w:space="0" w:color="E3E3E3"/>
                                                        <w:left w:val="single" w:sz="2" w:space="0" w:color="E3E3E3"/>
                                                        <w:bottom w:val="single" w:sz="2" w:space="0" w:color="E3E3E3"/>
                                                        <w:right w:val="single" w:sz="2" w:space="0" w:color="E3E3E3"/>
                                                      </w:divBdr>
                                                      <w:divsChild>
                                                        <w:div w:id="1356736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67751099">
          <w:marLeft w:val="0"/>
          <w:marRight w:val="0"/>
          <w:marTop w:val="0"/>
          <w:marBottom w:val="0"/>
          <w:divBdr>
            <w:top w:val="none" w:sz="0" w:space="0" w:color="auto"/>
            <w:left w:val="none" w:sz="0" w:space="0" w:color="auto"/>
            <w:bottom w:val="none" w:sz="0" w:space="0" w:color="auto"/>
            <w:right w:val="none" w:sz="0" w:space="0" w:color="auto"/>
          </w:divBdr>
        </w:div>
      </w:divsChild>
    </w:div>
    <w:div w:id="227419291">
      <w:bodyDiv w:val="1"/>
      <w:marLeft w:val="0"/>
      <w:marRight w:val="0"/>
      <w:marTop w:val="0"/>
      <w:marBottom w:val="0"/>
      <w:divBdr>
        <w:top w:val="none" w:sz="0" w:space="0" w:color="auto"/>
        <w:left w:val="none" w:sz="0" w:space="0" w:color="auto"/>
        <w:bottom w:val="none" w:sz="0" w:space="0" w:color="auto"/>
        <w:right w:val="none" w:sz="0" w:space="0" w:color="auto"/>
      </w:divBdr>
      <w:divsChild>
        <w:div w:id="1745108650">
          <w:marLeft w:val="0"/>
          <w:marRight w:val="0"/>
          <w:marTop w:val="0"/>
          <w:marBottom w:val="0"/>
          <w:divBdr>
            <w:top w:val="single" w:sz="2" w:space="0" w:color="E3E3E3"/>
            <w:left w:val="single" w:sz="2" w:space="0" w:color="E3E3E3"/>
            <w:bottom w:val="single" w:sz="2" w:space="0" w:color="E3E3E3"/>
            <w:right w:val="single" w:sz="2" w:space="0" w:color="E3E3E3"/>
          </w:divBdr>
          <w:divsChild>
            <w:div w:id="1425422299">
              <w:marLeft w:val="0"/>
              <w:marRight w:val="0"/>
              <w:marTop w:val="0"/>
              <w:marBottom w:val="0"/>
              <w:divBdr>
                <w:top w:val="single" w:sz="2" w:space="0" w:color="E3E3E3"/>
                <w:left w:val="single" w:sz="2" w:space="0" w:color="E3E3E3"/>
                <w:bottom w:val="single" w:sz="2" w:space="0" w:color="E3E3E3"/>
                <w:right w:val="single" w:sz="2" w:space="0" w:color="E3E3E3"/>
              </w:divBdr>
              <w:divsChild>
                <w:div w:id="516626562">
                  <w:marLeft w:val="0"/>
                  <w:marRight w:val="0"/>
                  <w:marTop w:val="0"/>
                  <w:marBottom w:val="0"/>
                  <w:divBdr>
                    <w:top w:val="single" w:sz="2" w:space="0" w:color="E3E3E3"/>
                    <w:left w:val="single" w:sz="2" w:space="0" w:color="E3E3E3"/>
                    <w:bottom w:val="single" w:sz="2" w:space="0" w:color="E3E3E3"/>
                    <w:right w:val="single" w:sz="2" w:space="0" w:color="E3E3E3"/>
                  </w:divBdr>
                  <w:divsChild>
                    <w:div w:id="2097165390">
                      <w:marLeft w:val="0"/>
                      <w:marRight w:val="0"/>
                      <w:marTop w:val="0"/>
                      <w:marBottom w:val="0"/>
                      <w:divBdr>
                        <w:top w:val="single" w:sz="2" w:space="0" w:color="E3E3E3"/>
                        <w:left w:val="single" w:sz="2" w:space="0" w:color="E3E3E3"/>
                        <w:bottom w:val="single" w:sz="2" w:space="0" w:color="E3E3E3"/>
                        <w:right w:val="single" w:sz="2" w:space="0" w:color="E3E3E3"/>
                      </w:divBdr>
                      <w:divsChild>
                        <w:div w:id="726537020">
                          <w:marLeft w:val="0"/>
                          <w:marRight w:val="0"/>
                          <w:marTop w:val="0"/>
                          <w:marBottom w:val="0"/>
                          <w:divBdr>
                            <w:top w:val="single" w:sz="2" w:space="0" w:color="E3E3E3"/>
                            <w:left w:val="single" w:sz="2" w:space="0" w:color="E3E3E3"/>
                            <w:bottom w:val="single" w:sz="2" w:space="0" w:color="E3E3E3"/>
                            <w:right w:val="single" w:sz="2" w:space="0" w:color="E3E3E3"/>
                          </w:divBdr>
                          <w:divsChild>
                            <w:div w:id="672685427">
                              <w:marLeft w:val="0"/>
                              <w:marRight w:val="0"/>
                              <w:marTop w:val="0"/>
                              <w:marBottom w:val="0"/>
                              <w:divBdr>
                                <w:top w:val="single" w:sz="2" w:space="0" w:color="E3E3E3"/>
                                <w:left w:val="single" w:sz="2" w:space="0" w:color="E3E3E3"/>
                                <w:bottom w:val="single" w:sz="2" w:space="0" w:color="E3E3E3"/>
                                <w:right w:val="single" w:sz="2" w:space="0" w:color="E3E3E3"/>
                              </w:divBdr>
                              <w:divsChild>
                                <w:div w:id="946350474">
                                  <w:marLeft w:val="0"/>
                                  <w:marRight w:val="0"/>
                                  <w:marTop w:val="100"/>
                                  <w:marBottom w:val="100"/>
                                  <w:divBdr>
                                    <w:top w:val="single" w:sz="2" w:space="0" w:color="E3E3E3"/>
                                    <w:left w:val="single" w:sz="2" w:space="0" w:color="E3E3E3"/>
                                    <w:bottom w:val="single" w:sz="2" w:space="0" w:color="E3E3E3"/>
                                    <w:right w:val="single" w:sz="2" w:space="0" w:color="E3E3E3"/>
                                  </w:divBdr>
                                  <w:divsChild>
                                    <w:div w:id="249775590">
                                      <w:marLeft w:val="0"/>
                                      <w:marRight w:val="0"/>
                                      <w:marTop w:val="0"/>
                                      <w:marBottom w:val="0"/>
                                      <w:divBdr>
                                        <w:top w:val="single" w:sz="2" w:space="0" w:color="E3E3E3"/>
                                        <w:left w:val="single" w:sz="2" w:space="0" w:color="E3E3E3"/>
                                        <w:bottom w:val="single" w:sz="2" w:space="0" w:color="E3E3E3"/>
                                        <w:right w:val="single" w:sz="2" w:space="0" w:color="E3E3E3"/>
                                      </w:divBdr>
                                      <w:divsChild>
                                        <w:div w:id="1922593367">
                                          <w:marLeft w:val="0"/>
                                          <w:marRight w:val="0"/>
                                          <w:marTop w:val="0"/>
                                          <w:marBottom w:val="0"/>
                                          <w:divBdr>
                                            <w:top w:val="single" w:sz="2" w:space="0" w:color="E3E3E3"/>
                                            <w:left w:val="single" w:sz="2" w:space="0" w:color="E3E3E3"/>
                                            <w:bottom w:val="single" w:sz="2" w:space="0" w:color="E3E3E3"/>
                                            <w:right w:val="single" w:sz="2" w:space="0" w:color="E3E3E3"/>
                                          </w:divBdr>
                                          <w:divsChild>
                                            <w:div w:id="1321231490">
                                              <w:marLeft w:val="0"/>
                                              <w:marRight w:val="0"/>
                                              <w:marTop w:val="0"/>
                                              <w:marBottom w:val="0"/>
                                              <w:divBdr>
                                                <w:top w:val="single" w:sz="2" w:space="0" w:color="E3E3E3"/>
                                                <w:left w:val="single" w:sz="2" w:space="0" w:color="E3E3E3"/>
                                                <w:bottom w:val="single" w:sz="2" w:space="0" w:color="E3E3E3"/>
                                                <w:right w:val="single" w:sz="2" w:space="0" w:color="E3E3E3"/>
                                              </w:divBdr>
                                              <w:divsChild>
                                                <w:div w:id="362366743">
                                                  <w:marLeft w:val="0"/>
                                                  <w:marRight w:val="0"/>
                                                  <w:marTop w:val="0"/>
                                                  <w:marBottom w:val="0"/>
                                                  <w:divBdr>
                                                    <w:top w:val="single" w:sz="2" w:space="0" w:color="E3E3E3"/>
                                                    <w:left w:val="single" w:sz="2" w:space="0" w:color="E3E3E3"/>
                                                    <w:bottom w:val="single" w:sz="2" w:space="0" w:color="E3E3E3"/>
                                                    <w:right w:val="single" w:sz="2" w:space="0" w:color="E3E3E3"/>
                                                  </w:divBdr>
                                                  <w:divsChild>
                                                    <w:div w:id="545794902">
                                                      <w:marLeft w:val="0"/>
                                                      <w:marRight w:val="0"/>
                                                      <w:marTop w:val="0"/>
                                                      <w:marBottom w:val="0"/>
                                                      <w:divBdr>
                                                        <w:top w:val="single" w:sz="2" w:space="0" w:color="E3E3E3"/>
                                                        <w:left w:val="single" w:sz="2" w:space="0" w:color="E3E3E3"/>
                                                        <w:bottom w:val="single" w:sz="2" w:space="0" w:color="E3E3E3"/>
                                                        <w:right w:val="single" w:sz="2" w:space="0" w:color="E3E3E3"/>
                                                      </w:divBdr>
                                                      <w:divsChild>
                                                        <w:div w:id="6260896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2006192">
          <w:marLeft w:val="0"/>
          <w:marRight w:val="0"/>
          <w:marTop w:val="0"/>
          <w:marBottom w:val="0"/>
          <w:divBdr>
            <w:top w:val="none" w:sz="0" w:space="0" w:color="auto"/>
            <w:left w:val="none" w:sz="0" w:space="0" w:color="auto"/>
            <w:bottom w:val="none" w:sz="0" w:space="0" w:color="auto"/>
            <w:right w:val="none" w:sz="0" w:space="0" w:color="auto"/>
          </w:divBdr>
        </w:div>
      </w:divsChild>
    </w:div>
    <w:div w:id="292638894">
      <w:bodyDiv w:val="1"/>
      <w:marLeft w:val="0"/>
      <w:marRight w:val="0"/>
      <w:marTop w:val="0"/>
      <w:marBottom w:val="0"/>
      <w:divBdr>
        <w:top w:val="none" w:sz="0" w:space="0" w:color="auto"/>
        <w:left w:val="none" w:sz="0" w:space="0" w:color="auto"/>
        <w:bottom w:val="none" w:sz="0" w:space="0" w:color="auto"/>
        <w:right w:val="none" w:sz="0" w:space="0" w:color="auto"/>
      </w:divBdr>
      <w:divsChild>
        <w:div w:id="138693790">
          <w:marLeft w:val="0"/>
          <w:marRight w:val="0"/>
          <w:marTop w:val="0"/>
          <w:marBottom w:val="0"/>
          <w:divBdr>
            <w:top w:val="single" w:sz="2" w:space="0" w:color="E3E3E3"/>
            <w:left w:val="single" w:sz="2" w:space="0" w:color="E3E3E3"/>
            <w:bottom w:val="single" w:sz="2" w:space="0" w:color="E3E3E3"/>
            <w:right w:val="single" w:sz="2" w:space="0" w:color="E3E3E3"/>
          </w:divBdr>
          <w:divsChild>
            <w:div w:id="552891394">
              <w:marLeft w:val="0"/>
              <w:marRight w:val="0"/>
              <w:marTop w:val="0"/>
              <w:marBottom w:val="0"/>
              <w:divBdr>
                <w:top w:val="single" w:sz="2" w:space="0" w:color="E3E3E3"/>
                <w:left w:val="single" w:sz="2" w:space="0" w:color="E3E3E3"/>
                <w:bottom w:val="single" w:sz="2" w:space="0" w:color="E3E3E3"/>
                <w:right w:val="single" w:sz="2" w:space="0" w:color="E3E3E3"/>
              </w:divBdr>
              <w:divsChild>
                <w:div w:id="631985285">
                  <w:marLeft w:val="0"/>
                  <w:marRight w:val="0"/>
                  <w:marTop w:val="0"/>
                  <w:marBottom w:val="0"/>
                  <w:divBdr>
                    <w:top w:val="single" w:sz="2" w:space="0" w:color="E3E3E3"/>
                    <w:left w:val="single" w:sz="2" w:space="0" w:color="E3E3E3"/>
                    <w:bottom w:val="single" w:sz="2" w:space="0" w:color="E3E3E3"/>
                    <w:right w:val="single" w:sz="2" w:space="0" w:color="E3E3E3"/>
                  </w:divBdr>
                  <w:divsChild>
                    <w:div w:id="155536307">
                      <w:marLeft w:val="0"/>
                      <w:marRight w:val="0"/>
                      <w:marTop w:val="0"/>
                      <w:marBottom w:val="0"/>
                      <w:divBdr>
                        <w:top w:val="single" w:sz="2" w:space="0" w:color="E3E3E3"/>
                        <w:left w:val="single" w:sz="2" w:space="0" w:color="E3E3E3"/>
                        <w:bottom w:val="single" w:sz="2" w:space="0" w:color="E3E3E3"/>
                        <w:right w:val="single" w:sz="2" w:space="0" w:color="E3E3E3"/>
                      </w:divBdr>
                      <w:divsChild>
                        <w:div w:id="1618022017">
                          <w:marLeft w:val="0"/>
                          <w:marRight w:val="0"/>
                          <w:marTop w:val="0"/>
                          <w:marBottom w:val="0"/>
                          <w:divBdr>
                            <w:top w:val="single" w:sz="2" w:space="0" w:color="E3E3E3"/>
                            <w:left w:val="single" w:sz="2" w:space="0" w:color="E3E3E3"/>
                            <w:bottom w:val="single" w:sz="2" w:space="0" w:color="E3E3E3"/>
                            <w:right w:val="single" w:sz="2" w:space="0" w:color="E3E3E3"/>
                          </w:divBdr>
                          <w:divsChild>
                            <w:div w:id="1644432464">
                              <w:marLeft w:val="0"/>
                              <w:marRight w:val="0"/>
                              <w:marTop w:val="0"/>
                              <w:marBottom w:val="0"/>
                              <w:divBdr>
                                <w:top w:val="single" w:sz="2" w:space="0" w:color="E3E3E3"/>
                                <w:left w:val="single" w:sz="2" w:space="0" w:color="E3E3E3"/>
                                <w:bottom w:val="single" w:sz="2" w:space="0" w:color="E3E3E3"/>
                                <w:right w:val="single" w:sz="2" w:space="0" w:color="E3E3E3"/>
                              </w:divBdr>
                              <w:divsChild>
                                <w:div w:id="241109115">
                                  <w:marLeft w:val="0"/>
                                  <w:marRight w:val="0"/>
                                  <w:marTop w:val="100"/>
                                  <w:marBottom w:val="100"/>
                                  <w:divBdr>
                                    <w:top w:val="single" w:sz="2" w:space="0" w:color="E3E3E3"/>
                                    <w:left w:val="single" w:sz="2" w:space="0" w:color="E3E3E3"/>
                                    <w:bottom w:val="single" w:sz="2" w:space="0" w:color="E3E3E3"/>
                                    <w:right w:val="single" w:sz="2" w:space="0" w:color="E3E3E3"/>
                                  </w:divBdr>
                                  <w:divsChild>
                                    <w:div w:id="1028989581">
                                      <w:marLeft w:val="0"/>
                                      <w:marRight w:val="0"/>
                                      <w:marTop w:val="0"/>
                                      <w:marBottom w:val="0"/>
                                      <w:divBdr>
                                        <w:top w:val="single" w:sz="2" w:space="0" w:color="E3E3E3"/>
                                        <w:left w:val="single" w:sz="2" w:space="0" w:color="E3E3E3"/>
                                        <w:bottom w:val="single" w:sz="2" w:space="0" w:color="E3E3E3"/>
                                        <w:right w:val="single" w:sz="2" w:space="0" w:color="E3E3E3"/>
                                      </w:divBdr>
                                      <w:divsChild>
                                        <w:div w:id="2051805667">
                                          <w:marLeft w:val="0"/>
                                          <w:marRight w:val="0"/>
                                          <w:marTop w:val="0"/>
                                          <w:marBottom w:val="0"/>
                                          <w:divBdr>
                                            <w:top w:val="single" w:sz="2" w:space="0" w:color="E3E3E3"/>
                                            <w:left w:val="single" w:sz="2" w:space="0" w:color="E3E3E3"/>
                                            <w:bottom w:val="single" w:sz="2" w:space="0" w:color="E3E3E3"/>
                                            <w:right w:val="single" w:sz="2" w:space="0" w:color="E3E3E3"/>
                                          </w:divBdr>
                                          <w:divsChild>
                                            <w:div w:id="978531221">
                                              <w:marLeft w:val="0"/>
                                              <w:marRight w:val="0"/>
                                              <w:marTop w:val="0"/>
                                              <w:marBottom w:val="0"/>
                                              <w:divBdr>
                                                <w:top w:val="single" w:sz="2" w:space="0" w:color="E3E3E3"/>
                                                <w:left w:val="single" w:sz="2" w:space="0" w:color="E3E3E3"/>
                                                <w:bottom w:val="single" w:sz="2" w:space="0" w:color="E3E3E3"/>
                                                <w:right w:val="single" w:sz="2" w:space="0" w:color="E3E3E3"/>
                                              </w:divBdr>
                                              <w:divsChild>
                                                <w:div w:id="351998305">
                                                  <w:marLeft w:val="0"/>
                                                  <w:marRight w:val="0"/>
                                                  <w:marTop w:val="0"/>
                                                  <w:marBottom w:val="0"/>
                                                  <w:divBdr>
                                                    <w:top w:val="single" w:sz="2" w:space="0" w:color="E3E3E3"/>
                                                    <w:left w:val="single" w:sz="2" w:space="0" w:color="E3E3E3"/>
                                                    <w:bottom w:val="single" w:sz="2" w:space="0" w:color="E3E3E3"/>
                                                    <w:right w:val="single" w:sz="2" w:space="0" w:color="E3E3E3"/>
                                                  </w:divBdr>
                                                  <w:divsChild>
                                                    <w:div w:id="714817991">
                                                      <w:marLeft w:val="0"/>
                                                      <w:marRight w:val="0"/>
                                                      <w:marTop w:val="0"/>
                                                      <w:marBottom w:val="0"/>
                                                      <w:divBdr>
                                                        <w:top w:val="single" w:sz="2" w:space="0" w:color="E3E3E3"/>
                                                        <w:left w:val="single" w:sz="2" w:space="0" w:color="E3E3E3"/>
                                                        <w:bottom w:val="single" w:sz="2" w:space="0" w:color="E3E3E3"/>
                                                        <w:right w:val="single" w:sz="2" w:space="0" w:color="E3E3E3"/>
                                                      </w:divBdr>
                                                      <w:divsChild>
                                                        <w:div w:id="8553844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027709">
          <w:marLeft w:val="0"/>
          <w:marRight w:val="0"/>
          <w:marTop w:val="0"/>
          <w:marBottom w:val="0"/>
          <w:divBdr>
            <w:top w:val="none" w:sz="0" w:space="0" w:color="auto"/>
            <w:left w:val="none" w:sz="0" w:space="0" w:color="auto"/>
            <w:bottom w:val="none" w:sz="0" w:space="0" w:color="auto"/>
            <w:right w:val="none" w:sz="0" w:space="0" w:color="auto"/>
          </w:divBdr>
        </w:div>
      </w:divsChild>
    </w:div>
    <w:div w:id="568730686">
      <w:bodyDiv w:val="1"/>
      <w:marLeft w:val="0"/>
      <w:marRight w:val="0"/>
      <w:marTop w:val="0"/>
      <w:marBottom w:val="0"/>
      <w:divBdr>
        <w:top w:val="none" w:sz="0" w:space="0" w:color="auto"/>
        <w:left w:val="none" w:sz="0" w:space="0" w:color="auto"/>
        <w:bottom w:val="none" w:sz="0" w:space="0" w:color="auto"/>
        <w:right w:val="none" w:sz="0" w:space="0" w:color="auto"/>
      </w:divBdr>
    </w:div>
    <w:div w:id="612638811">
      <w:bodyDiv w:val="1"/>
      <w:marLeft w:val="0"/>
      <w:marRight w:val="0"/>
      <w:marTop w:val="0"/>
      <w:marBottom w:val="0"/>
      <w:divBdr>
        <w:top w:val="none" w:sz="0" w:space="0" w:color="auto"/>
        <w:left w:val="none" w:sz="0" w:space="0" w:color="auto"/>
        <w:bottom w:val="none" w:sz="0" w:space="0" w:color="auto"/>
        <w:right w:val="none" w:sz="0" w:space="0" w:color="auto"/>
      </w:divBdr>
    </w:div>
    <w:div w:id="728962857">
      <w:bodyDiv w:val="1"/>
      <w:marLeft w:val="0"/>
      <w:marRight w:val="0"/>
      <w:marTop w:val="0"/>
      <w:marBottom w:val="0"/>
      <w:divBdr>
        <w:top w:val="none" w:sz="0" w:space="0" w:color="auto"/>
        <w:left w:val="none" w:sz="0" w:space="0" w:color="auto"/>
        <w:bottom w:val="none" w:sz="0" w:space="0" w:color="auto"/>
        <w:right w:val="none" w:sz="0" w:space="0" w:color="auto"/>
      </w:divBdr>
    </w:div>
    <w:div w:id="1043167322">
      <w:bodyDiv w:val="1"/>
      <w:marLeft w:val="0"/>
      <w:marRight w:val="0"/>
      <w:marTop w:val="0"/>
      <w:marBottom w:val="0"/>
      <w:divBdr>
        <w:top w:val="none" w:sz="0" w:space="0" w:color="auto"/>
        <w:left w:val="none" w:sz="0" w:space="0" w:color="auto"/>
        <w:bottom w:val="none" w:sz="0" w:space="0" w:color="auto"/>
        <w:right w:val="none" w:sz="0" w:space="0" w:color="auto"/>
      </w:divBdr>
    </w:div>
    <w:div w:id="1320771706">
      <w:bodyDiv w:val="1"/>
      <w:marLeft w:val="0"/>
      <w:marRight w:val="0"/>
      <w:marTop w:val="0"/>
      <w:marBottom w:val="0"/>
      <w:divBdr>
        <w:top w:val="none" w:sz="0" w:space="0" w:color="auto"/>
        <w:left w:val="none" w:sz="0" w:space="0" w:color="auto"/>
        <w:bottom w:val="none" w:sz="0" w:space="0" w:color="auto"/>
        <w:right w:val="none" w:sz="0" w:space="0" w:color="auto"/>
      </w:divBdr>
    </w:div>
    <w:div w:id="1401708339">
      <w:bodyDiv w:val="1"/>
      <w:marLeft w:val="0"/>
      <w:marRight w:val="0"/>
      <w:marTop w:val="0"/>
      <w:marBottom w:val="0"/>
      <w:divBdr>
        <w:top w:val="none" w:sz="0" w:space="0" w:color="auto"/>
        <w:left w:val="none" w:sz="0" w:space="0" w:color="auto"/>
        <w:bottom w:val="none" w:sz="0" w:space="0" w:color="auto"/>
        <w:right w:val="none" w:sz="0" w:space="0" w:color="auto"/>
      </w:divBdr>
    </w:div>
    <w:div w:id="1533613004">
      <w:bodyDiv w:val="1"/>
      <w:marLeft w:val="0"/>
      <w:marRight w:val="0"/>
      <w:marTop w:val="0"/>
      <w:marBottom w:val="0"/>
      <w:divBdr>
        <w:top w:val="none" w:sz="0" w:space="0" w:color="auto"/>
        <w:left w:val="none" w:sz="0" w:space="0" w:color="auto"/>
        <w:bottom w:val="none" w:sz="0" w:space="0" w:color="auto"/>
        <w:right w:val="none" w:sz="0" w:space="0" w:color="auto"/>
      </w:divBdr>
      <w:divsChild>
        <w:div w:id="1977486217">
          <w:marLeft w:val="0"/>
          <w:marRight w:val="0"/>
          <w:marTop w:val="0"/>
          <w:marBottom w:val="0"/>
          <w:divBdr>
            <w:top w:val="single" w:sz="2" w:space="0" w:color="E3E3E3"/>
            <w:left w:val="single" w:sz="2" w:space="0" w:color="E3E3E3"/>
            <w:bottom w:val="single" w:sz="2" w:space="0" w:color="E3E3E3"/>
            <w:right w:val="single" w:sz="2" w:space="0" w:color="E3E3E3"/>
          </w:divBdr>
          <w:divsChild>
            <w:div w:id="127432632">
              <w:marLeft w:val="0"/>
              <w:marRight w:val="0"/>
              <w:marTop w:val="0"/>
              <w:marBottom w:val="0"/>
              <w:divBdr>
                <w:top w:val="single" w:sz="2" w:space="0" w:color="E3E3E3"/>
                <w:left w:val="single" w:sz="2" w:space="0" w:color="E3E3E3"/>
                <w:bottom w:val="single" w:sz="2" w:space="0" w:color="E3E3E3"/>
                <w:right w:val="single" w:sz="2" w:space="0" w:color="E3E3E3"/>
              </w:divBdr>
              <w:divsChild>
                <w:div w:id="1838686584">
                  <w:marLeft w:val="0"/>
                  <w:marRight w:val="0"/>
                  <w:marTop w:val="0"/>
                  <w:marBottom w:val="0"/>
                  <w:divBdr>
                    <w:top w:val="single" w:sz="2" w:space="0" w:color="E3E3E3"/>
                    <w:left w:val="single" w:sz="2" w:space="0" w:color="E3E3E3"/>
                    <w:bottom w:val="single" w:sz="2" w:space="0" w:color="E3E3E3"/>
                    <w:right w:val="single" w:sz="2" w:space="0" w:color="E3E3E3"/>
                  </w:divBdr>
                  <w:divsChild>
                    <w:div w:id="494223891">
                      <w:marLeft w:val="0"/>
                      <w:marRight w:val="0"/>
                      <w:marTop w:val="0"/>
                      <w:marBottom w:val="0"/>
                      <w:divBdr>
                        <w:top w:val="single" w:sz="2" w:space="0" w:color="E3E3E3"/>
                        <w:left w:val="single" w:sz="2" w:space="0" w:color="E3E3E3"/>
                        <w:bottom w:val="single" w:sz="2" w:space="0" w:color="E3E3E3"/>
                        <w:right w:val="single" w:sz="2" w:space="0" w:color="E3E3E3"/>
                      </w:divBdr>
                      <w:divsChild>
                        <w:div w:id="1968506738">
                          <w:marLeft w:val="0"/>
                          <w:marRight w:val="0"/>
                          <w:marTop w:val="0"/>
                          <w:marBottom w:val="0"/>
                          <w:divBdr>
                            <w:top w:val="single" w:sz="2" w:space="0" w:color="E3E3E3"/>
                            <w:left w:val="single" w:sz="2" w:space="0" w:color="E3E3E3"/>
                            <w:bottom w:val="single" w:sz="2" w:space="0" w:color="E3E3E3"/>
                            <w:right w:val="single" w:sz="2" w:space="0" w:color="E3E3E3"/>
                          </w:divBdr>
                          <w:divsChild>
                            <w:div w:id="577399725">
                              <w:marLeft w:val="0"/>
                              <w:marRight w:val="0"/>
                              <w:marTop w:val="0"/>
                              <w:marBottom w:val="0"/>
                              <w:divBdr>
                                <w:top w:val="single" w:sz="2" w:space="0" w:color="E3E3E3"/>
                                <w:left w:val="single" w:sz="2" w:space="0" w:color="E3E3E3"/>
                                <w:bottom w:val="single" w:sz="2" w:space="0" w:color="E3E3E3"/>
                                <w:right w:val="single" w:sz="2" w:space="0" w:color="E3E3E3"/>
                              </w:divBdr>
                              <w:divsChild>
                                <w:div w:id="662968916">
                                  <w:marLeft w:val="0"/>
                                  <w:marRight w:val="0"/>
                                  <w:marTop w:val="100"/>
                                  <w:marBottom w:val="100"/>
                                  <w:divBdr>
                                    <w:top w:val="single" w:sz="2" w:space="0" w:color="E3E3E3"/>
                                    <w:left w:val="single" w:sz="2" w:space="0" w:color="E3E3E3"/>
                                    <w:bottom w:val="single" w:sz="2" w:space="0" w:color="E3E3E3"/>
                                    <w:right w:val="single" w:sz="2" w:space="0" w:color="E3E3E3"/>
                                  </w:divBdr>
                                  <w:divsChild>
                                    <w:div w:id="865142388">
                                      <w:marLeft w:val="0"/>
                                      <w:marRight w:val="0"/>
                                      <w:marTop w:val="0"/>
                                      <w:marBottom w:val="0"/>
                                      <w:divBdr>
                                        <w:top w:val="single" w:sz="2" w:space="0" w:color="E3E3E3"/>
                                        <w:left w:val="single" w:sz="2" w:space="0" w:color="E3E3E3"/>
                                        <w:bottom w:val="single" w:sz="2" w:space="0" w:color="E3E3E3"/>
                                        <w:right w:val="single" w:sz="2" w:space="0" w:color="E3E3E3"/>
                                      </w:divBdr>
                                      <w:divsChild>
                                        <w:div w:id="1854957390">
                                          <w:marLeft w:val="0"/>
                                          <w:marRight w:val="0"/>
                                          <w:marTop w:val="0"/>
                                          <w:marBottom w:val="0"/>
                                          <w:divBdr>
                                            <w:top w:val="single" w:sz="2" w:space="0" w:color="E3E3E3"/>
                                            <w:left w:val="single" w:sz="2" w:space="0" w:color="E3E3E3"/>
                                            <w:bottom w:val="single" w:sz="2" w:space="0" w:color="E3E3E3"/>
                                            <w:right w:val="single" w:sz="2" w:space="0" w:color="E3E3E3"/>
                                          </w:divBdr>
                                          <w:divsChild>
                                            <w:div w:id="1951353961">
                                              <w:marLeft w:val="0"/>
                                              <w:marRight w:val="0"/>
                                              <w:marTop w:val="0"/>
                                              <w:marBottom w:val="0"/>
                                              <w:divBdr>
                                                <w:top w:val="single" w:sz="2" w:space="0" w:color="E3E3E3"/>
                                                <w:left w:val="single" w:sz="2" w:space="0" w:color="E3E3E3"/>
                                                <w:bottom w:val="single" w:sz="2" w:space="0" w:color="E3E3E3"/>
                                                <w:right w:val="single" w:sz="2" w:space="0" w:color="E3E3E3"/>
                                              </w:divBdr>
                                              <w:divsChild>
                                                <w:div w:id="1220284483">
                                                  <w:marLeft w:val="0"/>
                                                  <w:marRight w:val="0"/>
                                                  <w:marTop w:val="0"/>
                                                  <w:marBottom w:val="0"/>
                                                  <w:divBdr>
                                                    <w:top w:val="single" w:sz="2" w:space="0" w:color="E3E3E3"/>
                                                    <w:left w:val="single" w:sz="2" w:space="0" w:color="E3E3E3"/>
                                                    <w:bottom w:val="single" w:sz="2" w:space="0" w:color="E3E3E3"/>
                                                    <w:right w:val="single" w:sz="2" w:space="0" w:color="E3E3E3"/>
                                                  </w:divBdr>
                                                  <w:divsChild>
                                                    <w:div w:id="1837724929">
                                                      <w:marLeft w:val="0"/>
                                                      <w:marRight w:val="0"/>
                                                      <w:marTop w:val="0"/>
                                                      <w:marBottom w:val="0"/>
                                                      <w:divBdr>
                                                        <w:top w:val="single" w:sz="2" w:space="0" w:color="E3E3E3"/>
                                                        <w:left w:val="single" w:sz="2" w:space="0" w:color="E3E3E3"/>
                                                        <w:bottom w:val="single" w:sz="2" w:space="0" w:color="E3E3E3"/>
                                                        <w:right w:val="single" w:sz="2" w:space="0" w:color="E3E3E3"/>
                                                      </w:divBdr>
                                                      <w:divsChild>
                                                        <w:div w:id="2130776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4915935">
          <w:marLeft w:val="0"/>
          <w:marRight w:val="0"/>
          <w:marTop w:val="0"/>
          <w:marBottom w:val="0"/>
          <w:divBdr>
            <w:top w:val="none" w:sz="0" w:space="0" w:color="auto"/>
            <w:left w:val="none" w:sz="0" w:space="0" w:color="auto"/>
            <w:bottom w:val="none" w:sz="0" w:space="0" w:color="auto"/>
            <w:right w:val="none" w:sz="0" w:space="0" w:color="auto"/>
          </w:divBdr>
        </w:div>
      </w:divsChild>
    </w:div>
    <w:div w:id="1851026259">
      <w:bodyDiv w:val="1"/>
      <w:marLeft w:val="0"/>
      <w:marRight w:val="0"/>
      <w:marTop w:val="0"/>
      <w:marBottom w:val="0"/>
      <w:divBdr>
        <w:top w:val="none" w:sz="0" w:space="0" w:color="auto"/>
        <w:left w:val="none" w:sz="0" w:space="0" w:color="auto"/>
        <w:bottom w:val="none" w:sz="0" w:space="0" w:color="auto"/>
        <w:right w:val="none" w:sz="0" w:space="0" w:color="auto"/>
      </w:divBdr>
    </w:div>
    <w:div w:id="1876963205">
      <w:bodyDiv w:val="1"/>
      <w:marLeft w:val="0"/>
      <w:marRight w:val="0"/>
      <w:marTop w:val="0"/>
      <w:marBottom w:val="0"/>
      <w:divBdr>
        <w:top w:val="none" w:sz="0" w:space="0" w:color="auto"/>
        <w:left w:val="none" w:sz="0" w:space="0" w:color="auto"/>
        <w:bottom w:val="none" w:sz="0" w:space="0" w:color="auto"/>
        <w:right w:val="none" w:sz="0" w:space="0" w:color="auto"/>
      </w:divBdr>
    </w:div>
    <w:div w:id="1971938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1.png"/><Relationship Id="rId5" Type="http://schemas.openxmlformats.org/officeDocument/2006/relationships/comments" Target="comments.xml"/><Relationship Id="rId10" Type="http://schemas.openxmlformats.org/officeDocument/2006/relationships/hyperlink" Target="https://www.nass.usda.gov/Publications/National_Crop_Progress/Terms_and_Definitions/index.php" TargetMode="External"/><Relationship Id="rId4" Type="http://schemas.openxmlformats.org/officeDocument/2006/relationships/webSettings" Target="webSettings.xml"/><Relationship Id="rId9" Type="http://schemas.openxmlformats.org/officeDocument/2006/relationships/hyperlink" Target="https://arxiv.org/abs/2403.17162"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12</Pages>
  <Words>6337</Words>
  <Characters>36121</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Aarhus University</Company>
  <LinksUpToDate>false</LinksUpToDate>
  <CharactersWithSpaces>42374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Anne Nichols</dc:creator>
  <cp:keywords/>
  <dc:description/>
  <cp:lastModifiedBy>Andrea Basche</cp:lastModifiedBy>
  <cp:revision>4</cp:revision>
  <dcterms:created xsi:type="dcterms:W3CDTF">2024-05-14T13:14:00Z</dcterms:created>
  <dcterms:modified xsi:type="dcterms:W3CDTF">2024-05-17T12:36:00Z</dcterms:modified>
</cp:coreProperties>
</file>