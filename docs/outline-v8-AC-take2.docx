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168E8187"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sustainability</w:t>
      </w:r>
      <w:r w:rsidR="000179DC" w:rsidRPr="0029011A">
        <w:rPr>
          <w:color w:val="20124D"/>
          <w:shd w:val="clear" w:color="auto" w:fill="FFFFFF"/>
          <w:lang w:val="en-US"/>
        </w:rPr>
        <w:t xml:space="preserve"> as a whole.</w:t>
      </w:r>
    </w:p>
    <w:p w14:paraId="59F76605" w14:textId="3D82E207" w:rsidR="008D2ECE" w:rsidRPr="00D16F57" w:rsidRDefault="008D2ECE" w:rsidP="00EB106A">
      <w:pPr>
        <w:pStyle w:val="Heading1"/>
        <w:rPr>
          <w:lang w:val="en-US"/>
        </w:rPr>
      </w:pPr>
      <w:commentRangeStart w:id="0"/>
      <w:r w:rsidRPr="00D16F57">
        <w:rPr>
          <w:lang w:val="en-US"/>
        </w:rPr>
        <w:t>Introduction</w:t>
      </w:r>
      <w:commentRangeEnd w:id="0"/>
      <w:r w:rsidR="00B7234D">
        <w:rPr>
          <w:rStyle w:val="CommentReference"/>
          <w:rFonts w:ascii="Calibri" w:eastAsiaTheme="minorHAnsi" w:hAnsi="Calibri" w:cs="Calibri"/>
          <w:color w:val="auto"/>
          <w:kern w:val="0"/>
        </w:rPr>
        <w:commentReference w:id="0"/>
      </w:r>
    </w:p>
    <w:p w14:paraId="37F2D7BF" w14:textId="48A32E21"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commentRangeStart w:id="1"/>
      <w:r w:rsidR="001D7C5C">
        <w:rPr>
          <w:lang w:val="en-US"/>
        </w:rPr>
        <w:t>Potential</w:t>
      </w:r>
      <w:commentRangeEnd w:id="1"/>
      <w:r w:rsidR="00277712">
        <w:rPr>
          <w:rStyle w:val="CommentReference"/>
        </w:rPr>
        <w:commentReference w:id="1"/>
      </w:r>
      <w:r w:rsidR="001D7C5C">
        <w:rPr>
          <w:lang w:val="en-US"/>
        </w:rPr>
        <w:t xml:space="preserve">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w:t>
      </w:r>
      <w:commentRangeStart w:id="2"/>
      <w:r w:rsidR="00F8312C" w:rsidRPr="00F8312C">
        <w:rPr>
          <w:lang w:val="en-US"/>
        </w:rPr>
        <w:t>CITE</w:t>
      </w:r>
      <w:commentRangeEnd w:id="2"/>
      <w:r w:rsidR="00901A02">
        <w:rPr>
          <w:rStyle w:val="CommentReference"/>
        </w:rPr>
        <w:commentReference w:id="2"/>
      </w:r>
      <w:r w:rsidR="00F8312C" w:rsidRPr="00F8312C">
        <w:rPr>
          <w:lang w:val="en-US"/>
        </w:rPr>
        <w:t xml:space="preserv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5A888670"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levels, but</w:t>
      </w:r>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w:t>
      </w:r>
      <w:del w:id="3" w:author="ancarter" w:date="2024-05-20T09:58:00Z">
        <w:r w:rsidR="00B04EE2" w:rsidRPr="00F8312C" w:rsidDel="00901A02">
          <w:rPr>
            <w:lang w:val="en-US"/>
          </w:rPr>
          <w:delText>However,</w:delText>
        </w:r>
      </w:del>
      <w:ins w:id="4" w:author="ancarter" w:date="2024-05-20T10:12:00Z">
        <w:r w:rsidR="0020107B">
          <w:rPr>
            <w:lang w:val="en-US"/>
          </w:rPr>
          <w:t xml:space="preserve">Though social science has long acknowledged the use of research as a means of maintaining </w:t>
        </w:r>
      </w:ins>
      <w:ins w:id="5" w:author="ancarter" w:date="2024-05-20T10:13:00Z">
        <w:r w:rsidR="0020107B">
          <w:rPr>
            <w:lang w:val="en-US"/>
          </w:rPr>
          <w:t>the status quo (</w:t>
        </w:r>
      </w:ins>
      <w:ins w:id="6" w:author="ancarter" w:date="2024-05-20T10:17:00Z">
        <w:r w:rsidR="00EF50F0">
          <w:rPr>
            <w:lang w:val="en-US"/>
          </w:rPr>
          <w:t xml:space="preserve">see the work of </w:t>
        </w:r>
      </w:ins>
      <w:ins w:id="7" w:author="ancarter" w:date="2024-05-20T10:13:00Z">
        <w:r w:rsidR="0020107B">
          <w:rPr>
            <w:lang w:val="en-US"/>
          </w:rPr>
          <w:t xml:space="preserve">Bullard </w:t>
        </w:r>
        <w:commentRangeStart w:id="8"/>
        <w:r w:rsidR="0020107B">
          <w:rPr>
            <w:lang w:val="en-US"/>
          </w:rPr>
          <w:t>1993</w:t>
        </w:r>
      </w:ins>
      <w:commentRangeEnd w:id="8"/>
      <w:ins w:id="9" w:author="ancarter" w:date="2024-05-20T10:14:00Z">
        <w:r w:rsidR="0020107B">
          <w:rPr>
            <w:rStyle w:val="CommentReference"/>
          </w:rPr>
          <w:commentReference w:id="8"/>
        </w:r>
      </w:ins>
      <w:ins w:id="10" w:author="ancarter" w:date="2024-05-20T10:13:00Z">
        <w:r w:rsidR="0020107B">
          <w:rPr>
            <w:lang w:val="en-US"/>
          </w:rPr>
          <w:t xml:space="preserve">, Du Bois </w:t>
        </w:r>
        <w:commentRangeStart w:id="11"/>
        <w:r w:rsidR="0020107B">
          <w:rPr>
            <w:lang w:val="en-US"/>
          </w:rPr>
          <w:t>2007</w:t>
        </w:r>
      </w:ins>
      <w:commentRangeEnd w:id="11"/>
      <w:ins w:id="12" w:author="ancarter" w:date="2024-05-20T10:16:00Z">
        <w:r w:rsidR="00EF50F0">
          <w:rPr>
            <w:rStyle w:val="CommentReference"/>
          </w:rPr>
          <w:commentReference w:id="11"/>
        </w:r>
      </w:ins>
      <w:ins w:id="13" w:author="ancarter" w:date="2024-05-20T10:13:00Z">
        <w:r w:rsidR="0020107B">
          <w:rPr>
            <w:lang w:val="en-US"/>
          </w:rPr>
          <w:t xml:space="preserve"> [1903],</w:t>
        </w:r>
      </w:ins>
      <w:ins w:id="14" w:author="ancarter" w:date="2024-05-20T10:17:00Z">
        <w:r w:rsidR="00EF50F0">
          <w:rPr>
            <w:lang w:val="en-US"/>
          </w:rPr>
          <w:t xml:space="preserve"> or </w:t>
        </w:r>
      </w:ins>
      <w:ins w:id="15" w:author="ancarter" w:date="2024-05-20T10:13:00Z">
        <w:r w:rsidR="0020107B">
          <w:rPr>
            <w:lang w:val="en-US"/>
          </w:rPr>
          <w:t xml:space="preserve"> </w:t>
        </w:r>
      </w:ins>
      <w:commentRangeStart w:id="16"/>
      <w:ins w:id="17" w:author="ancarter" w:date="2024-05-20T10:14:00Z">
        <w:r w:rsidR="0020107B">
          <w:rPr>
            <w:lang w:val="en-US"/>
          </w:rPr>
          <w:t>Sachs</w:t>
        </w:r>
      </w:ins>
      <w:commentRangeEnd w:id="16"/>
      <w:ins w:id="18" w:author="ancarter" w:date="2024-05-20T10:16:00Z">
        <w:r w:rsidR="00EF50F0">
          <w:rPr>
            <w:rStyle w:val="CommentReference"/>
          </w:rPr>
          <w:commentReference w:id="16"/>
        </w:r>
      </w:ins>
      <w:ins w:id="19" w:author="ancarter" w:date="2024-05-20T10:14:00Z">
        <w:r w:rsidR="0020107B">
          <w:rPr>
            <w:lang w:val="en-US"/>
          </w:rPr>
          <w:t xml:space="preserve"> 2007</w:t>
        </w:r>
      </w:ins>
      <w:ins w:id="20" w:author="ancarter" w:date="2024-05-20T10:17:00Z">
        <w:r w:rsidR="00EF50F0">
          <w:rPr>
            <w:lang w:val="en-US"/>
          </w:rPr>
          <w:t>, among others</w:t>
        </w:r>
      </w:ins>
      <w:ins w:id="21" w:author="ancarter" w:date="2024-05-20T10:14:00Z">
        <w:r w:rsidR="0020107B">
          <w:rPr>
            <w:lang w:val="en-US"/>
          </w:rPr>
          <w:t>)</w:t>
        </w:r>
      </w:ins>
      <w:ins w:id="22" w:author="ancarter" w:date="2024-05-20T10:17:00Z">
        <w:r w:rsidR="00EF50F0">
          <w:rPr>
            <w:lang w:val="en-US"/>
          </w:rPr>
          <w:t>,</w:t>
        </w:r>
      </w:ins>
      <w:ins w:id="23" w:author="ancarter" w:date="2024-05-20T10:14:00Z">
        <w:r w:rsidR="0020107B">
          <w:rPr>
            <w:lang w:val="en-US"/>
          </w:rPr>
          <w:t xml:space="preserve"> </w:t>
        </w:r>
      </w:ins>
      <w:ins w:id="24" w:author="ancarter" w:date="2024-05-20T10:17:00Z">
        <w:r w:rsidR="00EF50F0">
          <w:rPr>
            <w:lang w:val="en-US"/>
          </w:rPr>
          <w:t xml:space="preserve">non-social science </w:t>
        </w:r>
      </w:ins>
      <w:del w:id="25" w:author="ancarter" w:date="2024-05-20T10:12:00Z">
        <w:r w:rsidR="00B04EE2" w:rsidRPr="00F8312C" w:rsidDel="0020107B">
          <w:rPr>
            <w:lang w:val="en-US"/>
          </w:rPr>
          <w:delText xml:space="preserve"> </w:delText>
        </w:r>
      </w:del>
      <w:r w:rsidR="00B04EE2" w:rsidRPr="00F8312C">
        <w:rPr>
          <w:lang w:val="en-US"/>
        </w:rPr>
        <w:t xml:space="preserve">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del w:id="26" w:author="ancarter" w:date="2024-05-20T09:57:00Z">
        <w:r w:rsidR="00632DA9" w:rsidRPr="00F8312C" w:rsidDel="00901A02">
          <w:rPr>
            <w:lang w:val="en-US"/>
          </w:rPr>
          <w:delText>having to</w:delText>
        </w:r>
      </w:del>
      <w:ins w:id="27" w:author="ancarter" w:date="2024-05-20T09:57:00Z">
        <w:r w:rsidR="00901A02">
          <w:rPr>
            <w:lang w:val="en-US"/>
          </w:rPr>
          <w:t xml:space="preserve">realizing </w:t>
        </w:r>
      </w:ins>
      <w:del w:id="28" w:author="ancarter" w:date="2024-05-20T09:57:00Z">
        <w:r w:rsidR="00632DA9" w:rsidRPr="00F8312C" w:rsidDel="00901A02">
          <w:rPr>
            <w:lang w:val="en-US"/>
          </w:rPr>
          <w:delText xml:space="preserve"> contend with </w:delText>
        </w:r>
      </w:del>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ins w:id="29" w:author="ancarter" w:date="2024-05-20T10:00:00Z">
        <w:r w:rsidR="00901A02">
          <w:rPr>
            <w:lang w:val="en-US"/>
          </w:rPr>
          <w:t xml:space="preserve"> </w:t>
        </w:r>
      </w:ins>
      <w:del w:id="30" w:author="ancarter" w:date="2024-05-20T10:00:00Z">
        <w:r w:rsidR="00632DA9" w:rsidRPr="00F8312C" w:rsidDel="00901A02">
          <w:rPr>
            <w:lang w:val="en-US"/>
          </w:rPr>
          <w:delText xml:space="preserve"> </w:delText>
        </w:r>
      </w:del>
      <w:r w:rsidR="00632DA9" w:rsidRPr="00F8312C">
        <w:rPr>
          <w:lang w:val="en-US"/>
        </w:rPr>
        <w:t>(</w:t>
      </w:r>
      <w:commentRangeStart w:id="31"/>
      <w:r w:rsidR="00632DA9" w:rsidRPr="00F8312C">
        <w:rPr>
          <w:lang w:val="en-US"/>
        </w:rPr>
        <w:t>CITE</w:t>
      </w:r>
      <w:commentRangeEnd w:id="31"/>
      <w:r w:rsidR="00901A02">
        <w:rPr>
          <w:rStyle w:val="CommentReference"/>
        </w:rPr>
        <w:commentReference w:id="31"/>
      </w:r>
      <w:r w:rsidR="00632DA9" w:rsidRPr="00F8312C">
        <w:rPr>
          <w:lang w:val="en-US"/>
        </w:rPr>
        <w:t>)</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 xml:space="preserve">reinforcing or </w:t>
      </w:r>
      <w:r w:rsidR="00447075" w:rsidRPr="00F8312C">
        <w:rPr>
          <w:lang w:val="en-US"/>
        </w:rPr>
        <w:lastRenderedPageBreak/>
        <w:t>challenging existing power differentials</w:t>
      </w:r>
      <w:ins w:id="32" w:author="ancarter" w:date="2024-05-20T10:18:00Z">
        <w:r w:rsidR="00EF50F0">
          <w:rPr>
            <w:lang w:val="en-US"/>
          </w:rPr>
          <w:t>, and engaging available frameworks, theories, and tools to address power differentials, if their work is to contribute to the public good</w:t>
        </w:r>
      </w:ins>
      <w:r w:rsidR="00DF6316" w:rsidRPr="00F8312C">
        <w:rPr>
          <w:lang w:val="en-US"/>
        </w:rPr>
        <w:t xml:space="preserve">. </w:t>
      </w:r>
      <w:r w:rsidR="009724E3">
        <w:rPr>
          <w:lang w:val="en-US"/>
        </w:rPr>
        <w:t>The need to foster such awareness</w:t>
      </w:r>
      <w:ins w:id="33" w:author="ancarter" w:date="2024-05-20T10:18:00Z">
        <w:r w:rsidR="00EF50F0">
          <w:rPr>
            <w:lang w:val="en-US"/>
          </w:rPr>
          <w:t xml:space="preserve"> and action</w:t>
        </w:r>
      </w:ins>
      <w:r w:rsidR="009724E3">
        <w:rPr>
          <w:lang w:val="en-US"/>
        </w:rPr>
        <w:t xml:space="preserve">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w:t>
      </w:r>
      <w:commentRangeStart w:id="34"/>
      <w:r w:rsidR="007D1CDD" w:rsidRPr="00F8312C">
        <w:rPr>
          <w:lang w:val="en-US"/>
        </w:rPr>
        <w:t>data</w:t>
      </w:r>
      <w:commentRangeEnd w:id="34"/>
      <w:r w:rsidR="00277712">
        <w:rPr>
          <w:rStyle w:val="CommentReference"/>
        </w:rPr>
        <w:commentReference w:id="34"/>
      </w:r>
      <w:r w:rsidR="007D1CDD" w:rsidRPr="00F8312C">
        <w:rPr>
          <w:lang w:val="en-US"/>
        </w:rPr>
        <w:t xml:space="preserve">,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20C1F706" w:rsidR="007D03A3" w:rsidRDefault="00493163" w:rsidP="00086D8C">
      <w:pPr>
        <w:rPr>
          <w:ins w:id="35" w:author="ancarter" w:date="2024-05-20T10:34:00Z"/>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commentRangeStart w:id="36"/>
      <w:r w:rsidR="00F855FD">
        <w:rPr>
          <w:lang w:val="en-US"/>
        </w:rPr>
        <w:t>Wezel</w:t>
      </w:r>
      <w:commentRangeEnd w:id="36"/>
      <w:r w:rsidR="00277712">
        <w:rPr>
          <w:rStyle w:val="CommentReference"/>
        </w:rPr>
        <w:commentReference w:id="36"/>
      </w:r>
      <w:r w:rsidR="00F855FD">
        <w:rPr>
          <w:lang w:val="en-US"/>
        </w:rPr>
        <w:t xml:space="preserve"> et al. 2009;</w:t>
      </w:r>
      <w:r w:rsidR="00E24957" w:rsidRPr="00F8312C">
        <w:rPr>
          <w:lang w:val="en-US"/>
        </w:rPr>
        <w:t xml:space="preserve">). </w:t>
      </w:r>
      <w:r w:rsidR="00CA2C6E" w:rsidRPr="00F8312C">
        <w:rPr>
          <w:lang w:val="en-US"/>
        </w:rPr>
        <w:t>The Agroecology Research-Action Collective</w:t>
      </w:r>
      <w:ins w:id="37" w:author="ancarter" w:date="2024-05-21T10:03:00Z">
        <w:r w:rsidR="00E4596A">
          <w:rPr>
            <w:lang w:val="en-US"/>
          </w:rPr>
          <w:t>’s</w:t>
        </w:r>
      </w:ins>
      <w:r w:rsidR="00CA2C6E" w:rsidRPr="00F8312C">
        <w:rPr>
          <w:lang w:val="en-US"/>
        </w:rPr>
        <w:t xml:space="preserve"> </w:t>
      </w:r>
      <w:del w:id="38" w:author="ancarter" w:date="2024-05-21T10:03:00Z">
        <w:r w:rsidR="00CA2C6E" w:rsidRPr="00F8312C" w:rsidDel="00E4596A">
          <w:rPr>
            <w:lang w:val="en-US"/>
          </w:rPr>
          <w:delText xml:space="preserve">has published </w:delText>
        </w:r>
        <w:r w:rsidR="00EC46BD" w:rsidRPr="00F8312C" w:rsidDel="00E4596A">
          <w:rPr>
            <w:lang w:val="en-US"/>
          </w:rPr>
          <w:delText xml:space="preserve">an excellent resource with </w:delText>
        </w:r>
      </w:del>
      <w:r w:rsidR="00CA2C6E" w:rsidRPr="00F8312C">
        <w:rPr>
          <w:lang w:val="en-US"/>
        </w:rPr>
        <w:t>Principles and Protocols for scholar-</w:t>
      </w:r>
      <w:r w:rsidR="00EC46BD" w:rsidRPr="00F8312C">
        <w:rPr>
          <w:lang w:val="en-US"/>
        </w:rPr>
        <w:t>activists</w:t>
      </w:r>
      <w:ins w:id="39" w:author="ancarter" w:date="2024-05-21T10:03:00Z">
        <w:r w:rsidR="00E4596A">
          <w:rPr>
            <w:lang w:val="en-US"/>
          </w:rPr>
          <w:t xml:space="preserve"> is an excellent resource</w:t>
        </w:r>
      </w:ins>
      <w:r w:rsidR="00EC46BD" w:rsidRPr="00F8312C">
        <w:rPr>
          <w:lang w:val="en-US"/>
        </w:rPr>
        <w:t xml:space="preserve">, but </w:t>
      </w:r>
      <w:del w:id="40" w:author="ancarter" w:date="2024-05-21T10:04:00Z">
        <w:r w:rsidR="000768E7" w:rsidDel="00E4596A">
          <w:rPr>
            <w:lang w:val="en-US"/>
          </w:rPr>
          <w:delText xml:space="preserve">they </w:delText>
        </w:r>
        <w:r w:rsidR="00172B03" w:rsidDel="00E4596A">
          <w:rPr>
            <w:lang w:val="en-US"/>
          </w:rPr>
          <w:delText>are</w:delText>
        </w:r>
      </w:del>
      <w:ins w:id="41" w:author="ancarter" w:date="2024-05-21T10:04:00Z">
        <w:r w:rsidR="00E4596A">
          <w:rPr>
            <w:lang w:val="en-US"/>
          </w:rPr>
          <w:t>is</w:t>
        </w:r>
      </w:ins>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155B4A1" w14:textId="77777777" w:rsidR="00CE13CE" w:rsidRDefault="00CE13CE" w:rsidP="00086D8C">
      <w:pPr>
        <w:rPr>
          <w:ins w:id="42" w:author="ancarter" w:date="2024-05-20T10:34:00Z"/>
          <w:lang w:val="en-US"/>
        </w:rPr>
      </w:pPr>
    </w:p>
    <w:p w14:paraId="71ABD271" w14:textId="4BD10220" w:rsidR="0023034C" w:rsidDel="00E4596A" w:rsidRDefault="0023034C" w:rsidP="00086D8C">
      <w:pPr>
        <w:rPr>
          <w:del w:id="43" w:author="ancarter" w:date="2024-05-21T10:04:00Z"/>
          <w:lang w:val="en-US"/>
        </w:rPr>
      </w:pPr>
    </w:p>
    <w:p w14:paraId="5ED4CC42" w14:textId="2C4B70C6" w:rsidR="009163D7" w:rsidDel="00E4596A" w:rsidRDefault="009163D7" w:rsidP="00086D8C">
      <w:pPr>
        <w:rPr>
          <w:del w:id="44" w:author="ancarter" w:date="2024-05-21T10:04:00Z"/>
          <w:lang w:val="en-US"/>
        </w:rPr>
      </w:pPr>
    </w:p>
    <w:p w14:paraId="2012ABFD" w14:textId="26A0C9D8" w:rsidR="00086D8C" w:rsidRDefault="00E4568A" w:rsidP="00086D8C">
      <w:pPr>
        <w:rPr>
          <w:ins w:id="45" w:author="ancarter" w:date="2024-05-20T11:42:00Z"/>
          <w:lang w:val="en-US"/>
        </w:rPr>
      </w:pPr>
      <w:del w:id="46" w:author="ancarter" w:date="2024-05-10T10:10:00Z">
        <w:r w:rsidRPr="00172B03" w:rsidDel="00277712">
          <w:rPr>
            <w:lang w:val="en-US"/>
          </w:rPr>
          <w:delText>The tenets of data feminism were developed</w:delText>
        </w:r>
        <w:r w:rsidR="00732F00" w:rsidRPr="00172B03" w:rsidDel="00277712">
          <w:rPr>
            <w:lang w:val="en-US"/>
          </w:rPr>
          <w:delText xml:space="preserve"> in response to a nee</w:delText>
        </w:r>
        <w:r w:rsidR="002C0234" w:rsidRPr="00172B03" w:rsidDel="00277712">
          <w:rPr>
            <w:lang w:val="en-US"/>
          </w:rPr>
          <w:delText>d for</w:delText>
        </w:r>
      </w:del>
      <w:del w:id="47" w:author="ancarter" w:date="2024-05-21T10:05:00Z">
        <w:r w:rsidR="002C0234" w:rsidRPr="00172B03" w:rsidDel="00B5193F">
          <w:rPr>
            <w:lang w:val="en-US"/>
          </w:rPr>
          <w:delText xml:space="preserve"> tools t</w:delText>
        </w:r>
        <w:r w:rsidR="00B64839" w:rsidRPr="00172B03" w:rsidDel="00B5193F">
          <w:rPr>
            <w:lang w:val="en-US"/>
          </w:rPr>
          <w:delText xml:space="preserve">hat </w:delText>
        </w:r>
        <w:r w:rsidR="002C0234" w:rsidRPr="00172B03" w:rsidDel="00B5193F">
          <w:rPr>
            <w:lang w:val="en-US"/>
          </w:rPr>
          <w:delText xml:space="preserve">foster awareness </w:delText>
        </w:r>
        <w:r w:rsidR="00D65D64" w:rsidRPr="00172B03" w:rsidDel="00B5193F">
          <w:rPr>
            <w:lang w:val="en-US"/>
          </w:rPr>
          <w:delText>about the interactions between power and data science</w:delText>
        </w:r>
      </w:del>
      <w:del w:id="48" w:author="ancarter" w:date="2024-05-10T10:10:00Z">
        <w:r w:rsidR="00172B03" w:rsidDel="00277712">
          <w:rPr>
            <w:lang w:val="en-US"/>
          </w:rPr>
          <w:delText xml:space="preserve"> </w:delText>
        </w:r>
      </w:del>
      <w:del w:id="49" w:author="ancarter" w:date="2024-05-21T10:05:00Z">
        <w:r w:rsidR="00172B03" w:rsidDel="00B5193F">
          <w:rPr>
            <w:lang w:val="en-US"/>
          </w:rPr>
          <w:delText xml:space="preserve">(D’Ignazio and Klein </w:delText>
        </w:r>
      </w:del>
      <w:del w:id="50" w:author="ancarter" w:date="2024-05-10T10:11:00Z">
        <w:r w:rsidR="00172B03" w:rsidDel="00277712">
          <w:rPr>
            <w:lang w:val="en-US"/>
          </w:rPr>
          <w:delText>XX</w:delText>
        </w:r>
      </w:del>
      <w:del w:id="51" w:author="ancarter" w:date="2024-05-21T10:05:00Z">
        <w:r w:rsidR="00172B03" w:rsidDel="00B5193F">
          <w:rPr>
            <w:lang w:val="en-US"/>
          </w:rPr>
          <w:delText>)</w:delText>
        </w:r>
        <w:r w:rsidR="00D65D64" w:rsidRPr="00172B03" w:rsidDel="00B5193F">
          <w:rPr>
            <w:lang w:val="en-US"/>
          </w:rPr>
          <w:delText xml:space="preserve">. </w:delText>
        </w:r>
      </w:del>
      <w:del w:id="52" w:author="ancarter" w:date="2024-05-10T10:11:00Z">
        <w:r w:rsidR="00C3253A" w:rsidRPr="00172B03" w:rsidDel="00277712">
          <w:rPr>
            <w:lang w:val="en-US"/>
          </w:rPr>
          <w:delText xml:space="preserve">The </w:delText>
        </w:r>
      </w:del>
      <w:ins w:id="53" w:author="ancarter" w:date="2024-05-10T10:11:00Z">
        <w:r w:rsidR="00277712">
          <w:rPr>
            <w:lang w:val="en-US"/>
          </w:rPr>
          <w:t>Data feminism</w:t>
        </w:r>
        <w:r w:rsidR="00277712" w:rsidRPr="00172B03">
          <w:rPr>
            <w:lang w:val="en-US"/>
          </w:rPr>
          <w:t xml:space="preserve"> </w:t>
        </w:r>
      </w:ins>
      <w:r w:rsidR="00C3253A" w:rsidRPr="00172B03">
        <w:rPr>
          <w:lang w:val="en-US"/>
        </w:rPr>
        <w:t xml:space="preserve">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ins w:id="54" w:author="ancarter" w:date="2024-05-21T10:05:00Z">
        <w:r w:rsidR="00B5193F">
          <w:rPr>
            <w:lang w:val="en-US"/>
          </w:rPr>
          <w:t xml:space="preserve"> (</w:t>
        </w:r>
        <w:proofErr w:type="spellStart"/>
        <w:r w:rsidR="00B5193F">
          <w:rPr>
            <w:lang w:val="en-US"/>
          </w:rPr>
          <w:t>D’Ignazio</w:t>
        </w:r>
        <w:proofErr w:type="spellEnd"/>
        <w:r w:rsidR="00B5193F">
          <w:rPr>
            <w:lang w:val="en-US"/>
          </w:rPr>
          <w:t xml:space="preserve"> and Klein 2020)</w:t>
        </w:r>
      </w:ins>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del w:id="55" w:author="ancarter" w:date="2024-05-10T10:11:00Z">
        <w:r w:rsidR="00061D65" w:rsidRPr="00172B03" w:rsidDel="00277712">
          <w:rPr>
            <w:lang w:val="en-US"/>
          </w:rPr>
          <w:delText>the book</w:delText>
        </w:r>
      </w:del>
      <w:proofErr w:type="spellStart"/>
      <w:ins w:id="56" w:author="ancarter" w:date="2024-05-10T10:11:00Z">
        <w:r w:rsidR="00277712">
          <w:rPr>
            <w:lang w:val="en-US"/>
          </w:rPr>
          <w:t>D’Ignazio</w:t>
        </w:r>
        <w:proofErr w:type="spellEnd"/>
        <w:r w:rsidR="00277712">
          <w:rPr>
            <w:lang w:val="en-US"/>
          </w:rPr>
          <w:t xml:space="preserve"> and Klein’s </w:t>
        </w:r>
      </w:ins>
      <w:ins w:id="57" w:author="ancarter" w:date="2024-05-20T11:42:00Z">
        <w:r w:rsidR="006B1C45">
          <w:rPr>
            <w:lang w:val="en-US"/>
          </w:rPr>
          <w:t xml:space="preserve">(2020) </w:t>
        </w:r>
      </w:ins>
      <w:ins w:id="58" w:author="ancarter" w:date="2024-05-10T10:11:00Z">
        <w:r w:rsidR="00277712">
          <w:rPr>
            <w:lang w:val="en-US"/>
          </w:rPr>
          <w:t>work</w:t>
        </w:r>
      </w:ins>
      <w:r w:rsidR="00061D65" w:rsidRPr="00172B03">
        <w:rPr>
          <w:lang w:val="en-US"/>
        </w:rPr>
        <w:t xml:space="preserve">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xml:space="preserve">. </w:t>
      </w:r>
      <w:del w:id="59" w:author="ancarter" w:date="2024-05-21T10:11:00Z">
        <w:r w:rsidR="00E838D0" w:rsidRPr="00172B03" w:rsidDel="00B5193F">
          <w:rPr>
            <w:lang w:val="en-US"/>
          </w:rPr>
          <w:delText>However, to</w:delText>
        </w:r>
      </w:del>
      <w:ins w:id="60" w:author="ancarter" w:date="2024-05-21T10:11:00Z">
        <w:r w:rsidR="00B5193F">
          <w:rPr>
            <w:lang w:val="en-US"/>
          </w:rPr>
          <w:t>To</w:t>
        </w:r>
      </w:ins>
      <w:r w:rsidR="00E838D0" w:rsidRPr="00172B03">
        <w:rPr>
          <w:lang w:val="en-US"/>
        </w:rPr>
        <w:t xml:space="preserve"> our knowledge, </w:t>
      </w:r>
      <w:ins w:id="61" w:author="ancarter" w:date="2024-05-21T10:11:00Z">
        <w:r w:rsidR="00B5193F">
          <w:rPr>
            <w:lang w:val="en-US"/>
          </w:rPr>
          <w:t>data feminism</w:t>
        </w:r>
      </w:ins>
      <w:del w:id="62" w:author="ancarter" w:date="2024-05-21T10:11:00Z">
        <w:r w:rsidR="00E838D0" w:rsidRPr="00172B03" w:rsidDel="00B5193F">
          <w:rPr>
            <w:lang w:val="en-US"/>
          </w:rPr>
          <w:delText>it</w:delText>
        </w:r>
      </w:del>
      <w:r w:rsidR="00E838D0" w:rsidRPr="00172B03">
        <w:rPr>
          <w:lang w:val="en-US"/>
        </w:rPr>
        <w:t xml:space="preserve"> has had limited interpretation in the context of agriculture</w:t>
      </w:r>
      <w:ins w:id="63" w:author="ancarter" w:date="2024-05-21T10:11:00Z">
        <w:r w:rsidR="00B5193F">
          <w:rPr>
            <w:lang w:val="en-US"/>
          </w:rPr>
          <w:t>, though</w:t>
        </w:r>
      </w:ins>
      <w:del w:id="64" w:author="ancarter" w:date="2024-05-21T10:11:00Z">
        <w:r w:rsidR="00FC3C55" w:rsidRPr="00172B03" w:rsidDel="00B5193F">
          <w:rPr>
            <w:lang w:val="en-US"/>
          </w:rPr>
          <w:delText>.</w:delText>
        </w:r>
      </w:del>
      <w:r w:rsidR="00FC3C55" w:rsidRPr="00172B03">
        <w:rPr>
          <w:lang w:val="en-US"/>
        </w:rPr>
        <w:t xml:space="preserve"> </w:t>
      </w:r>
      <w:ins w:id="65" w:author="ancarter" w:date="2024-05-21T10:11:00Z">
        <w:r w:rsidR="00B5193F">
          <w:rPr>
            <w:lang w:val="en-US"/>
          </w:rPr>
          <w:t>a</w:t>
        </w:r>
      </w:ins>
      <w:del w:id="66" w:author="ancarter" w:date="2024-05-21T10:11:00Z">
        <w:r w:rsidR="00BA117B" w:rsidDel="00B5193F">
          <w:rPr>
            <w:lang w:val="en-US"/>
          </w:rPr>
          <w:delText>A</w:delText>
        </w:r>
      </w:del>
      <w:r w:rsidR="00BA117B">
        <w:rPr>
          <w:lang w:val="en-US"/>
        </w:rPr>
        <w:t xml:space="preserve"> recent study</w:t>
      </w:r>
      <w:r w:rsidR="00086D8C" w:rsidRPr="00172B03">
        <w:rPr>
          <w:lang w:val="en-US"/>
        </w:rPr>
        <w:t xml:space="preserve"> evaluat</w:t>
      </w:r>
      <w:ins w:id="67" w:author="ancarter" w:date="2024-05-21T10:11:00Z">
        <w:r w:rsidR="00B5193F">
          <w:rPr>
            <w:lang w:val="en-US"/>
          </w:rPr>
          <w:t>ing</w:t>
        </w:r>
      </w:ins>
      <w:del w:id="68" w:author="ancarter" w:date="2024-05-21T10:11:00Z">
        <w:r w:rsidR="00086D8C" w:rsidRPr="00172B03" w:rsidDel="00B5193F">
          <w:rPr>
            <w:lang w:val="en-US"/>
          </w:rPr>
          <w:delText>ed</w:delText>
        </w:r>
      </w:del>
      <w:r w:rsidR="00086D8C" w:rsidRPr="00172B03">
        <w:rPr>
          <w:lang w:val="en-US"/>
        </w:rPr>
        <w:t xml:space="preserve"> the</w:t>
      </w:r>
      <w:ins w:id="69" w:author="ancarter" w:date="2024-05-21T10:11:00Z">
        <w:r w:rsidR="00B5193F">
          <w:rPr>
            <w:lang w:val="en-US"/>
          </w:rPr>
          <w:t xml:space="preserve"> reporting practices of the</w:t>
        </w:r>
      </w:ins>
      <w:r w:rsidR="00086D8C" w:rsidRPr="00172B03">
        <w:rPr>
          <w:lang w:val="en-US"/>
        </w:rPr>
        <w:t xml:space="preserv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w:t>
      </w:r>
      <w:del w:id="70" w:author="ancarter" w:date="2024-05-21T10:11:00Z">
        <w:r w:rsidR="007D03A3" w:rsidDel="00B5193F">
          <w:rPr>
            <w:lang w:val="en-US"/>
          </w:rPr>
          <w:delText xml:space="preserve">on their </w:delText>
        </w:r>
        <w:r w:rsidR="00086D8C" w:rsidRPr="00172B03" w:rsidDel="00B5193F">
          <w:rPr>
            <w:lang w:val="en-US"/>
          </w:rPr>
          <w:delText xml:space="preserve">data reporting practices </w:delText>
        </w:r>
      </w:del>
      <w:r w:rsidR="00086D8C" w:rsidRPr="00172B03">
        <w:rPr>
          <w:lang w:val="en-US"/>
        </w:rPr>
        <w:t>through the lens of data feminism</w:t>
      </w:r>
      <w:del w:id="71" w:author="ancarter" w:date="2024-05-21T10:11:00Z">
        <w:r w:rsidR="00BA117B" w:rsidDel="00B5193F">
          <w:rPr>
            <w:lang w:val="en-US"/>
          </w:rPr>
          <w:delText xml:space="preserve">, </w:delText>
        </w:r>
        <w:r w:rsidR="00086D8C" w:rsidRPr="00172B03" w:rsidDel="00B5193F">
          <w:rPr>
            <w:lang w:val="en-US"/>
          </w:rPr>
          <w:delText>demonstrating</w:delText>
        </w:r>
      </w:del>
      <w:ins w:id="72" w:author="ancarter" w:date="2024-05-21T10:11:00Z">
        <w:r w:rsidR="00B5193F">
          <w:rPr>
            <w:lang w:val="en-US"/>
          </w:rPr>
          <w:t xml:space="preserve"> demonstrated</w:t>
        </w:r>
      </w:ins>
      <w:r w:rsidR="00086D8C" w:rsidRPr="00172B03">
        <w:rPr>
          <w:lang w:val="en-US"/>
        </w:rPr>
        <w:t xml:space="preserve">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ins w:id="73" w:author="ancarter" w:date="2024-05-10T10:14:00Z">
        <w:r w:rsidR="00277712">
          <w:rPr>
            <w:lang w:val="en-US"/>
          </w:rPr>
          <w:t xml:space="preserve"> et al. 2023</w:t>
        </w:r>
      </w:ins>
      <w:r w:rsidR="00086D8C" w:rsidRPr="00172B03">
        <w:rPr>
          <w:lang w:val="en-US"/>
        </w:rPr>
        <w:t xml:space="preserve">). </w:t>
      </w:r>
    </w:p>
    <w:p w14:paraId="4733CFD5" w14:textId="346EFB2C" w:rsidR="006B1C45" w:rsidRPr="00172B03" w:rsidDel="00B5193F" w:rsidRDefault="006B1C45" w:rsidP="00086D8C">
      <w:pPr>
        <w:rPr>
          <w:del w:id="74" w:author="ancarter" w:date="2024-05-21T10:10:00Z"/>
          <w:lang w:val="en-US"/>
        </w:rPr>
      </w:pPr>
    </w:p>
    <w:p w14:paraId="3BB0C2AB" w14:textId="4F7443DD" w:rsidR="00AB2A8B" w:rsidDel="00B5193F" w:rsidRDefault="00AB2A8B" w:rsidP="00AB2A8B">
      <w:pPr>
        <w:rPr>
          <w:del w:id="75" w:author="ancarter" w:date="2024-05-21T10:12:00Z"/>
          <w:b/>
          <w:bCs/>
          <w:lang w:val="en-US"/>
        </w:rPr>
      </w:pPr>
    </w:p>
    <w:p w14:paraId="3AADADAC" w14:textId="10EE4B1F" w:rsidR="00B5193F" w:rsidRDefault="00FC3C55" w:rsidP="00B5193F">
      <w:pPr>
        <w:rPr>
          <w:ins w:id="76" w:author="ancarter" w:date="2024-05-21T10:06:00Z"/>
          <w:b/>
          <w:bCs/>
          <w:lang w:val="en-US"/>
        </w:rPr>
      </w:pPr>
      <w:del w:id="77" w:author="ancarter" w:date="2024-05-21T10:12:00Z">
        <w:r w:rsidRPr="00172B03" w:rsidDel="00B5193F">
          <w:rPr>
            <w:lang w:val="en-US"/>
          </w:rPr>
          <w:delText xml:space="preserve">The goal of this paper is not to </w:delText>
        </w:r>
        <w:r w:rsidR="007D03A3" w:rsidDel="00B5193F">
          <w:rPr>
            <w:lang w:val="en-US"/>
          </w:rPr>
          <w:delText xml:space="preserve">simply </w:delText>
        </w:r>
        <w:r w:rsidRPr="00172B03" w:rsidDel="00B5193F">
          <w:rPr>
            <w:lang w:val="en-US"/>
          </w:rPr>
          <w:delText xml:space="preserve">reiterate the principles laid out by D’Ignazio and </w:delText>
        </w:r>
        <w:r w:rsidR="00172B03" w:rsidRPr="00172B03" w:rsidDel="00B5193F">
          <w:rPr>
            <w:lang w:val="en-US"/>
          </w:rPr>
          <w:delText>Klein (</w:delText>
        </w:r>
      </w:del>
      <w:del w:id="78" w:author="ancarter" w:date="2024-05-10T10:15:00Z">
        <w:r w:rsidR="00172B03" w:rsidRPr="00172B03" w:rsidDel="006F70F9">
          <w:rPr>
            <w:lang w:val="en-US"/>
          </w:rPr>
          <w:delText>XX</w:delText>
        </w:r>
      </w:del>
      <w:del w:id="79" w:author="ancarter" w:date="2024-05-21T10:12:00Z">
        <w:r w:rsidR="00172B03" w:rsidRPr="00172B03" w:rsidDel="00B5193F">
          <w:rPr>
            <w:lang w:val="en-US"/>
          </w:rPr>
          <w:delText>)</w:delText>
        </w:r>
      </w:del>
      <w:del w:id="80" w:author="ancarter" w:date="2024-05-21T10:08:00Z">
        <w:r w:rsidRPr="00172B03" w:rsidDel="00B5193F">
          <w:rPr>
            <w:lang w:val="en-US"/>
          </w:rPr>
          <w:delText>.</w:delText>
        </w:r>
      </w:del>
      <w:del w:id="81" w:author="ancarter" w:date="2024-05-21T10:12:00Z">
        <w:r w:rsidRPr="00172B03" w:rsidDel="00B5193F">
          <w:rPr>
            <w:lang w:val="en-US"/>
          </w:rPr>
          <w:delText xml:space="preserve"> </w:delText>
        </w:r>
      </w:del>
      <w:del w:id="82" w:author="ancarter" w:date="2024-05-21T10:08:00Z">
        <w:r w:rsidRPr="00172B03" w:rsidDel="00B5193F">
          <w:rPr>
            <w:lang w:val="en-US"/>
          </w:rPr>
          <w:delText>N</w:delText>
        </w:r>
      </w:del>
      <w:del w:id="83" w:author="ancarter" w:date="2024-05-21T10:12:00Z">
        <w:r w:rsidRPr="00172B03" w:rsidDel="00B5193F">
          <w:rPr>
            <w:lang w:val="en-US"/>
          </w:rPr>
          <w:delText xml:space="preserve">or do </w:delText>
        </w:r>
      </w:del>
      <w:del w:id="84" w:author="ancarter" w:date="2024-05-21T10:09:00Z">
        <w:r w:rsidRPr="00172B03" w:rsidDel="00B5193F">
          <w:rPr>
            <w:lang w:val="en-US"/>
          </w:rPr>
          <w:delText xml:space="preserve">we intend to </w:delText>
        </w:r>
      </w:del>
      <w:del w:id="85" w:author="ancarter" w:date="2024-05-21T10:12:00Z">
        <w:r w:rsidRPr="00172B03" w:rsidDel="00B5193F">
          <w:rPr>
            <w:lang w:val="en-US"/>
          </w:rPr>
          <w:delText xml:space="preserve">suggest one set of guiding principles is superior to another. </w:delText>
        </w:r>
        <w:r w:rsidR="00D90450" w:rsidRPr="00172B03" w:rsidDel="00B5193F">
          <w:rPr>
            <w:lang w:val="en-US"/>
          </w:rPr>
          <w:delText xml:space="preserve">Rather, </w:delText>
        </w:r>
        <w:r w:rsidR="007D03A3" w:rsidDel="00B5193F">
          <w:rPr>
            <w:lang w:val="en-US"/>
          </w:rPr>
          <w:delText xml:space="preserve">as agricultural scientists, </w:delText>
        </w:r>
        <w:r w:rsidR="00F57CCD" w:rsidDel="00B5193F">
          <w:rPr>
            <w:lang w:val="en-US"/>
          </w:rPr>
          <w:delText xml:space="preserve">we found the principles helpful in guiding our own work, and we </w:delText>
        </w:r>
        <w:r w:rsidR="002C07B7" w:rsidRPr="00172B03" w:rsidDel="00B5193F">
          <w:rPr>
            <w:lang w:val="en-US"/>
          </w:rPr>
          <w:delText xml:space="preserve">aim </w:delText>
        </w:r>
        <w:r w:rsidRPr="00172B03" w:rsidDel="00B5193F">
          <w:rPr>
            <w:lang w:val="en-US"/>
          </w:rPr>
          <w:delText xml:space="preserve">to offer </w:delText>
        </w:r>
        <w:r w:rsidR="00F57CCD" w:rsidDel="00B5193F">
          <w:rPr>
            <w:lang w:val="en-US"/>
          </w:rPr>
          <w:delText>a more bespoke interpretation to aid other agricultural scientists.</w:delText>
        </w:r>
        <w:r w:rsidR="00F83DA2" w:rsidDel="00B5193F">
          <w:rPr>
            <w:lang w:val="en-US"/>
          </w:rPr>
          <w:delText xml:space="preserve"> </w:delText>
        </w:r>
        <w:r w:rsidR="00F57CCD" w:rsidDel="00B5193F">
          <w:rPr>
            <w:lang w:val="en-US"/>
          </w:rPr>
          <w:delText xml:space="preserve">As such, </w:delText>
        </w:r>
        <w:r w:rsidR="00F83DA2" w:rsidDel="00B5193F">
          <w:rPr>
            <w:lang w:val="en-US"/>
          </w:rPr>
          <w:delText xml:space="preserve">we </w:delText>
        </w:r>
        <w:r w:rsidR="00F57CCD" w:rsidDel="00B5193F">
          <w:rPr>
            <w:lang w:val="en-US"/>
          </w:rPr>
          <w:delText xml:space="preserve">present three overarching themes of </w:delText>
        </w:r>
        <w:r w:rsidR="00F83DA2" w:rsidDel="00B5193F">
          <w:rPr>
            <w:lang w:val="en-US"/>
          </w:rPr>
          <w:delText xml:space="preserve">power, reciprocity, and framing. Under each theme we </w:delText>
        </w:r>
        <w:r w:rsidR="00F57CCD" w:rsidDel="00B5193F">
          <w:rPr>
            <w:lang w:val="en-US"/>
          </w:rPr>
          <w:delText xml:space="preserve">provide an overview of its connections and relevance to agriculture, as well as tangible examples and </w:delText>
        </w:r>
        <w:r w:rsidR="00F83DA2" w:rsidDel="00B5193F">
          <w:rPr>
            <w:lang w:val="en-US"/>
          </w:rPr>
          <w:delText xml:space="preserve">evidence that their consideration leads to more impactful and transformative research outcomes. </w:delText>
        </w:r>
        <w:r w:rsidR="000768E7" w:rsidDel="00B5193F">
          <w:rPr>
            <w:lang w:val="en-US"/>
          </w:rPr>
          <w:delText xml:space="preserve">This is not </w:delText>
        </w:r>
      </w:del>
      <w:del w:id="86" w:author="ancarter" w:date="2024-05-21T10:09:00Z">
        <w:r w:rsidR="000768E7" w:rsidDel="00B5193F">
          <w:rPr>
            <w:lang w:val="en-US"/>
          </w:rPr>
          <w:delText xml:space="preserve">meant to be </w:delText>
        </w:r>
      </w:del>
      <w:del w:id="87" w:author="ancarter" w:date="2024-05-21T10:12:00Z">
        <w:r w:rsidR="000768E7" w:rsidDel="00B5193F">
          <w:rPr>
            <w:lang w:val="en-US"/>
          </w:rPr>
          <w:delText xml:space="preserve">a </w:delText>
        </w:r>
        <w:r w:rsidR="00FE28BD" w:rsidDel="00B5193F">
          <w:rPr>
            <w:lang w:val="en-US"/>
          </w:rPr>
          <w:delText xml:space="preserve">comprehensive </w:delText>
        </w:r>
        <w:r w:rsidR="000768E7" w:rsidDel="00B5193F">
          <w:rPr>
            <w:lang w:val="en-US"/>
          </w:rPr>
          <w:delText xml:space="preserve">review of power </w:delText>
        </w:r>
      </w:del>
      <w:del w:id="88" w:author="ancarter" w:date="2024-05-21T10:09:00Z">
        <w:r w:rsidR="000768E7" w:rsidDel="00B5193F">
          <w:rPr>
            <w:lang w:val="en-US"/>
          </w:rPr>
          <w:delText>issues</w:delText>
        </w:r>
      </w:del>
      <w:del w:id="89" w:author="ancarter" w:date="2024-05-21T10:12:00Z">
        <w:r w:rsidR="000768E7" w:rsidDel="00B5193F">
          <w:rPr>
            <w:lang w:val="en-US"/>
          </w:rPr>
          <w:delText xml:space="preserve"> in agriculture,</w:delText>
        </w:r>
      </w:del>
      <w:del w:id="90" w:author="ancarter" w:date="2024-05-21T10:09:00Z">
        <w:r w:rsidR="000768E7" w:rsidDel="00B5193F">
          <w:rPr>
            <w:lang w:val="en-US"/>
          </w:rPr>
          <w:delText xml:space="preserve"> </w:delText>
        </w:r>
        <w:r w:rsidR="005F0202" w:rsidDel="00B5193F">
          <w:rPr>
            <w:lang w:val="en-US"/>
          </w:rPr>
          <w:delText>nor a thorough documentation of efforts to address those issues. Ra</w:delText>
        </w:r>
      </w:del>
      <w:del w:id="91" w:author="ancarter" w:date="2024-05-21T10:12:00Z">
        <w:r w:rsidR="005F0202" w:rsidDel="00B5193F">
          <w:rPr>
            <w:lang w:val="en-US"/>
          </w:rPr>
          <w:delText xml:space="preserve">ther, our hope is that this effort supports technically trained agricultural scientists in connecting their work to its broader societal implications </w:delText>
        </w:r>
      </w:del>
      <w:del w:id="92" w:author="ancarter" w:date="2024-05-21T10:09:00Z">
        <w:r w:rsidR="005F0202" w:rsidDel="00B5193F">
          <w:rPr>
            <w:lang w:val="en-US"/>
          </w:rPr>
          <w:delText>and in</w:delText>
        </w:r>
        <w:r w:rsidR="00F57CCD" w:rsidDel="00B5193F">
          <w:rPr>
            <w:lang w:val="en-US"/>
          </w:rPr>
          <w:delText xml:space="preserve"> sculpting</w:delText>
        </w:r>
        <w:r w:rsidR="005F0202" w:rsidDel="00B5193F">
          <w:rPr>
            <w:lang w:val="en-US"/>
          </w:rPr>
          <w:delText xml:space="preserve"> that work</w:delText>
        </w:r>
        <w:r w:rsidR="00F57CCD" w:rsidDel="00B5193F">
          <w:rPr>
            <w:lang w:val="en-US"/>
          </w:rPr>
          <w:delText xml:space="preserve"> to</w:delText>
        </w:r>
        <w:r w:rsidR="005F0202" w:rsidDel="00B5193F">
          <w:rPr>
            <w:lang w:val="en-US"/>
          </w:rPr>
          <w:delText xml:space="preserve"> contrib</w:delText>
        </w:r>
      </w:del>
      <w:del w:id="93" w:author="ancarter" w:date="2024-05-21T10:10:00Z">
        <w:r w:rsidR="005F0202" w:rsidDel="00B5193F">
          <w:rPr>
            <w:lang w:val="en-US"/>
          </w:rPr>
          <w:delText>ute</w:delText>
        </w:r>
      </w:del>
      <w:del w:id="94" w:author="ancarter" w:date="2024-05-21T10:12:00Z">
        <w:r w:rsidR="005F0202" w:rsidDel="00B5193F">
          <w:rPr>
            <w:lang w:val="en-US"/>
          </w:rPr>
          <w:delText xml:space="preserve"> to a more equitable society. </w:delText>
        </w:r>
        <w:r w:rsidR="00ED4B10" w:rsidDel="00B5193F">
          <w:rPr>
            <w:lang w:val="en-US"/>
          </w:rPr>
          <w:delText xml:space="preserve">Our perspectives and examples are strongly framed by our collective experiences in the agricultural systems of the United States (US), and specifically of those in the maize-producing areas of the Midwest. </w:delText>
        </w:r>
        <w:r w:rsidR="00F57CCD" w:rsidDel="00B5193F">
          <w:rPr>
            <w:lang w:val="en-US"/>
          </w:rPr>
          <w:delText xml:space="preserve">However, </w:delText>
        </w:r>
        <w:r w:rsidR="00ED4B10" w:rsidDel="00B5193F">
          <w:rPr>
            <w:lang w:val="en-US"/>
          </w:rPr>
          <w:delText>while the specifics of a given system will vary</w:delText>
        </w:r>
        <w:r w:rsidR="00CA17CE" w:rsidDel="00B5193F">
          <w:rPr>
            <w:lang w:val="en-US"/>
          </w:rPr>
          <w:delText>,</w:delText>
        </w:r>
        <w:r w:rsidR="00ED4B10" w:rsidDel="00B5193F">
          <w:rPr>
            <w:lang w:val="en-US"/>
          </w:rPr>
          <w:delText xml:space="preserve"> </w:delText>
        </w:r>
        <w:r w:rsidR="00F57CCD" w:rsidDel="00B5193F">
          <w:rPr>
            <w:lang w:val="en-US"/>
          </w:rPr>
          <w:delText xml:space="preserve">the topics discussed are universal and </w:delText>
        </w:r>
        <w:r w:rsidR="00ED4B10" w:rsidDel="00B5193F">
          <w:rPr>
            <w:lang w:val="en-US"/>
          </w:rPr>
          <w:delText xml:space="preserve">we </w:delText>
        </w:r>
        <w:r w:rsidR="000768E7" w:rsidDel="00B5193F">
          <w:rPr>
            <w:lang w:val="en-US"/>
          </w:rPr>
          <w:delText>present</w:delText>
        </w:r>
        <w:r w:rsidR="00ED4B10" w:rsidDel="00B5193F">
          <w:rPr>
            <w:lang w:val="en-US"/>
          </w:rPr>
          <w:delText xml:space="preserve"> these themes with the goal of being generalizable.</w:delText>
        </w:r>
      </w:del>
    </w:p>
    <w:p w14:paraId="0D953209" w14:textId="153A84A5" w:rsidR="00B5193F" w:rsidRDefault="00B5193F" w:rsidP="00B5193F">
      <w:pPr>
        <w:rPr>
          <w:ins w:id="95" w:author="ancarter" w:date="2024-05-21T10:06:00Z"/>
          <w:lang w:val="en-US"/>
        </w:rPr>
      </w:pPr>
      <w:ins w:id="96" w:author="ancarter" w:date="2024-05-21T10:06:00Z">
        <w:r>
          <w:rPr>
            <w:lang w:val="en-US"/>
          </w:rPr>
          <w:lastRenderedPageBreak/>
          <w:t>Data feminism is rooted in social science’s empirical study of power.</w:t>
        </w:r>
        <w:r w:rsidRPr="00B5193F">
          <w:rPr>
            <w:i/>
            <w:iCs/>
            <w:lang w:val="en-US"/>
            <w:rPrChange w:id="97" w:author="ancarter" w:date="2024-05-21T10:06:00Z">
              <w:rPr>
                <w:lang w:val="en-US"/>
              </w:rPr>
            </w:rPrChange>
          </w:rPr>
          <w:t xml:space="preserve"> Power</w:t>
        </w:r>
        <w:r>
          <w:rPr>
            <w:lang w:val="en-US"/>
          </w:rPr>
          <w:t xml:space="preserve"> is a relationship through which one is able to obtain one’s will even in the face of resistance from others; importantly, power works </w:t>
        </w:r>
      </w:ins>
      <w:ins w:id="98" w:author="ancarter" w:date="2024-05-21T10:10:00Z">
        <w:r>
          <w:rPr>
            <w:lang w:val="en-US"/>
          </w:rPr>
          <w:t>through</w:t>
        </w:r>
      </w:ins>
      <w:ins w:id="99" w:author="ancarter" w:date="2024-05-21T10:06:00Z">
        <w:r>
          <w:rPr>
            <w:lang w:val="en-US"/>
          </w:rPr>
          <w:t xml:space="preserve"> different mechanisms of social control that work, often implicitly, through the everyday work of institutions, programs, and policies to maintain the status quo (Weber 1968; Foucault 1977). </w:t>
        </w:r>
        <w:r w:rsidRPr="00B5193F">
          <w:rPr>
            <w:i/>
            <w:iCs/>
            <w:lang w:val="en-US"/>
            <w:rPrChange w:id="100" w:author="ancarter" w:date="2024-05-21T10:06:00Z">
              <w:rPr>
                <w:lang w:val="en-US"/>
              </w:rPr>
            </w:rPrChange>
          </w:rPr>
          <w:t>Feminism</w:t>
        </w:r>
        <w:r>
          <w:rPr>
            <w:lang w:val="en-US"/>
          </w:rPr>
          <w:t xml:space="preserve"> is both a philosophy and a practice that names and challenges sexism and other forms of oppression (e.g., homophobia, transphobia, xenophobia, ableism, racism) while working toward a more just future for all (</w:t>
        </w:r>
        <w:proofErr w:type="spellStart"/>
        <w:r>
          <w:rPr>
            <w:lang w:val="en-US"/>
          </w:rPr>
          <w:t>D’Ignazio</w:t>
        </w:r>
        <w:proofErr w:type="spellEnd"/>
        <w:r>
          <w:rPr>
            <w:lang w:val="en-US"/>
          </w:rPr>
          <w:t xml:space="preserve"> and Klein 2020; </w:t>
        </w:r>
        <w:commentRangeStart w:id="101"/>
        <w:r>
          <w:rPr>
            <w:lang w:val="en-US"/>
          </w:rPr>
          <w:t>hooks</w:t>
        </w:r>
        <w:commentRangeEnd w:id="101"/>
        <w:r>
          <w:rPr>
            <w:rStyle w:val="CommentReference"/>
          </w:rPr>
          <w:commentReference w:id="101"/>
        </w:r>
        <w:r>
          <w:rPr>
            <w:lang w:val="en-US"/>
          </w:rPr>
          <w:t xml:space="preserve"> 2000). Per this definition, feminist research and scholarship can be applied to research design, analysis, and sharing of research on many fronts, not only in the study of gender, but also in the study of inequalities readily present in the US and global agricultural systems such as land and market access, prioritization of commodity crop production for export over production of food crops to address local food insecurity, agricultural labor, or conservation adoption. </w:t>
        </w:r>
      </w:ins>
    </w:p>
    <w:p w14:paraId="2FAD3E50" w14:textId="77777777" w:rsidR="00B5193F" w:rsidRDefault="00B5193F" w:rsidP="00B5193F">
      <w:pPr>
        <w:rPr>
          <w:ins w:id="102" w:author="ancarter" w:date="2024-05-21T10:06:00Z"/>
          <w:lang w:val="en-US"/>
        </w:rPr>
      </w:pPr>
    </w:p>
    <w:p w14:paraId="243C6200" w14:textId="5940A108" w:rsidR="00B5193F" w:rsidRDefault="00B5193F" w:rsidP="00B5193F">
      <w:pPr>
        <w:rPr>
          <w:ins w:id="103" w:author="ancarter" w:date="2024-05-21T10:12:00Z"/>
          <w:lang w:val="en-US"/>
        </w:rPr>
      </w:pPr>
      <w:ins w:id="104" w:author="ancarter" w:date="2024-05-21T10:06:00Z">
        <w:r w:rsidRPr="00B5193F">
          <w:rPr>
            <w:i/>
            <w:iCs/>
            <w:lang w:val="en-US"/>
            <w:rPrChange w:id="105" w:author="ancarter" w:date="2024-05-21T10:07:00Z">
              <w:rPr>
                <w:lang w:val="en-US"/>
              </w:rPr>
            </w:rPrChange>
          </w:rPr>
          <w:t>Intersectionality</w:t>
        </w:r>
      </w:ins>
      <w:ins w:id="106" w:author="ancarter" w:date="2024-05-21T10:07:00Z">
        <w:r>
          <w:rPr>
            <w:lang w:val="en-US"/>
          </w:rPr>
          <w:t xml:space="preserve"> is central to data feminism. Intersectionality’s</w:t>
        </w:r>
      </w:ins>
      <w:ins w:id="107" w:author="ancarter" w:date="2024-05-21T10:06:00Z">
        <w:r>
          <w:rPr>
            <w:lang w:val="en-US"/>
          </w:rPr>
          <w:t xml:space="preserve"> intellectual traditions began in the work of Black feminist activists in Boston who, in 1977, created The Combahee River Collective Statement, stating that dimensions of power, including race, class, gender, religion, geography, age, sexuality, ability, and on, cannot be examined in isolation; instead, analysis and practice must be based in the </w:t>
        </w:r>
        <w:r w:rsidRPr="00D33F53">
          <w:rPr>
            <w:lang w:val="en-US"/>
          </w:rPr>
          <w:t xml:space="preserve">understanding that such inequalities are interconnected and interlocking. </w:t>
        </w:r>
        <w:r>
          <w:rPr>
            <w:lang w:val="en-US"/>
          </w:rPr>
          <w:t>Agricultural scientists may struggle to see the connections between a statement created by a coalition of Black feminist activists and the science practiced through their research and teaching; however, these concepts are not new in agricultural research. Early rural sociologist W.E.B. Du Bois</w:t>
        </w:r>
      </w:ins>
      <w:ins w:id="108" w:author="ancarter" w:date="2024-05-21T10:08:00Z">
        <w:r>
          <w:rPr>
            <w:lang w:val="en-US"/>
          </w:rPr>
          <w:t>’</w:t>
        </w:r>
      </w:ins>
      <w:ins w:id="109" w:author="ancarter" w:date="2024-05-21T10:06:00Z">
        <w:r>
          <w:rPr>
            <w:lang w:val="en-US"/>
          </w:rPr>
          <w:t xml:space="preserve"> (2007[1903])</w:t>
        </w:r>
      </w:ins>
      <w:ins w:id="110" w:author="ancarter" w:date="2024-05-21T10:08:00Z">
        <w:r>
          <w:rPr>
            <w:lang w:val="en-US"/>
          </w:rPr>
          <w:t xml:space="preserve"> </w:t>
        </w:r>
      </w:ins>
      <w:ins w:id="111" w:author="ancarter" w:date="2024-05-21T10:12:00Z">
        <w:r>
          <w:rPr>
            <w:lang w:val="en-US"/>
          </w:rPr>
          <w:t>empirical</w:t>
        </w:r>
      </w:ins>
      <w:ins w:id="112" w:author="ancarter" w:date="2024-05-21T10:08:00Z">
        <w:r>
          <w:rPr>
            <w:lang w:val="en-US"/>
          </w:rPr>
          <w:t xml:space="preserve"> studies of </w:t>
        </w:r>
      </w:ins>
      <w:ins w:id="113" w:author="ancarter" w:date="2024-05-21T10:06:00Z">
        <w:r>
          <w:rPr>
            <w:lang w:val="en-US"/>
          </w:rPr>
          <w:t>agrarian production and rural life in the South’s Black Belt</w:t>
        </w:r>
      </w:ins>
      <w:ins w:id="114" w:author="ancarter" w:date="2024-05-21T10:08:00Z">
        <w:r>
          <w:rPr>
            <w:lang w:val="en-US"/>
          </w:rPr>
          <w:t xml:space="preserve"> employed intersectional framings</w:t>
        </w:r>
      </w:ins>
      <w:ins w:id="115" w:author="ancarter" w:date="2024-05-21T10:06:00Z">
        <w:r>
          <w:rPr>
            <w:lang w:val="en-US"/>
          </w:rPr>
          <w:t xml:space="preserve">. </w:t>
        </w:r>
      </w:ins>
    </w:p>
    <w:p w14:paraId="4A847A0F" w14:textId="77777777" w:rsidR="00B5193F" w:rsidRDefault="00B5193F" w:rsidP="00B5193F">
      <w:pPr>
        <w:rPr>
          <w:ins w:id="116" w:author="ancarter" w:date="2024-05-21T10:12:00Z"/>
          <w:b/>
          <w:bCs/>
          <w:lang w:val="en-US"/>
        </w:rPr>
      </w:pPr>
    </w:p>
    <w:p w14:paraId="574B704F" w14:textId="77777777" w:rsidR="00B5193F" w:rsidRDefault="00B5193F" w:rsidP="00B5193F">
      <w:pPr>
        <w:rPr>
          <w:ins w:id="117" w:author="ancarter" w:date="2024-05-21T10:12:00Z"/>
          <w:lang w:val="en-US"/>
        </w:rPr>
      </w:pPr>
      <w:ins w:id="118" w:author="ancarter" w:date="2024-05-21T10:12:00Z">
        <w:r w:rsidRPr="00172B03">
          <w:rPr>
            <w:lang w:val="en-US"/>
          </w:rPr>
          <w:t xml:space="preserve">The goal of this paper is not to </w:t>
        </w:r>
        <w:r>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Klein (</w:t>
        </w:r>
        <w:r>
          <w:rPr>
            <w:lang w:val="en-US"/>
          </w:rPr>
          <w:t>2020</w:t>
        </w:r>
        <w:r w:rsidRPr="00172B03">
          <w:rPr>
            <w:lang w:val="en-US"/>
          </w:rPr>
          <w:t>)</w:t>
        </w:r>
        <w:r>
          <w:rPr>
            <w:lang w:val="en-US"/>
          </w:rPr>
          <w:t>,</w:t>
        </w:r>
        <w:r w:rsidRPr="00172B03">
          <w:rPr>
            <w:lang w:val="en-US"/>
          </w:rPr>
          <w:t xml:space="preserve"> </w:t>
        </w:r>
        <w:r>
          <w:rPr>
            <w:lang w:val="en-US"/>
          </w:rPr>
          <w:t>n</w:t>
        </w:r>
        <w:r w:rsidRPr="00172B03">
          <w:rPr>
            <w:lang w:val="en-US"/>
          </w:rPr>
          <w:t xml:space="preserve">or do suggest one set of guiding principles is superior to another. Rather, </w:t>
        </w:r>
        <w:r>
          <w:rPr>
            <w:lang w:val="en-US"/>
          </w:rPr>
          <w:t xml:space="preserve">as agricultural scientists, we found the principles helpful in guiding our own work, and we </w:t>
        </w:r>
        <w:r w:rsidRPr="00172B03">
          <w:rPr>
            <w:lang w:val="en-US"/>
          </w:rPr>
          <w:t xml:space="preserve">aim to offer </w:t>
        </w:r>
        <w:r>
          <w:rPr>
            <w:lang w:val="en-US"/>
          </w:rPr>
          <w:t>a more bespoke interpretation to aid other agricultural scientists. As such, we present three overarching themes of power, reciprocity, and framing. Under each theme we provide an overview of its connections and relevance to agriculture, as well as tangible examples and evidence that their consideration leads to more impactful and transformative research outcomes. This is not a comprehensive review of power  in agriculture; rather, our hope is that this effort supports technically trained agricultural scientists in connecting their work to its broader societal implications contributing to a more equitable society. Our perspectives and examples are strongly framed by our collective experiences in the agricultural systems of the United States (US), and specifically of those in the maize-producing areas of the Midwest. However, while the specifics of a given system will vary, the topics discussed are universal and we present these themes with the goal of being generalizable.</w:t>
        </w:r>
      </w:ins>
    </w:p>
    <w:p w14:paraId="7A99D1E6" w14:textId="77777777" w:rsidR="00B5193F" w:rsidRDefault="00B5193F" w:rsidP="00B5193F">
      <w:pPr>
        <w:rPr>
          <w:ins w:id="119" w:author="ancarter" w:date="2024-05-21T10:06:00Z"/>
          <w:lang w:val="en-US"/>
        </w:rPr>
      </w:pPr>
    </w:p>
    <w:p w14:paraId="7A164D60" w14:textId="77777777" w:rsidR="00B5193F" w:rsidRDefault="00B5193F" w:rsidP="00B5193F">
      <w:pPr>
        <w:rPr>
          <w:ins w:id="120" w:author="ancarter" w:date="2024-05-21T10:06:00Z"/>
          <w:lang w:val="en-US"/>
        </w:rPr>
      </w:pPr>
      <w:ins w:id="121" w:author="ancarter" w:date="2024-05-21T10:06:00Z">
        <w:r>
          <w:rPr>
            <w:lang w:val="en-US"/>
          </w:rPr>
          <w:t xml:space="preserve">This is a mess of something that could be a paragraph about how the more implicit modes of power </w:t>
        </w:r>
        <w:proofErr w:type="spellStart"/>
        <w:r>
          <w:rPr>
            <w:lang w:val="en-US"/>
          </w:rPr>
          <w:t>id’d</w:t>
        </w:r>
        <w:proofErr w:type="spellEnd"/>
        <w:r>
          <w:rPr>
            <w:lang w:val="en-US"/>
          </w:rPr>
          <w:t xml:space="preserve"> by </w:t>
        </w:r>
        <w:proofErr w:type="spellStart"/>
        <w:r>
          <w:rPr>
            <w:lang w:val="en-US"/>
          </w:rPr>
          <w:t>collins</w:t>
        </w:r>
        <w:proofErr w:type="spellEnd"/>
        <w:r>
          <w:rPr>
            <w:lang w:val="en-US"/>
          </w:rPr>
          <w:t xml:space="preserve"> (domains 1-3) are already documented as limiting agricultural science and practice – do with this whatever is helpful!</w:t>
        </w:r>
      </w:ins>
    </w:p>
    <w:p w14:paraId="44A36093" w14:textId="77777777" w:rsidR="00B5193F" w:rsidRDefault="00B5193F" w:rsidP="00B5193F">
      <w:pPr>
        <w:pStyle w:val="ListParagraph"/>
        <w:numPr>
          <w:ilvl w:val="0"/>
          <w:numId w:val="13"/>
        </w:numPr>
        <w:rPr>
          <w:ins w:id="122" w:author="ancarter" w:date="2024-05-21T10:06:00Z"/>
          <w:lang w:val="en-US"/>
        </w:rPr>
      </w:pPr>
      <w:ins w:id="123" w:author="ancarter" w:date="2024-05-21T10:06:00Z">
        <w:r w:rsidRPr="00794B08">
          <w:rPr>
            <w:lang w:val="en-US"/>
          </w:rPr>
          <w:t xml:space="preserve">Data remains a </w:t>
        </w:r>
        <w:proofErr w:type="spellStart"/>
        <w:r w:rsidRPr="00794B08">
          <w:rPr>
            <w:lang w:val="en-US"/>
          </w:rPr>
          <w:t>limitiation</w:t>
        </w:r>
        <w:proofErr w:type="spellEnd"/>
        <w:r w:rsidRPr="00794B08">
          <w:rPr>
            <w:lang w:val="en-US"/>
          </w:rPr>
          <w:t xml:space="preserve"> to the work toward a more just, equitable, and healthy agricultural system (</w:t>
        </w:r>
        <w:commentRangeStart w:id="124"/>
        <w:r w:rsidRPr="00794B08">
          <w:rPr>
            <w:lang w:val="en-US"/>
          </w:rPr>
          <w:t>Horst</w:t>
        </w:r>
        <w:commentRangeEnd w:id="124"/>
        <w:r>
          <w:rPr>
            <w:rStyle w:val="CommentReference"/>
          </w:rPr>
          <w:commentReference w:id="124"/>
        </w:r>
        <w:r w:rsidRPr="00794B08">
          <w:rPr>
            <w:lang w:val="en-US"/>
          </w:rPr>
          <w:t xml:space="preserve"> and Marion 2019</w:t>
        </w:r>
      </w:ins>
    </w:p>
    <w:p w14:paraId="4ABCB541" w14:textId="77777777" w:rsidR="00B5193F" w:rsidRDefault="00B5193F" w:rsidP="00B5193F">
      <w:pPr>
        <w:pStyle w:val="ListParagraph"/>
        <w:numPr>
          <w:ilvl w:val="0"/>
          <w:numId w:val="13"/>
        </w:numPr>
        <w:rPr>
          <w:ins w:id="125" w:author="ancarter" w:date="2024-05-21T10:06:00Z"/>
          <w:lang w:val="en-US"/>
        </w:rPr>
      </w:pPr>
      <w:ins w:id="126" w:author="ancarter" w:date="2024-05-21T10:06:00Z">
        <w:r w:rsidRPr="00794B08">
          <w:rPr>
            <w:lang w:val="en-US"/>
          </w:rPr>
          <w:t xml:space="preserve">Limitations identified by Horst and Marion (2019) include the inability of comparing contemporary agricultural landownership </w:t>
        </w:r>
        <w:proofErr w:type="spellStart"/>
        <w:r w:rsidRPr="00794B08">
          <w:rPr>
            <w:lang w:val="en-US"/>
          </w:rPr>
          <w:t>paters</w:t>
        </w:r>
        <w:proofErr w:type="spellEnd"/>
        <w:r w:rsidRPr="00794B08">
          <w:rPr>
            <w:lang w:val="en-US"/>
          </w:rPr>
          <w:t xml:space="preserve"> to historic data, as only three surveys prior to 2014 including non-operating agricultural landowners, the USDA changing the definition of “farm” over time which may have falsely overcounted farmers of color, Hispanic farmers, and women farmers and the USDA’s counting of all farmers within a reservation as a single farm, and the lack of data about farmworkers. The correction of some of these inaccuracies and attempts to improve methodology to increase response rate among </w:t>
        </w:r>
        <w:proofErr w:type="spellStart"/>
        <w:r w:rsidRPr="00794B08">
          <w:rPr>
            <w:lang w:val="en-US"/>
          </w:rPr>
          <w:t>underrespresented</w:t>
        </w:r>
        <w:proofErr w:type="spellEnd"/>
        <w:r w:rsidRPr="00794B08">
          <w:rPr>
            <w:lang w:val="en-US"/>
          </w:rPr>
          <w:t xml:space="preserve"> and marginalized farmers may have resulted in “false </w:t>
        </w:r>
        <w:r w:rsidRPr="00794B08">
          <w:rPr>
            <w:lang w:val="en-US"/>
          </w:rPr>
          <w:lastRenderedPageBreak/>
          <w:t xml:space="preserve">trends,” in which it seems these farmers numbers have increased when really improved methodologies (Gilbert et al. </w:t>
        </w:r>
        <w:commentRangeStart w:id="127"/>
        <w:r w:rsidRPr="00794B08">
          <w:rPr>
            <w:lang w:val="en-US"/>
          </w:rPr>
          <w:t>2002</w:t>
        </w:r>
        <w:commentRangeEnd w:id="127"/>
        <w:r>
          <w:rPr>
            <w:rStyle w:val="CommentReference"/>
          </w:rPr>
          <w:commentReference w:id="127"/>
        </w:r>
        <w:r w:rsidRPr="00794B08">
          <w:rPr>
            <w:lang w:val="en-US"/>
          </w:rPr>
          <w:t>, Horst and Marion 2019</w:t>
        </w:r>
      </w:ins>
    </w:p>
    <w:p w14:paraId="44824DE3" w14:textId="77777777" w:rsidR="00B5193F" w:rsidRDefault="00B5193F" w:rsidP="00B5193F">
      <w:pPr>
        <w:pStyle w:val="ListParagraph"/>
        <w:numPr>
          <w:ilvl w:val="0"/>
          <w:numId w:val="13"/>
        </w:numPr>
        <w:rPr>
          <w:ins w:id="128" w:author="ancarter" w:date="2024-05-21T10:06:00Z"/>
          <w:lang w:val="en-US"/>
        </w:rPr>
      </w:pPr>
      <w:ins w:id="129" w:author="ancarter" w:date="2024-05-21T10:06:00Z">
        <w:r w:rsidRPr="00794B08">
          <w:rPr>
            <w:lang w:val="en-US"/>
          </w:rPr>
          <w:t xml:space="preserve">Numerous </w:t>
        </w:r>
        <w:proofErr w:type="spellStart"/>
        <w:r w:rsidRPr="00794B08">
          <w:rPr>
            <w:lang w:val="en-US"/>
          </w:rPr>
          <w:t>inconsistancies</w:t>
        </w:r>
        <w:proofErr w:type="spellEnd"/>
        <w:r w:rsidRPr="00794B08">
          <w:rPr>
            <w:lang w:val="en-US"/>
          </w:rPr>
          <w:t xml:space="preserve"> in data sampling and collection, including not collecting data on race or gender (Horst and Marion 2019, </w:t>
        </w:r>
        <w:proofErr w:type="spellStart"/>
        <w:r w:rsidRPr="00794B08">
          <w:rPr>
            <w:lang w:val="en-US"/>
          </w:rPr>
          <w:t>Pilgeram</w:t>
        </w:r>
        <w:proofErr w:type="spellEnd"/>
        <w:r w:rsidRPr="00794B08">
          <w:rPr>
            <w:lang w:val="en-US"/>
          </w:rPr>
          <w:t xml:space="preserve"> and </w:t>
        </w:r>
        <w:commentRangeStart w:id="130"/>
        <w:proofErr w:type="spellStart"/>
        <w:r w:rsidRPr="00794B08">
          <w:rPr>
            <w:lang w:val="en-US"/>
          </w:rPr>
          <w:t>Dentzman</w:t>
        </w:r>
        <w:commentRangeEnd w:id="130"/>
        <w:proofErr w:type="spellEnd"/>
        <w:r>
          <w:rPr>
            <w:rStyle w:val="CommentReference"/>
            <w:rFonts w:ascii="Calibri" w:hAnsi="Calibri" w:cs="Calibri"/>
            <w:kern w:val="0"/>
          </w:rPr>
          <w:commentReference w:id="130"/>
        </w:r>
        <w:r w:rsidRPr="00794B08">
          <w:rPr>
            <w:lang w:val="en-US"/>
          </w:rPr>
          <w:t xml:space="preserve"> </w:t>
        </w:r>
        <w:r>
          <w:rPr>
            <w:lang w:val="en-US"/>
          </w:rPr>
          <w:t xml:space="preserve"> et al </w:t>
        </w:r>
        <w:r w:rsidRPr="00794B08">
          <w:rPr>
            <w:lang w:val="en-US"/>
          </w:rPr>
          <w:t>…</w:t>
        </w:r>
      </w:ins>
    </w:p>
    <w:p w14:paraId="55F2DE0C" w14:textId="77777777" w:rsidR="00B5193F" w:rsidRDefault="00B5193F" w:rsidP="00B5193F">
      <w:pPr>
        <w:pStyle w:val="ListParagraph"/>
        <w:numPr>
          <w:ilvl w:val="0"/>
          <w:numId w:val="13"/>
        </w:numPr>
        <w:rPr>
          <w:ins w:id="131" w:author="ancarter" w:date="2024-05-21T10:06:00Z"/>
          <w:lang w:val="en-US"/>
        </w:rPr>
      </w:pPr>
      <w:ins w:id="132" w:author="ancarter" w:date="2024-05-21T10:06:00Z">
        <w:r w:rsidRPr="00794B08">
          <w:rPr>
            <w:lang w:val="en-US"/>
          </w:rPr>
          <w:t xml:space="preserve">Using data available through USDA-sponsored surveys, such as the </w:t>
        </w:r>
        <w:r w:rsidRPr="00794B08">
          <w:rPr>
            <w:color w:val="222222"/>
            <w:shd w:val="clear" w:color="auto" w:fill="FFFFFF"/>
          </w:rPr>
          <w:t xml:space="preserve">2012 Census of </w:t>
        </w:r>
        <w:proofErr w:type="spellStart"/>
        <w:r w:rsidRPr="00794B08">
          <w:rPr>
            <w:color w:val="222222"/>
            <w:shd w:val="clear" w:color="auto" w:fill="FFFFFF"/>
          </w:rPr>
          <w:t>Agriculture</w:t>
        </w:r>
        <w:proofErr w:type="spellEnd"/>
        <w:r w:rsidRPr="00794B08">
          <w:rPr>
            <w:color w:val="222222"/>
            <w:shd w:val="clear" w:color="auto" w:fill="FFFFFF"/>
          </w:rPr>
          <w:t xml:space="preserve"> and the 2013–2014 National Agricultural </w:t>
        </w:r>
        <w:proofErr w:type="spellStart"/>
        <w:r w:rsidRPr="00794B08">
          <w:rPr>
            <w:color w:val="222222"/>
            <w:shd w:val="clear" w:color="auto" w:fill="FFFFFF"/>
          </w:rPr>
          <w:t>Worker</w:t>
        </w:r>
        <w:proofErr w:type="spellEnd"/>
        <w:r w:rsidRPr="00794B08">
          <w:rPr>
            <w:color w:val="222222"/>
            <w:shd w:val="clear" w:color="auto" w:fill="FFFFFF"/>
          </w:rPr>
          <w:t xml:space="preserve"> </w:t>
        </w:r>
        <w:proofErr w:type="spellStart"/>
        <w:r w:rsidRPr="00794B08">
          <w:rPr>
            <w:color w:val="222222"/>
            <w:shd w:val="clear" w:color="auto" w:fill="FFFFFF"/>
          </w:rPr>
          <w:t>Survey</w:t>
        </w:r>
        <w:proofErr w:type="spellEnd"/>
        <w:r w:rsidRPr="00794B08">
          <w:rPr>
            <w:color w:val="222222"/>
            <w:shd w:val="clear" w:color="auto" w:fill="FFFFFF"/>
          </w:rPr>
          <w:t xml:space="preserve">, </w:t>
        </w:r>
        <w:r w:rsidRPr="00794B08">
          <w:rPr>
            <w:lang w:val="en-US"/>
          </w:rPr>
          <w:t>Horst and Marion (2019) document how this structural and institutional discrimination continues to shape US agriculture today in their analysis of farmer and farmland ownership demographics.</w:t>
        </w:r>
      </w:ins>
    </w:p>
    <w:p w14:paraId="613D515E" w14:textId="77777777" w:rsidR="00B5193F" w:rsidRDefault="00B5193F" w:rsidP="00B5193F">
      <w:pPr>
        <w:pStyle w:val="ListParagraph"/>
        <w:numPr>
          <w:ilvl w:val="0"/>
          <w:numId w:val="13"/>
        </w:numPr>
        <w:rPr>
          <w:ins w:id="133" w:author="ancarter" w:date="2024-05-21T10:06:00Z"/>
          <w:lang w:val="en-US"/>
        </w:rPr>
      </w:pPr>
      <w:ins w:id="134" w:author="ancarter" w:date="2024-05-21T10:06:00Z">
        <w:r w:rsidRPr="00794B08">
          <w:rPr>
            <w:lang w:val="en-US"/>
          </w:rPr>
          <w:t xml:space="preserve">The lack of data about underrepresented or underserved farmers is often treated as an excuse to perpetuate their exclusion; recommendations from Horst and Marion’s (2019) analysis of demographics in US farming and farmland ownership include more public demographic data about farmers, farm laborers, and farmland ownership and more intersectional study of this data. They call upon the USDA and other governmental and public agencies to lead this effort </w:t>
        </w:r>
        <w:r>
          <w:rPr>
            <w:lang w:val="en-US"/>
          </w:rPr>
          <w:t xml:space="preserve"> (and add in what the </w:t>
        </w:r>
        <w:proofErr w:type="spellStart"/>
        <w:r>
          <w:rPr>
            <w:lang w:val="en-US"/>
          </w:rPr>
          <w:t>Pilgeram</w:t>
        </w:r>
        <w:proofErr w:type="spellEnd"/>
        <w:r>
          <w:rPr>
            <w:lang w:val="en-US"/>
          </w:rPr>
          <w:t>/</w:t>
        </w:r>
        <w:proofErr w:type="spellStart"/>
        <w:r>
          <w:rPr>
            <w:lang w:val="en-US"/>
          </w:rPr>
          <w:t>Dentzman</w:t>
        </w:r>
        <w:proofErr w:type="spellEnd"/>
        <w:r>
          <w:rPr>
            <w:lang w:val="en-US"/>
          </w:rPr>
          <w:t>/Lewin et al papers recommend)</w:t>
        </w:r>
      </w:ins>
    </w:p>
    <w:p w14:paraId="08676948" w14:textId="77777777" w:rsidR="00B5193F" w:rsidRDefault="00B5193F" w:rsidP="00B5193F">
      <w:pPr>
        <w:pStyle w:val="ListParagraph"/>
        <w:numPr>
          <w:ilvl w:val="0"/>
          <w:numId w:val="13"/>
        </w:numPr>
        <w:rPr>
          <w:ins w:id="135" w:author="ancarter" w:date="2024-05-21T10:06:00Z"/>
          <w:lang w:val="en-US"/>
        </w:rPr>
      </w:pPr>
      <w:ins w:id="136" w:author="ancarter" w:date="2024-05-21T10:06:00Z">
        <w:r w:rsidRPr="00794B08">
          <w:rPr>
            <w:lang w:val="en-US"/>
          </w:rPr>
          <w:t xml:space="preserve">more data is needed about race, ethnicity, and gender-based </w:t>
        </w:r>
        <w:proofErr w:type="spellStart"/>
        <w:r w:rsidRPr="00794B08">
          <w:rPr>
            <w:lang w:val="en-US"/>
          </w:rPr>
          <w:t>disparaities</w:t>
        </w:r>
        <w:proofErr w:type="spellEnd"/>
        <w:r w:rsidRPr="00794B08">
          <w:rPr>
            <w:lang w:val="en-US"/>
          </w:rPr>
          <w:t xml:space="preserve"> using an intersectional lens </w:t>
        </w:r>
      </w:ins>
    </w:p>
    <w:p w14:paraId="023E9260" w14:textId="77777777" w:rsidR="00B5193F" w:rsidRDefault="00B5193F" w:rsidP="00B5193F">
      <w:pPr>
        <w:rPr>
          <w:ins w:id="137" w:author="ancarter" w:date="2024-05-21T10:06:00Z"/>
          <w:lang w:val="en-US"/>
        </w:rPr>
      </w:pPr>
    </w:p>
    <w:p w14:paraId="35822E97" w14:textId="77777777" w:rsidR="00B5193F" w:rsidRDefault="00B5193F" w:rsidP="00B5193F">
      <w:pPr>
        <w:rPr>
          <w:ins w:id="138" w:author="ancarter" w:date="2024-05-21T10:06:00Z"/>
          <w:lang w:val="en-US"/>
        </w:rPr>
      </w:pPr>
    </w:p>
    <w:p w14:paraId="5E4215CC" w14:textId="77777777" w:rsidR="00B5193F" w:rsidRDefault="00B5193F" w:rsidP="00B5193F">
      <w:pPr>
        <w:rPr>
          <w:ins w:id="139" w:author="ancarter" w:date="2024-05-21T10:06:00Z"/>
          <w:lang w:val="en-US"/>
        </w:rPr>
      </w:pPr>
      <w:ins w:id="140" w:author="ancarter" w:date="2024-05-21T10:06:00Z">
        <w:r>
          <w:rPr>
            <w:lang w:val="en-US"/>
          </w:rPr>
          <w:t>Data feminism is “a way of thinking about data, both their uses and their limits, that is informed by direct experience, by a commitment to action, and by intersectional feminist thought” (</w:t>
        </w:r>
        <w:proofErr w:type="spellStart"/>
        <w:r>
          <w:rPr>
            <w:lang w:val="en-US"/>
          </w:rPr>
          <w:t>D’Ignazio</w:t>
        </w:r>
        <w:proofErr w:type="spellEnd"/>
        <w:r>
          <w:rPr>
            <w:lang w:val="en-US"/>
          </w:rPr>
          <w:t xml:space="preserve"> and Klein 2020:8). The authors argue that the starting point for data feminism an acknowledgement that power is unequally distributed in the world,  including in research (</w:t>
        </w:r>
        <w:proofErr w:type="spellStart"/>
        <w:r>
          <w:rPr>
            <w:lang w:val="en-US"/>
          </w:rPr>
          <w:t>D’Ignazio</w:t>
        </w:r>
        <w:proofErr w:type="spellEnd"/>
        <w:r>
          <w:rPr>
            <w:lang w:val="en-US"/>
          </w:rPr>
          <w:t xml:space="preserve"> and Klein 2020:8). In agriculture, this looks like Global North scientists – who, in agronomy, are still disproportionately white, straight, able-bodied cisgender men, setting the agenda…justifies Green revolution…</w:t>
        </w:r>
      </w:ins>
    </w:p>
    <w:p w14:paraId="2357DC1C" w14:textId="7E2BD6CB" w:rsidR="00B5193F" w:rsidDel="00D401B6" w:rsidRDefault="00B5193F" w:rsidP="00511C53">
      <w:pPr>
        <w:rPr>
          <w:del w:id="141" w:author="ancarter" w:date="2024-05-21T10:35:00Z"/>
          <w:b/>
          <w:bCs/>
          <w:lang w:val="en-US"/>
        </w:rPr>
      </w:pP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6098EC36" w:rsidR="005303F9" w:rsidRDefault="004B48DF" w:rsidP="004B48DF">
      <w:pPr>
        <w:rPr>
          <w:lang w:val="en-US"/>
        </w:rPr>
      </w:pPr>
      <w:del w:id="142" w:author="ancarter" w:date="2024-05-21T10:29:00Z">
        <w:r w:rsidRPr="00F83DA2" w:rsidDel="00D401B6">
          <w:rPr>
            <w:lang w:val="en-US"/>
          </w:rPr>
          <w:delText xml:space="preserve">Agriculture has a unique relationship to power inequities compared to other domains. </w:delText>
        </w:r>
      </w:del>
      <w:r w:rsidRPr="00F83DA2">
        <w:rPr>
          <w:lang w:val="en-US"/>
        </w:rPr>
        <w:t>At its most fundamental level</w:t>
      </w:r>
      <w:ins w:id="143" w:author="ancarter" w:date="2024-05-21T10:29:00Z">
        <w:r w:rsidR="00D401B6">
          <w:rPr>
            <w:lang w:val="en-US"/>
          </w:rPr>
          <w:t>, agriculture</w:t>
        </w:r>
      </w:ins>
      <w:r w:rsidRPr="00F83DA2">
        <w:rPr>
          <w:lang w:val="en-US"/>
        </w:rPr>
        <w:t xml:space="preserve"> </w:t>
      </w:r>
      <w:del w:id="144" w:author="ancarter" w:date="2024-05-21T10:29:00Z">
        <w:r w:rsidRPr="00F83DA2" w:rsidDel="00D401B6">
          <w:rPr>
            <w:lang w:val="en-US"/>
          </w:rPr>
          <w:delText xml:space="preserve">it </w:delText>
        </w:r>
      </w:del>
      <w:r w:rsidRPr="00F83DA2">
        <w:rPr>
          <w:lang w:val="en-US"/>
        </w:rPr>
        <w:t>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del w:id="145" w:author="ancarter" w:date="2024-05-21T10:30:00Z">
        <w:r w:rsidR="005303F9" w:rsidDel="00D401B6">
          <w:rPr>
            <w:lang w:val="en-US"/>
          </w:rPr>
          <w:delText xml:space="preserve">Slavery </w:delText>
        </w:r>
      </w:del>
      <w:ins w:id="146" w:author="ancarter" w:date="2024-05-21T10:30:00Z">
        <w:r w:rsidR="00D401B6">
          <w:rPr>
            <w:lang w:val="en-US"/>
          </w:rPr>
          <w:t>Native land dispossession and enslaved labor have</w:t>
        </w:r>
      </w:ins>
      <w:del w:id="147" w:author="ancarter" w:date="2024-05-21T10:30:00Z">
        <w:r w:rsidR="005303F9" w:rsidDel="00D401B6">
          <w:rPr>
            <w:lang w:val="en-US"/>
          </w:rPr>
          <w:delText>has</w:delText>
        </w:r>
      </w:del>
      <w:r w:rsidR="005303F9">
        <w:rPr>
          <w:lang w:val="en-US"/>
        </w:rPr>
        <w:t xml:space="preserve"> been intertwined with agriculture for thousands of years</w:t>
      </w:r>
      <w:ins w:id="148" w:author="ancarter" w:date="2024-05-21T10:30:00Z">
        <w:r w:rsidR="00D401B6">
          <w:rPr>
            <w:lang w:val="en-US"/>
          </w:rPr>
          <w:t xml:space="preserve"> across civilizations; the global agricultural system today continues to rely upon labor exploitatio</w:t>
        </w:r>
      </w:ins>
      <w:ins w:id="149" w:author="ancarter" w:date="2024-05-21T10:31:00Z">
        <w:r w:rsidR="00D401B6">
          <w:rPr>
            <w:lang w:val="en-US"/>
          </w:rPr>
          <w:t>n.</w:t>
        </w:r>
      </w:ins>
      <w:ins w:id="150" w:author="ancarter" w:date="2024-05-21T10:30:00Z">
        <w:r w:rsidR="00D401B6">
          <w:rPr>
            <w:lang w:val="en-US"/>
          </w:rPr>
          <w:t xml:space="preserve">  </w:t>
        </w:r>
      </w:ins>
      <w:del w:id="151" w:author="ancarter" w:date="2024-05-21T10:31:00Z">
        <w:r w:rsidR="005303F9" w:rsidDel="00D401B6">
          <w:rPr>
            <w:lang w:val="en-US"/>
          </w:rPr>
          <w:delText xml:space="preserve">, with several civilizations relying heavily on </w:delText>
        </w:r>
      </w:del>
      <w:del w:id="152" w:author="ancarter" w:date="2024-05-10T10:17:00Z">
        <w:r w:rsidR="005303F9" w:rsidDel="006F70F9">
          <w:rPr>
            <w:lang w:val="en-US"/>
          </w:rPr>
          <w:delText xml:space="preserve">slave </w:delText>
        </w:r>
      </w:del>
      <w:del w:id="153" w:author="ancarter" w:date="2024-05-21T10:31:00Z">
        <w:r w:rsidR="005303F9" w:rsidDel="00D401B6">
          <w:rPr>
            <w:lang w:val="en-US"/>
          </w:rPr>
          <w:delText>labor to cultivate crops</w:delText>
        </w:r>
      </w:del>
      <w:del w:id="154" w:author="ancarter" w:date="2024-05-21T10:29:00Z">
        <w:r w:rsidR="005303F9" w:rsidDel="00D401B6">
          <w:rPr>
            <w:lang w:val="en-US"/>
          </w:rPr>
          <w:delText>.</w:delText>
        </w:r>
      </w:del>
    </w:p>
    <w:p w14:paraId="69CAF93A" w14:textId="31814866" w:rsidR="00CA17CE" w:rsidRPr="0029011A" w:rsidRDefault="00081F09" w:rsidP="00146F9D">
      <w:pPr>
        <w:rPr>
          <w:color w:val="0D0D0D"/>
          <w:shd w:val="clear" w:color="auto" w:fill="FFFFFF"/>
          <w:lang w:val="en-US"/>
        </w:rPr>
      </w:pPr>
      <w:r>
        <w:rPr>
          <w:lang w:val="en-US"/>
        </w:rPr>
        <w:t xml:space="preserve">Moreover, </w:t>
      </w:r>
      <w:ins w:id="155" w:author="ancarter" w:date="2024-05-21T10:31:00Z">
        <w:r w:rsidR="00D401B6">
          <w:rPr>
            <w:lang w:val="en-US"/>
          </w:rPr>
          <w:t xml:space="preserve">settler colonialism specifically relies upon the control of land, and thereby agriculture, </w:t>
        </w:r>
      </w:ins>
      <w:del w:id="156" w:author="ancarter" w:date="2024-05-21T10:31:00Z">
        <w:r w:rsidR="009C33CD" w:rsidDel="00D401B6">
          <w:rPr>
            <w:lang w:val="en-US"/>
          </w:rPr>
          <w:delText>many mid-century colonialism efforts were</w:delText>
        </w:r>
        <w:r w:rsidDel="00D401B6">
          <w:rPr>
            <w:lang w:val="en-US"/>
          </w:rPr>
          <w:delText xml:space="preserve"> agriculturally motivated, </w:delText>
        </w:r>
        <w:r w:rsidR="00B4788C" w:rsidDel="00D401B6">
          <w:rPr>
            <w:lang w:val="en-US"/>
          </w:rPr>
          <w:delText>marking</w:delText>
        </w:r>
        <w:r w:rsidDel="00D401B6">
          <w:rPr>
            <w:lang w:val="en-US"/>
          </w:rPr>
          <w:delText xml:space="preserve"> the emergence of oppressive practices</w:delText>
        </w:r>
      </w:del>
      <w:ins w:id="157" w:author="ancarter" w:date="2024-05-21T10:31:00Z">
        <w:r w:rsidR="00D401B6">
          <w:rPr>
            <w:lang w:val="en-US"/>
          </w:rPr>
          <w:t>through</w:t>
        </w:r>
      </w:ins>
      <w:r>
        <w:rPr>
          <w:lang w:val="en-US"/>
        </w:rPr>
        <w:t xml:space="preserve"> </w:t>
      </w:r>
      <w:del w:id="158" w:author="ancarter" w:date="2024-05-21T10:31:00Z">
        <w:r w:rsidDel="00D401B6">
          <w:rPr>
            <w:lang w:val="en-US"/>
          </w:rPr>
          <w:delText xml:space="preserve">and policies such as </w:delText>
        </w:r>
      </w:del>
      <w:r>
        <w:rPr>
          <w:lang w:val="en-US"/>
        </w:rPr>
        <w:t>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w:t>
      </w:r>
      <w:del w:id="159" w:author="ancarter" w:date="2024-05-21T10:32:00Z">
        <w:r w:rsidR="005303F9" w:rsidDel="00D401B6">
          <w:rPr>
            <w:lang w:val="en-US"/>
          </w:rPr>
          <w:delText xml:space="preserve">Plantation economies </w:delText>
        </w:r>
        <w:r w:rsidR="00B4788C" w:rsidDel="00D401B6">
          <w:rPr>
            <w:lang w:val="en-US"/>
          </w:rPr>
          <w:delText>motivated some of the largest slave trades in history, and were notorious for their brutal practices</w:delText>
        </w:r>
        <w:r w:rsidR="00CA17CE" w:rsidDel="00D401B6">
          <w:rPr>
            <w:lang w:val="en-US"/>
          </w:rPr>
          <w:delText xml:space="preserve"> and conditions</w:delText>
        </w:r>
        <w:r w:rsidR="00B4788C" w:rsidDel="00D401B6">
          <w:rPr>
            <w:lang w:val="en-US"/>
          </w:rPr>
          <w:delText>. While most countries have enacted formal abolitions of slavery, human trafficking still occurs and many of th</w:delText>
        </w:r>
        <w:r w:rsidR="00F57CCD" w:rsidDel="00D401B6">
          <w:rPr>
            <w:lang w:val="en-US"/>
          </w:rPr>
          <w:delText>e plantation</w:delText>
        </w:r>
        <w:r w:rsidR="00B4788C" w:rsidDel="00D401B6">
          <w:rPr>
            <w:lang w:val="en-US"/>
          </w:rPr>
          <w:delText xml:space="preserve"> practices (e.g., coercion, debt-bondage) </w:delText>
        </w:r>
        <w:r w:rsidR="005303F9" w:rsidDel="00D401B6">
          <w:rPr>
            <w:lang w:val="en-US"/>
          </w:rPr>
          <w:delText xml:space="preserve">are mirrored in </w:delText>
        </w:r>
        <w:r w:rsidR="00B4788C" w:rsidDel="00D401B6">
          <w:rPr>
            <w:lang w:val="en-US"/>
          </w:rPr>
          <w:delText xml:space="preserve">modern forms of exploitation of agricultural migrant </w:delText>
        </w:r>
        <w:commentRangeStart w:id="160"/>
        <w:r w:rsidR="00B4788C" w:rsidDel="00D401B6">
          <w:rPr>
            <w:lang w:val="en-US"/>
          </w:rPr>
          <w:delText>workers</w:delText>
        </w:r>
        <w:commentRangeEnd w:id="160"/>
        <w:r w:rsidR="006F70F9" w:rsidDel="00D401B6">
          <w:rPr>
            <w:rStyle w:val="CommentReference"/>
          </w:rPr>
          <w:commentReference w:id="160"/>
        </w:r>
        <w:r w:rsidR="00F57CCD" w:rsidDel="00D401B6">
          <w:rPr>
            <w:lang w:val="en-US"/>
          </w:rPr>
          <w:delText xml:space="preserve"> (CITE)</w:delText>
        </w:r>
        <w:r w:rsidR="00B4788C" w:rsidDel="00D401B6">
          <w:rPr>
            <w:lang w:val="en-US"/>
          </w:rPr>
          <w:delText xml:space="preserve">. </w:delText>
        </w:r>
      </w:del>
      <w:del w:id="161" w:author="ancarter" w:date="2024-05-21T10:20:00Z">
        <w:r w:rsidR="00B4788C" w:rsidDel="005E610D">
          <w:rPr>
            <w:lang w:val="en-US"/>
          </w:rPr>
          <w:delText xml:space="preserve">In the US, </w:delText>
        </w:r>
      </w:del>
      <w:ins w:id="162" w:author="ancarter" w:date="2024-05-21T10:33:00Z">
        <w:r w:rsidR="00D401B6">
          <w:rPr>
            <w:lang w:val="en-US"/>
          </w:rPr>
          <w:t>The</w:t>
        </w:r>
      </w:ins>
      <w:ins w:id="163" w:author="ancarter" w:date="2024-05-21T10:20:00Z">
        <w:r w:rsidR="005E610D">
          <w:rPr>
            <w:lang w:val="en-US"/>
          </w:rPr>
          <w:t xml:space="preserve"> US implemented federal policies</w:t>
        </w:r>
      </w:ins>
      <w:ins w:id="164" w:author="ancarter" w:date="2024-05-21T10:19:00Z">
        <w:r w:rsidR="005E610D">
          <w:rPr>
            <w:lang w:val="en-US"/>
          </w:rPr>
          <w:t xml:space="preserve"> establishing </w:t>
        </w:r>
      </w:ins>
      <w:r w:rsidR="00B4788C">
        <w:rPr>
          <w:lang w:val="en-US"/>
        </w:rPr>
        <w:t>a</w:t>
      </w:r>
      <w:r w:rsidR="00074D39">
        <w:rPr>
          <w:lang w:val="en-US"/>
        </w:rPr>
        <w:t>gricultural educational institutions</w:t>
      </w:r>
      <w:ins w:id="165" w:author="ancarter" w:date="2024-05-21T10:19:00Z">
        <w:r w:rsidR="005E610D">
          <w:rPr>
            <w:lang w:val="en-US"/>
          </w:rPr>
          <w:t xml:space="preserve"> and </w:t>
        </w:r>
      </w:ins>
      <w:ins w:id="166" w:author="ancarter" w:date="2024-05-21T10:20:00Z">
        <w:r w:rsidR="005E610D">
          <w:rPr>
            <w:lang w:val="en-US"/>
          </w:rPr>
          <w:t xml:space="preserve">legalizing Native American land dispossession simultaneously (Brayboy and Tachine 2021; Lee and Ahtone 2020). </w:t>
        </w:r>
      </w:ins>
      <w:ins w:id="167" w:author="ancarter" w:date="2024-05-21T10:19:00Z">
        <w:r w:rsidR="005E610D">
          <w:rPr>
            <w:lang w:val="en-US"/>
          </w:rPr>
          <w:t xml:space="preserve"> </w:t>
        </w:r>
      </w:ins>
      <w:commentRangeStart w:id="168"/>
      <w:del w:id="169" w:author="ancarter" w:date="2024-05-21T10:19:00Z">
        <w:r w:rsidR="00AF69AB" w:rsidDel="005E610D">
          <w:rPr>
            <w:lang w:val="en-US"/>
          </w:rPr>
          <w:delText xml:space="preserve"> </w:delText>
        </w:r>
      </w:del>
      <w:r w:rsidR="00AF69AB">
        <w:rPr>
          <w:lang w:val="en-US"/>
        </w:rPr>
        <w:lastRenderedPageBreak/>
        <w:t xml:space="preserve">(land-grant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xml:space="preserve">; Stein </w:t>
      </w:r>
      <w:commentRangeStart w:id="170"/>
      <w:r w:rsidR="000C7806">
        <w:rPr>
          <w:lang w:val="en-US"/>
        </w:rPr>
        <w:t>2017</w:t>
      </w:r>
      <w:commentRangeEnd w:id="170"/>
      <w:r w:rsidR="00AF4A87">
        <w:rPr>
          <w:rStyle w:val="CommentReference"/>
        </w:rPr>
        <w:commentReference w:id="170"/>
      </w:r>
      <w:r w:rsidR="00074D39">
        <w:rPr>
          <w:lang w:val="en-US"/>
        </w:rPr>
        <w:t>)</w:t>
      </w:r>
      <w:r w:rsidR="0038243C">
        <w:rPr>
          <w:lang w:val="en-US"/>
        </w:rPr>
        <w:t xml:space="preserve">. </w:t>
      </w:r>
      <w:commentRangeEnd w:id="168"/>
      <w:r w:rsidR="005E610D">
        <w:rPr>
          <w:rStyle w:val="CommentReference"/>
        </w:rPr>
        <w:commentReference w:id="168"/>
      </w:r>
    </w:p>
    <w:p w14:paraId="591E17DF" w14:textId="77777777" w:rsidR="00CA17CE" w:rsidRPr="0029011A" w:rsidRDefault="00CA17CE" w:rsidP="00146F9D">
      <w:pPr>
        <w:rPr>
          <w:color w:val="0D0D0D"/>
          <w:shd w:val="clear" w:color="auto" w:fill="FFFFFF"/>
          <w:lang w:val="en-US"/>
        </w:rPr>
      </w:pPr>
    </w:p>
    <w:p w14:paraId="0AE3CD01" w14:textId="17273055" w:rsidR="009F6626" w:rsidRDefault="00146F9D" w:rsidP="00121249">
      <w:pPr>
        <w:rPr>
          <w:ins w:id="171" w:author="ancarter" w:date="2024-05-10T14:52:00Z"/>
          <w:lang w:val="en-US"/>
        </w:rPr>
      </w:pPr>
      <w:del w:id="172" w:author="ancarter" w:date="2024-05-10T10:26:00Z">
        <w:r w:rsidRPr="0029011A" w:rsidDel="00AF4A87">
          <w:rPr>
            <w:color w:val="0D0D0D"/>
            <w:shd w:val="clear" w:color="auto" w:fill="FFFFFF"/>
            <w:lang w:val="en-US"/>
          </w:rPr>
          <w:delText>Even without</w:delText>
        </w:r>
        <w:r w:rsidR="00CA17CE" w:rsidRPr="0029011A" w:rsidDel="00AF4A87">
          <w:rPr>
            <w:color w:val="0D0D0D"/>
            <w:shd w:val="clear" w:color="auto" w:fill="FFFFFF"/>
            <w:lang w:val="en-US"/>
          </w:rPr>
          <w:delText xml:space="preserve"> considering</w:delText>
        </w:r>
      </w:del>
      <w:ins w:id="173" w:author="ancarter" w:date="2024-05-10T10:26:00Z">
        <w:r w:rsidR="00AF4A87">
          <w:rPr>
            <w:color w:val="0D0D0D"/>
            <w:shd w:val="clear" w:color="auto" w:fill="FFFFFF"/>
            <w:lang w:val="en-US"/>
          </w:rPr>
          <w:t>These</w:t>
        </w:r>
      </w:ins>
      <w:r w:rsidRPr="0029011A">
        <w:rPr>
          <w:color w:val="0D0D0D"/>
          <w:shd w:val="clear" w:color="auto" w:fill="FFFFFF"/>
          <w:lang w:val="en-US"/>
        </w:rPr>
        <w:t xml:space="preserve"> historical trajectories</w:t>
      </w:r>
      <w:ins w:id="174" w:author="ancarter" w:date="2024-05-10T10:26:00Z">
        <w:r w:rsidR="00AF4A87">
          <w:rPr>
            <w:color w:val="0D0D0D"/>
            <w:shd w:val="clear" w:color="auto" w:fill="FFFFFF"/>
            <w:lang w:val="en-US"/>
          </w:rPr>
          <w:t xml:space="preserve"> continue to shape the </w:t>
        </w:r>
      </w:ins>
      <w:del w:id="175" w:author="ancarter" w:date="2024-05-10T10:26:00Z">
        <w:r w:rsidRPr="0029011A" w:rsidDel="00AF4A87">
          <w:rPr>
            <w:color w:val="0D0D0D"/>
            <w:shd w:val="clear" w:color="auto" w:fill="FFFFFF"/>
            <w:lang w:val="en-US"/>
          </w:rPr>
          <w:delText>, i</w:delText>
        </w:r>
        <w:r w:rsidDel="00AF4A87">
          <w:rPr>
            <w:lang w:val="en-US"/>
          </w:rPr>
          <w:delText xml:space="preserve">t is important to acknowledge how </w:delText>
        </w:r>
      </w:del>
      <w:r>
        <w:rPr>
          <w:lang w:val="en-US"/>
        </w:rPr>
        <w:t xml:space="preserve">broad </w:t>
      </w:r>
      <w:r w:rsidRPr="00F83DA2">
        <w:rPr>
          <w:lang w:val="en-US"/>
        </w:rPr>
        <w:t xml:space="preserve">features of </w:t>
      </w:r>
      <w:del w:id="176" w:author="ancarter" w:date="2024-05-21T10:33:00Z">
        <w:r w:rsidR="00C54397" w:rsidDel="00D401B6">
          <w:rPr>
            <w:lang w:val="en-US"/>
          </w:rPr>
          <w:delText xml:space="preserve">modern </w:delText>
        </w:r>
      </w:del>
      <w:r w:rsidRPr="00F83DA2">
        <w:rPr>
          <w:lang w:val="en-US"/>
        </w:rPr>
        <w:t>agriculture</w:t>
      </w:r>
      <w:ins w:id="177" w:author="ancarter" w:date="2024-05-10T10:26:00Z">
        <w:r w:rsidR="00AF4A87">
          <w:rPr>
            <w:lang w:val="en-US"/>
          </w:rPr>
          <w:t xml:space="preserve"> today, presenting</w:t>
        </w:r>
      </w:ins>
      <w:r w:rsidRPr="00F83DA2">
        <w:rPr>
          <w:lang w:val="en-US"/>
        </w:rPr>
        <w:t xml:space="preserve"> </w:t>
      </w:r>
      <w:del w:id="178" w:author="ancarter" w:date="2024-05-10T10:26:00Z">
        <w:r w:rsidDel="00AF4A87">
          <w:rPr>
            <w:lang w:val="en-US"/>
          </w:rPr>
          <w:delText xml:space="preserve">will </w:delText>
        </w:r>
        <w:r w:rsidR="00C54397" w:rsidDel="00AF4A87">
          <w:rPr>
            <w:lang w:val="en-US"/>
          </w:rPr>
          <w:delText>continue to</w:delText>
        </w:r>
        <w:r w:rsidDel="00AF4A87">
          <w:rPr>
            <w:lang w:val="en-US"/>
          </w:rPr>
          <w:delText xml:space="preserve"> present opportunities for </w:delText>
        </w:r>
      </w:del>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w:t>
      </w:r>
      <w:commentRangeStart w:id="179"/>
      <w:r w:rsidRPr="00F83DA2">
        <w:rPr>
          <w:lang w:val="en-US"/>
        </w:rPr>
        <w:t>CITE</w:t>
      </w:r>
      <w:commentRangeEnd w:id="179"/>
      <w:r w:rsidR="00AF4A87">
        <w:rPr>
          <w:rStyle w:val="CommentReference"/>
        </w:rPr>
        <w:commentReference w:id="179"/>
      </w:r>
      <w:r w:rsidRPr="00F83DA2">
        <w:rPr>
          <w:lang w:val="en-US"/>
        </w:rPr>
        <w:t>).</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del w:id="180" w:author="ancarter" w:date="2024-05-21T10:34:00Z">
        <w:r w:rsidR="00CB461D" w:rsidDel="00D401B6">
          <w:rPr>
            <w:lang w:val="en-US"/>
          </w:rPr>
          <w:delText>C</w:delText>
        </w:r>
        <w:r w:rsidR="00AB2A8B" w:rsidRPr="00F83DA2" w:rsidDel="00D401B6">
          <w:rPr>
            <w:lang w:val="en-US"/>
          </w:rPr>
          <w:delText>onceptual tools</w:delText>
        </w:r>
        <w:r w:rsidR="00121249" w:rsidRPr="00F83DA2" w:rsidDel="00D401B6">
          <w:rPr>
            <w:lang w:val="en-US"/>
          </w:rPr>
          <w:delText xml:space="preserve"> such as [give more examples]</w:delText>
        </w:r>
        <w:r w:rsidR="00F83DA2" w:rsidRPr="00F83DA2" w:rsidDel="00D401B6">
          <w:rPr>
            <w:lang w:val="en-US"/>
          </w:rPr>
          <w:delText>,</w:delText>
        </w:r>
      </w:del>
      <w:ins w:id="181" w:author="ancarter" w:date="2024-05-21T10:34:00Z">
        <w:r w:rsidR="00D401B6">
          <w:rPr>
            <w:lang w:val="en-US"/>
          </w:rPr>
          <w:t>Data feminism’s application of</w:t>
        </w:r>
      </w:ins>
      <w:r w:rsidR="00F83DA2" w:rsidRPr="00F83DA2">
        <w:rPr>
          <w:lang w:val="en-US"/>
        </w:rPr>
        <w:t xml:space="preserve"> </w:t>
      </w:r>
      <w:ins w:id="182" w:author="ancarter" w:date="2024-05-21T10:34:00Z">
        <w:r w:rsidR="00D401B6">
          <w:rPr>
            <w:lang w:val="en-US"/>
          </w:rPr>
          <w:t xml:space="preserve">Collins’ (1990) </w:t>
        </w:r>
      </w:ins>
      <w:del w:id="183" w:author="ancarter" w:date="2024-05-21T10:34:00Z">
        <w:r w:rsidR="00F83DA2" w:rsidRPr="00F83DA2" w:rsidDel="00D401B6">
          <w:rPr>
            <w:lang w:val="en-US"/>
          </w:rPr>
          <w:delText>and</w:delText>
        </w:r>
        <w:r w:rsidR="00121249" w:rsidRPr="00F83DA2" w:rsidDel="00D401B6">
          <w:rPr>
            <w:lang w:val="en-US"/>
          </w:rPr>
          <w:delText xml:space="preserve"> the </w:delText>
        </w:r>
      </w:del>
      <w:r w:rsidR="00121249" w:rsidRPr="00F83DA2">
        <w:rPr>
          <w:lang w:val="en-US"/>
        </w:rPr>
        <w:t>matrix of domination (</w:t>
      </w:r>
      <w:r w:rsidR="00AF69AB">
        <w:rPr>
          <w:lang w:val="en-US"/>
        </w:rPr>
        <w:t xml:space="preserve">Collins </w:t>
      </w:r>
      <w:commentRangeStart w:id="184"/>
      <w:r w:rsidR="00AF69AB">
        <w:rPr>
          <w:lang w:val="en-US"/>
        </w:rPr>
        <w:t>1990</w:t>
      </w:r>
      <w:commentRangeEnd w:id="184"/>
      <w:r w:rsidR="006B1C45">
        <w:rPr>
          <w:rStyle w:val="CommentReference"/>
        </w:rPr>
        <w:commentReference w:id="184"/>
      </w:r>
      <w:r w:rsidR="00121249" w:rsidRPr="00F83DA2">
        <w:rPr>
          <w:lang w:val="en-US"/>
        </w:rPr>
        <w:t>)</w:t>
      </w:r>
      <w:r w:rsidR="00AB2A8B" w:rsidRPr="00F83DA2">
        <w:rPr>
          <w:lang w:val="en-US"/>
        </w:rPr>
        <w:t xml:space="preserve"> </w:t>
      </w:r>
      <w:del w:id="185" w:author="ancarter" w:date="2024-05-21T10:34:00Z">
        <w:r w:rsidR="00AB2A8B" w:rsidRPr="00F83DA2" w:rsidDel="00D401B6">
          <w:rPr>
            <w:lang w:val="en-US"/>
          </w:rPr>
          <w:delText>have been developed to</w:delText>
        </w:r>
      </w:del>
      <w:ins w:id="186" w:author="ancarter" w:date="2024-05-21T10:34:00Z">
        <w:r w:rsidR="00D401B6">
          <w:rPr>
            <w:lang w:val="en-US"/>
          </w:rPr>
          <w:t>can</w:t>
        </w:r>
      </w:ins>
      <w:r w:rsidR="00AB2A8B" w:rsidRPr="00F83DA2">
        <w:rPr>
          <w:lang w:val="en-US"/>
        </w:rPr>
        <w:t xml:space="preserve"> aid </w:t>
      </w:r>
      <w:r w:rsidR="00F83DA2" w:rsidRPr="00F83DA2">
        <w:rPr>
          <w:lang w:val="en-US"/>
        </w:rPr>
        <w:t xml:space="preserve">non-experts </w:t>
      </w:r>
      <w:r w:rsidR="00AB2A8B" w:rsidRPr="00F83DA2">
        <w:rPr>
          <w:lang w:val="en-US"/>
        </w:rPr>
        <w:t xml:space="preserve">in </w:t>
      </w:r>
      <w:ins w:id="187" w:author="ancarter" w:date="2024-05-21T10:34:00Z">
        <w:r w:rsidR="00D401B6">
          <w:rPr>
            <w:lang w:val="en-US"/>
          </w:rPr>
          <w:t>identifying</w:t>
        </w:r>
      </w:ins>
      <w:del w:id="188" w:author="ancarter" w:date="2024-05-21T10:34:00Z">
        <w:r w:rsidR="00AB2A8B" w:rsidRPr="00F83DA2" w:rsidDel="00D401B6">
          <w:rPr>
            <w:lang w:val="en-US"/>
          </w:rPr>
          <w:delText>dissecting</w:delText>
        </w:r>
      </w:del>
      <w:r w:rsidR="00AB2A8B" w:rsidRPr="00F83DA2">
        <w:rPr>
          <w:lang w:val="en-US"/>
        </w:rPr>
        <w:t xml:space="preserve"> where and how power inequities may manifest.</w:t>
      </w:r>
      <w:r w:rsidR="00CB461D">
        <w:rPr>
          <w:lang w:val="en-US"/>
        </w:rPr>
        <w:t xml:space="preserve"> </w:t>
      </w:r>
    </w:p>
    <w:p w14:paraId="03BEC53E" w14:textId="6FA665AC" w:rsidR="009F6626" w:rsidDel="0023034C" w:rsidRDefault="009F6626" w:rsidP="00121249">
      <w:pPr>
        <w:rPr>
          <w:del w:id="189" w:author="ancarter" w:date="2024-05-10T15:02:00Z"/>
          <w:lang w:val="en-US"/>
        </w:rPr>
      </w:pPr>
    </w:p>
    <w:p w14:paraId="20157602" w14:textId="77777777" w:rsidR="00FE28BD" w:rsidRDefault="00FE28BD" w:rsidP="00121249">
      <w:pPr>
        <w:rPr>
          <w:lang w:val="en-US"/>
        </w:rPr>
      </w:pPr>
    </w:p>
    <w:p w14:paraId="35C0050F" w14:textId="68E01FCB" w:rsidR="00FE28BD" w:rsidDel="00D401B6" w:rsidRDefault="00CB461D" w:rsidP="002554C6">
      <w:pPr>
        <w:rPr>
          <w:del w:id="190" w:author="ancarter" w:date="2024-05-21T10:35:00Z"/>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w:t>
      </w:r>
      <w:ins w:id="191" w:author="ancarter" w:date="2024-05-10T10:28:00Z">
        <w:r w:rsidR="00AF4A87">
          <w:rPr>
            <w:lang w:val="en-US"/>
          </w:rPr>
          <w:t>are</w:t>
        </w:r>
      </w:ins>
      <w:del w:id="192" w:author="ancarter" w:date="2024-05-10T10:28:00Z">
        <w:r w:rsidDel="00AF4A87">
          <w:rPr>
            <w:lang w:val="en-US"/>
          </w:rPr>
          <w:delText>is</w:delText>
        </w:r>
      </w:del>
      <w:r>
        <w:rPr>
          <w:lang w:val="en-US"/>
        </w:rPr>
        <w:t xml:space="preserve">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382FFEE1" w14:textId="77777777" w:rsidR="00B5193F" w:rsidRDefault="00B5193F"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commentRangeStart w:id="193"/>
            <w:r>
              <w:rPr>
                <w:b/>
                <w:bCs/>
                <w:lang w:val="en-US"/>
              </w:rPr>
              <w:t>Description</w:t>
            </w:r>
            <w:commentRangeEnd w:id="193"/>
            <w:r w:rsidR="006B1C45">
              <w:rPr>
                <w:rStyle w:val="CommentReference"/>
              </w:rPr>
              <w:commentReference w:id="193"/>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technological solutions (</w:t>
            </w:r>
            <w:del w:id="194" w:author="ancarter" w:date="2024-05-10T10:29:00Z">
              <w:r w:rsidDel="00AF4A87">
                <w:rPr>
                  <w:lang w:val="en-US"/>
                </w:rPr>
                <w:delText xml:space="preserve"> </w:delText>
              </w:r>
            </w:del>
            <w:r w:rsidR="009A6B1E">
              <w:rPr>
                <w:lang w:val="en-US"/>
              </w:rPr>
              <w:t>Belshaw 1979)</w:t>
            </w:r>
          </w:p>
          <w:p w14:paraId="50EC9C2B" w14:textId="77777777" w:rsidR="009A6B1E" w:rsidRDefault="009A6B1E" w:rsidP="003229C6">
            <w:pPr>
              <w:rPr>
                <w:lang w:val="en-US"/>
              </w:rPr>
            </w:pPr>
            <w:r>
              <w:rPr>
                <w:lang w:val="en-US"/>
              </w:rPr>
              <w:lastRenderedPageBreak/>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lastRenderedPageBreak/>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568A64FF" w:rsidR="00FE28BD" w:rsidDel="00D401B6" w:rsidRDefault="00FE28BD" w:rsidP="00C83D16">
      <w:pPr>
        <w:rPr>
          <w:del w:id="195" w:author="ancarter" w:date="2024-05-21T10:38:00Z"/>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w:t>
      </w:r>
      <w:del w:id="196" w:author="ancarter" w:date="2024-05-21T10:37:00Z">
        <w:r w:rsidDel="00D401B6">
          <w:rPr>
            <w:lang w:val="en-US"/>
          </w:rPr>
          <w:delText xml:space="preserve">public research </w:delText>
        </w:r>
      </w:del>
      <w:ins w:id="197" w:author="ancarter" w:date="2024-05-21T10:37:00Z">
        <w:r w:rsidR="00D401B6">
          <w:rPr>
            <w:lang w:val="en-US"/>
          </w:rPr>
          <w:t>conducting publicly accessible research alone is not enough to ensure that the resear</w:t>
        </w:r>
      </w:ins>
      <w:ins w:id="198" w:author="ancarter" w:date="2024-05-21T10:38:00Z">
        <w:r w:rsidR="00D401B6">
          <w:rPr>
            <w:lang w:val="en-US"/>
          </w:rPr>
          <w:t xml:space="preserve">ch creates the knowledge needed by the public, or that those in need of the knowledge can access it. </w:t>
        </w:r>
      </w:ins>
    </w:p>
    <w:p w14:paraId="57D089E9" w14:textId="52CE5C02" w:rsidR="00FE28BD" w:rsidDel="00D401B6" w:rsidRDefault="00FE28BD" w:rsidP="00C83D16">
      <w:pPr>
        <w:rPr>
          <w:del w:id="199" w:author="ancarter" w:date="2024-05-21T10:38:00Z"/>
          <w:lang w:val="en-US"/>
        </w:rPr>
      </w:pPr>
      <w:del w:id="200" w:author="ancarter" w:date="2024-05-21T10:38:00Z">
        <w:r w:rsidDel="00D401B6">
          <w:rPr>
            <w:lang w:val="en-US"/>
          </w:rPr>
          <w:delText xml:space="preserve">  </w:delText>
        </w:r>
      </w:del>
    </w:p>
    <w:p w14:paraId="51DBF73D" w14:textId="0AA9220C"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commentRangeStart w:id="201"/>
      <w:r w:rsidRPr="0029011A">
        <w:rPr>
          <w:lang w:val="en-US"/>
        </w:rPr>
        <w:t>There</w:t>
      </w:r>
      <w:commentRangeEnd w:id="201"/>
      <w:r w:rsidR="00AF4A87">
        <w:rPr>
          <w:rStyle w:val="CommentReference"/>
        </w:rPr>
        <w:commentReference w:id="201"/>
      </w:r>
      <w:r w:rsidRPr="0029011A">
        <w:rPr>
          <w:lang w:val="en-US"/>
        </w:rPr>
        <w:t xml:space="preserv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ins w:id="202" w:author="ancarter" w:date="2024-05-21T10:38:00Z">
        <w:r w:rsidR="00D401B6">
          <w:rPr>
            <w:lang w:val="en-US"/>
          </w:rPr>
          <w:t>, including limited or non-</w:t>
        </w:r>
        <w:proofErr w:type="spellStart"/>
        <w:r w:rsidR="00D401B6">
          <w:rPr>
            <w:lang w:val="en-US"/>
          </w:rPr>
          <w:t>existant</w:t>
        </w:r>
        <w:proofErr w:type="spellEnd"/>
        <w:r w:rsidR="00D401B6">
          <w:rPr>
            <w:lang w:val="en-US"/>
          </w:rPr>
          <w:t xml:space="preserve"> data </w:t>
        </w:r>
      </w:ins>
      <w:ins w:id="203" w:author="ancarter" w:date="2024-05-21T10:39:00Z">
        <w:r w:rsidR="00D401B6">
          <w:rPr>
            <w:lang w:val="en-US"/>
          </w:rPr>
          <w:t xml:space="preserve">about </w:t>
        </w:r>
        <w:r w:rsidR="0030150D">
          <w:rPr>
            <w:lang w:val="en-US"/>
          </w:rPr>
          <w:t xml:space="preserve">specific agricultural topics (e.g., land ownership) or </w:t>
        </w:r>
        <w:r w:rsidR="00D401B6">
          <w:rPr>
            <w:lang w:val="en-US"/>
          </w:rPr>
          <w:t>groups</w:t>
        </w:r>
        <w:r w:rsidR="0030150D">
          <w:rPr>
            <w:lang w:val="en-US"/>
          </w:rPr>
          <w:t xml:space="preserve"> (e.g., Black farmers, women farmers)</w:t>
        </w:r>
        <w:r w:rsidR="00D401B6">
          <w:rPr>
            <w:lang w:val="en-US"/>
          </w:rPr>
          <w:t xml:space="preserve"> (Horst and Marion 2019</w:t>
        </w:r>
      </w:ins>
      <w:ins w:id="204" w:author="ancarter" w:date="2024-05-21T10:40:00Z">
        <w:r w:rsidR="0030150D">
          <w:rPr>
            <w:lang w:val="en-US"/>
          </w:rPr>
          <w:t xml:space="preserve">; </w:t>
        </w:r>
        <w:proofErr w:type="spellStart"/>
        <w:r w:rsidR="0030150D">
          <w:rPr>
            <w:lang w:val="en-US"/>
          </w:rPr>
          <w:t>Pilgeram</w:t>
        </w:r>
        <w:proofErr w:type="spellEnd"/>
        <w:r w:rsidR="0030150D">
          <w:rPr>
            <w:lang w:val="en-US"/>
          </w:rPr>
          <w:t xml:space="preserve"> et al. 2020; </w:t>
        </w:r>
        <w:proofErr w:type="spellStart"/>
        <w:r w:rsidR="0030150D">
          <w:rPr>
            <w:lang w:val="en-US"/>
          </w:rPr>
          <w:t>Dentzman</w:t>
        </w:r>
        <w:proofErr w:type="spellEnd"/>
        <w:r w:rsidR="0030150D">
          <w:rPr>
            <w:lang w:val="en-US"/>
          </w:rPr>
          <w:t xml:space="preserve"> et al. 2020</w:t>
        </w:r>
      </w:ins>
      <w:ins w:id="205" w:author="ancarter" w:date="2024-05-21T10:39:00Z">
        <w:r w:rsidR="00D401B6">
          <w:rPr>
            <w:lang w:val="en-US"/>
          </w:rPr>
          <w:t>)</w:t>
        </w:r>
      </w:ins>
      <w:r w:rsidRPr="0029011A">
        <w:rPr>
          <w:lang w:val="en-US"/>
        </w:rPr>
        <w:t>.</w:t>
      </w:r>
    </w:p>
    <w:p w14:paraId="4A60E333" w14:textId="77777777" w:rsidR="00FE28BD" w:rsidRDefault="00FE28BD" w:rsidP="00C83D16">
      <w:pPr>
        <w:rPr>
          <w:lang w:val="en-US"/>
        </w:rPr>
      </w:pPr>
    </w:p>
    <w:p w14:paraId="7FB697B2" w14:textId="46738160" w:rsidR="00C83D16" w:rsidRDefault="00FE28BD" w:rsidP="00C83D16">
      <w:pPr>
        <w:rPr>
          <w:lang w:val="en-US"/>
        </w:rPr>
      </w:pPr>
      <w:r>
        <w:rPr>
          <w:lang w:val="en-US"/>
        </w:rPr>
        <w:t>Many a</w:t>
      </w:r>
      <w:r w:rsidR="0019711C">
        <w:rPr>
          <w:lang w:val="en-US"/>
        </w:rPr>
        <w:t>gricultural researchers may not see direct connections between their work and power domains</w:t>
      </w:r>
      <w:ins w:id="206" w:author="ancarter" w:date="2024-05-10T10:33:00Z">
        <w:r w:rsidR="00AF4A87">
          <w:rPr>
            <w:lang w:val="en-US"/>
          </w:rPr>
          <w:t xml:space="preserve"> because the influence of </w:t>
        </w:r>
      </w:ins>
      <w:ins w:id="207" w:author="ancarter" w:date="2024-05-10T10:34:00Z">
        <w:r w:rsidR="00AF4A87">
          <w:rPr>
            <w:lang w:val="en-US"/>
          </w:rPr>
          <w:t xml:space="preserve">power-holders is so ubiquitous on the land grant university campuses where many of these researchers work; </w:t>
        </w:r>
      </w:ins>
      <w:ins w:id="208" w:author="ancarter" w:date="2024-05-21T10:42:00Z">
        <w:r w:rsidR="0030150D">
          <w:rPr>
            <w:lang w:val="en-US"/>
          </w:rPr>
          <w:t xml:space="preserve">the names of familiar transnational agribusiness corporations </w:t>
        </w:r>
      </w:ins>
      <w:ins w:id="209" w:author="ancarter" w:date="2024-05-21T10:43:00Z">
        <w:r w:rsidR="0030150D">
          <w:rPr>
            <w:lang w:val="en-US"/>
          </w:rPr>
          <w:t>are found everywhere on campus from the endowments of professors to the funders of graduate student research to the halls where students attend class</w:t>
        </w:r>
      </w:ins>
      <w:r w:rsidR="0019711C">
        <w:rPr>
          <w:lang w:val="en-US"/>
        </w:rPr>
        <w:t xml:space="preserve"> (Table 1). </w:t>
      </w:r>
      <w:ins w:id="210" w:author="ancarter" w:date="2024-05-10T10:40:00Z">
        <w:r w:rsidR="00A43B55">
          <w:rPr>
            <w:lang w:val="en-US"/>
          </w:rPr>
          <w:t xml:space="preserve">Indeed, the </w:t>
        </w:r>
      </w:ins>
      <w:ins w:id="211" w:author="ancarter" w:date="2024-05-21T10:44:00Z">
        <w:r w:rsidR="0030150D">
          <w:rPr>
            <w:lang w:val="en-US"/>
          </w:rPr>
          <w:t>ubiquitousness</w:t>
        </w:r>
      </w:ins>
      <w:ins w:id="212" w:author="ancarter" w:date="2024-05-10T10:40:00Z">
        <w:r w:rsidR="00A43B55">
          <w:rPr>
            <w:lang w:val="en-US"/>
          </w:rPr>
          <w:t xml:space="preserve"> is</w:t>
        </w:r>
      </w:ins>
      <w:ins w:id="213" w:author="ancarter" w:date="2024-05-10T10:41:00Z">
        <w:r w:rsidR="00A43B55">
          <w:rPr>
            <w:lang w:val="en-US"/>
          </w:rPr>
          <w:t xml:space="preserve"> what </w:t>
        </w:r>
      </w:ins>
      <w:ins w:id="214" w:author="ancarter" w:date="2024-05-21T10:43:00Z">
        <w:r w:rsidR="0030150D">
          <w:rPr>
            <w:lang w:val="en-US"/>
          </w:rPr>
          <w:t>normalizes the</w:t>
        </w:r>
      </w:ins>
      <w:ins w:id="215" w:author="ancarter" w:date="2024-05-10T10:41:00Z">
        <w:r w:rsidR="00A43B55">
          <w:rPr>
            <w:lang w:val="en-US"/>
          </w:rPr>
          <w:t xml:space="preserve"> hegemony of power </w:t>
        </w:r>
      </w:ins>
      <w:ins w:id="216" w:author="ancarter" w:date="2024-05-21T10:44:00Z">
        <w:r w:rsidR="0030150D">
          <w:rPr>
            <w:lang w:val="en-US"/>
          </w:rPr>
          <w:t>inequalities.</w:t>
        </w:r>
      </w:ins>
      <w:ins w:id="217" w:author="ancarter" w:date="2024-05-10T10:41:00Z">
        <w:r w:rsidR="00A43B55">
          <w:rPr>
            <w:lang w:val="en-US"/>
          </w:rPr>
          <w:t xml:space="preserve"> </w:t>
        </w:r>
      </w:ins>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integrate into a larger effort to address inequalities</w:t>
      </w:r>
      <w:r w:rsidR="000A15F4">
        <w:rPr>
          <w:lang w:val="en-US"/>
        </w:rPr>
        <w:t xml:space="preserve">, and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w:t>
      </w:r>
      <w:commentRangeStart w:id="218"/>
      <w:r w:rsidR="00E719B5">
        <w:rPr>
          <w:lang w:val="en-US"/>
        </w:rPr>
        <w:t>1</w:t>
      </w:r>
      <w:commentRangeEnd w:id="218"/>
      <w:r w:rsidR="00A43B55">
        <w:rPr>
          <w:rStyle w:val="CommentReference"/>
        </w:rPr>
        <w:commentReference w:id="218"/>
      </w:r>
      <w:r w:rsidR="00E719B5">
        <w:rPr>
          <w:lang w:val="en-US"/>
        </w:rPr>
        <w:t xml:space="preserve">.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scientifically-generated data. It also challenges the power of pipeline companies by shedding light on </w:t>
      </w:r>
      <w:r w:rsidR="0066073B">
        <w:rPr>
          <w:lang w:val="en-US"/>
        </w:rPr>
        <w:lastRenderedPageBreak/>
        <w:t xml:space="preserve">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11"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558C7E5C" w:rsidR="00A30660" w:rsidRDefault="0019711C" w:rsidP="00A30660">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w:t>
      </w:r>
      <w:ins w:id="219" w:author="ancarter" w:date="2024-05-21T10:45:00Z">
        <w:r w:rsidR="0030150D">
          <w:rPr>
            <w:lang w:val="en-US"/>
          </w:rPr>
          <w:t xml:space="preserve"> institutionally excluded</w:t>
        </w:r>
      </w:ins>
      <w:r w:rsidR="00CB3E56">
        <w:rPr>
          <w:lang w:val="en-US"/>
        </w:rPr>
        <w:t xml:space="preserve"> </w:t>
      </w:r>
      <w:del w:id="220" w:author="ancarter" w:date="2024-05-21T10:45:00Z">
        <w:r w:rsidR="00CB3E56" w:rsidDel="0030150D">
          <w:rPr>
            <w:lang w:val="en-US"/>
          </w:rPr>
          <w:delText>marginalized</w:delText>
        </w:r>
        <w:r w:rsidR="001F5FFE" w:rsidDel="0030150D">
          <w:rPr>
            <w:lang w:val="en-US"/>
          </w:rPr>
          <w:delText xml:space="preserve"> or subjected to minority status </w:delText>
        </w:r>
      </w:del>
      <w:r w:rsidR="001F5FFE">
        <w:rPr>
          <w:lang w:val="en-US"/>
        </w:rPr>
        <w:t xml:space="preserve">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del w:id="221" w:author="ancarter" w:date="2024-05-21T10:45:00Z">
        <w:r w:rsidR="00CF0BBF" w:rsidDel="0030150D">
          <w:rPr>
            <w:lang w:val="en-US"/>
          </w:rPr>
          <w:delText>sexual preferences</w:delText>
        </w:r>
      </w:del>
      <w:ins w:id="222" w:author="ancarter" w:date="2024-05-21T10:45:00Z">
        <w:r w:rsidR="0030150D">
          <w:rPr>
            <w:lang w:val="en-US"/>
          </w:rPr>
          <w:t>sexuality</w:t>
        </w:r>
      </w:ins>
      <w:r w:rsidR="00CF0BBF">
        <w:rPr>
          <w:lang w:val="en-US"/>
        </w:rPr>
        <w:t xml:space="preserve">, </w:t>
      </w:r>
      <w:r w:rsidR="00FA6610">
        <w:rPr>
          <w:lang w:val="en-US"/>
        </w:rPr>
        <w:t>formal education level</w:t>
      </w:r>
      <w:r w:rsidR="006D6BA1">
        <w:rPr>
          <w:lang w:val="en-US"/>
        </w:rPr>
        <w:t>, technology use</w:t>
      </w:r>
      <w:ins w:id="223" w:author="ancarter" w:date="2024-05-21T10:45:00Z">
        <w:r w:rsidR="0030150D">
          <w:rPr>
            <w:lang w:val="en-US"/>
          </w:rPr>
          <w:t>,</w:t>
        </w:r>
      </w:ins>
      <w:r w:rsidR="00FA6610">
        <w:rPr>
          <w:lang w:val="en-US"/>
        </w:rPr>
        <w:t xml:space="preserve"> </w:t>
      </w:r>
      <w:r w:rsidR="004A02F2">
        <w:rPr>
          <w:lang w:val="en-US"/>
        </w:rPr>
        <w:t>and socioeconomic status can lead to systemic and/or cultural exclusion</w:t>
      </w:r>
      <w:r w:rsidR="00FA6610">
        <w:rPr>
          <w:lang w:val="en-US"/>
        </w:rPr>
        <w:t xml:space="preserve"> that </w:t>
      </w:r>
      <w:del w:id="224" w:author="ancarter" w:date="2024-05-21T10:45:00Z">
        <w:r w:rsidR="00FA6610" w:rsidDel="0030150D">
          <w:rPr>
            <w:lang w:val="en-US"/>
          </w:rPr>
          <w:delText>can translate to</w:delText>
        </w:r>
      </w:del>
      <w:ins w:id="225" w:author="ancarter" w:date="2024-05-21T10:45:00Z">
        <w:r w:rsidR="0030150D">
          <w:rPr>
            <w:lang w:val="en-US"/>
          </w:rPr>
          <w:t>then translates to</w:t>
        </w:r>
      </w:ins>
      <w:r w:rsidR="00FA6610">
        <w:rPr>
          <w:lang w:val="en-US"/>
        </w:rPr>
        <w:t xml:space="preserve">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w:t>
      </w:r>
      <w:ins w:id="226" w:author="ancarter" w:date="2024-05-10T10:45:00Z">
        <w:r w:rsidR="00F035CD">
          <w:rPr>
            <w:lang w:val="en-US"/>
          </w:rPr>
          <w:t>a</w:t>
        </w:r>
      </w:ins>
      <w:del w:id="227" w:author="ancarter" w:date="2024-05-10T10:45:00Z">
        <w:r w:rsidR="006D6BA1" w:rsidDel="00F035CD">
          <w:rPr>
            <w:lang w:val="en-US"/>
          </w:rPr>
          <w:delText>u</w:delText>
        </w:r>
      </w:del>
      <w:r w:rsidR="006D6BA1">
        <w:rPr>
          <w:lang w:val="en-US"/>
        </w:rPr>
        <w:t>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commentRangeStart w:id="228"/>
      <w:proofErr w:type="spellStart"/>
      <w:r w:rsidR="00FA6610">
        <w:rPr>
          <w:lang w:val="en-US"/>
        </w:rPr>
        <w:t>Jorgenden</w:t>
      </w:r>
      <w:commentRangeEnd w:id="228"/>
      <w:proofErr w:type="spellEnd"/>
      <w:r w:rsidR="00F035CD">
        <w:rPr>
          <w:rStyle w:val="CommentReference"/>
        </w:rPr>
        <w:commentReference w:id="228"/>
      </w:r>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w:t>
      </w:r>
      <w:ins w:id="229" w:author="ancarter" w:date="2024-05-21T10:48:00Z">
        <w:r w:rsidR="0030150D">
          <w:rPr>
            <w:lang w:val="en-US"/>
          </w:rPr>
          <w:t xml:space="preserve"> This represents an issue not only for a more equitable agricultural system, but also for science</w:t>
        </w:r>
      </w:ins>
      <w:ins w:id="230" w:author="ancarter" w:date="2024-05-21T10:49:00Z">
        <w:r w:rsidR="0030150D">
          <w:rPr>
            <w:lang w:val="en-US"/>
          </w:rPr>
          <w:t>: marginalization often compels innovation, and listening to and serving the margins can provide needed knowledge that benefits all.</w:t>
        </w:r>
      </w:ins>
      <w:ins w:id="231" w:author="ancarter" w:date="2024-05-21T10:48:00Z">
        <w:r w:rsidR="0030150D">
          <w:rPr>
            <w:lang w:val="en-US"/>
          </w:rPr>
          <w:t xml:space="preserve"> </w:t>
        </w:r>
      </w:ins>
      <w:r w:rsidR="00CF0BBF">
        <w:rPr>
          <w:lang w:val="en-US"/>
        </w:rPr>
        <w:t xml:space="preserve"> </w:t>
      </w:r>
      <w:commentRangeStart w:id="232"/>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provide a wealth of ideas</w:t>
      </w:r>
      <w:commentRangeEnd w:id="232"/>
      <w:r w:rsidR="0030150D">
        <w:rPr>
          <w:rStyle w:val="CommentReference"/>
        </w:rPr>
        <w:commentReference w:id="232"/>
      </w:r>
      <w:r w:rsidR="00650D5D">
        <w:rPr>
          <w:lang w:val="en-US"/>
        </w:rPr>
        <w:t xml:space="preserve">.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0C958503" w14:textId="77777777" w:rsidR="00A30660" w:rsidDel="00457403" w:rsidRDefault="00A30660" w:rsidP="00A30660">
      <w:pPr>
        <w:rPr>
          <w:del w:id="233" w:author="ancarter" w:date="2024-05-21T10:49:00Z"/>
          <w:lang w:val="en-US"/>
        </w:rPr>
      </w:pPr>
    </w:p>
    <w:p w14:paraId="300BBFBD" w14:textId="77777777" w:rsidR="00787942" w:rsidRDefault="00787942" w:rsidP="00A30660">
      <w:pPr>
        <w:rPr>
          <w:lang w:val="en-US"/>
        </w:rPr>
      </w:pPr>
    </w:p>
    <w:p w14:paraId="181CD4B9" w14:textId="4891FB48" w:rsidR="00A30660" w:rsidRDefault="00457403" w:rsidP="00A30660">
      <w:pPr>
        <w:rPr>
          <w:lang w:val="en-US"/>
        </w:rPr>
      </w:pPr>
      <w:ins w:id="234" w:author="ancarter" w:date="2024-05-21T10:50:00Z">
        <w:r>
          <w:rPr>
            <w:lang w:val="en-US"/>
          </w:rPr>
          <w:t xml:space="preserve">In the US, women </w:t>
        </w:r>
      </w:ins>
      <w:del w:id="235" w:author="ancarter" w:date="2024-05-21T10:50:00Z">
        <w:r w:rsidR="00A30660" w:rsidDel="00457403">
          <w:rPr>
            <w:lang w:val="en-US"/>
          </w:rPr>
          <w:delText xml:space="preserve">Women </w:delText>
        </w:r>
      </w:del>
      <w:r w:rsidR="00A30660">
        <w:rPr>
          <w:lang w:val="en-US"/>
        </w:rPr>
        <w:t>own</w:t>
      </w:r>
      <w:ins w:id="236" w:author="ancarter" w:date="2024-05-21T10:50:00Z">
        <w:r>
          <w:rPr>
            <w:lang w:val="en-US"/>
          </w:rPr>
          <w:t xml:space="preserve"> or co-own</w:t>
        </w:r>
      </w:ins>
      <w:r w:rsidR="00A30660">
        <w:rPr>
          <w:lang w:val="en-US"/>
        </w:rPr>
        <w:t xml:space="preserve"> almost half of the farmland</w:t>
      </w:r>
      <w:del w:id="237" w:author="ancarter" w:date="2024-05-21T10:50:00Z">
        <w:r w:rsidR="00A30660" w:rsidDel="00457403">
          <w:rPr>
            <w:lang w:val="en-US"/>
          </w:rPr>
          <w:delText xml:space="preserve"> in Iowa</w:delText>
        </w:r>
      </w:del>
      <w:r w:rsidR="00A30660">
        <w:rPr>
          <w:lang w:val="en-US"/>
        </w:rPr>
        <w:t xml:space="preserve">, yet they have been largely ignored by researchers regarding conservation </w:t>
      </w:r>
      <w:commentRangeStart w:id="238"/>
      <w:r w:rsidR="00A30660">
        <w:rPr>
          <w:lang w:val="en-US"/>
        </w:rPr>
        <w:t>decision</w:t>
      </w:r>
      <w:commentRangeEnd w:id="238"/>
      <w:r w:rsidR="00F035CD">
        <w:rPr>
          <w:rStyle w:val="CommentReference"/>
        </w:rPr>
        <w:commentReference w:id="238"/>
      </w:r>
      <w:r w:rsidR="00A30660">
        <w:rPr>
          <w:lang w:val="en-US"/>
        </w:rPr>
        <w:t>-making</w:t>
      </w:r>
      <w:ins w:id="239" w:author="ancarter" w:date="2024-05-21T10:51:00Z">
        <w:r>
          <w:rPr>
            <w:lang w:val="en-US"/>
          </w:rPr>
          <w:t xml:space="preserve">, limiting needed actions to address such pressing </w:t>
        </w:r>
      </w:ins>
      <w:ins w:id="240" w:author="ancarter" w:date="2024-05-21T10:52:00Z">
        <w:r>
          <w:rPr>
            <w:lang w:val="en-US"/>
          </w:rPr>
          <w:t>public issues as agricultural</w:t>
        </w:r>
      </w:ins>
      <w:ins w:id="241" w:author="ancarter" w:date="2024-05-21T10:51:00Z">
        <w:r>
          <w:rPr>
            <w:lang w:val="en-US"/>
          </w:rPr>
          <w:t xml:space="preserve"> water pollution and soil erosion</w:t>
        </w:r>
      </w:ins>
      <w:r w:rsidR="00A30660">
        <w:rPr>
          <w:lang w:val="en-US"/>
        </w:rPr>
        <w:t xml:space="preserve"> (Carter 2019)</w:t>
      </w:r>
      <w:r w:rsidR="00787942">
        <w:rPr>
          <w:lang w:val="en-US"/>
        </w:rPr>
        <w:t xml:space="preserve">. Recent research </w:t>
      </w:r>
      <w:del w:id="242" w:author="ancarter" w:date="2024-05-21T10:53:00Z">
        <w:r w:rsidR="00787942" w:rsidDel="00457403">
          <w:rPr>
            <w:lang w:val="en-US"/>
          </w:rPr>
          <w:delText>has shown there are</w:delText>
        </w:r>
      </w:del>
      <w:ins w:id="243" w:author="ancarter" w:date="2024-05-21T10:53:00Z">
        <w:r>
          <w:rPr>
            <w:lang w:val="en-US"/>
          </w:rPr>
          <w:t>identifies</w:t>
        </w:r>
      </w:ins>
      <w:r w:rsidR="00787942">
        <w:rPr>
          <w:lang w:val="en-US"/>
        </w:rPr>
        <w:t xml:space="preserve"> significant opportunities for improving agricultural outcomes through</w:t>
      </w:r>
      <w:ins w:id="244" w:author="ancarter" w:date="2024-05-21T10:53:00Z">
        <w:r>
          <w:rPr>
            <w:lang w:val="en-US"/>
          </w:rPr>
          <w:t xml:space="preserve"> improved outreach to women landowners</w:t>
        </w:r>
      </w:ins>
      <w:ins w:id="245" w:author="ancarter" w:date="2024-05-21T10:55:00Z">
        <w:r>
          <w:rPr>
            <w:lang w:val="en-US"/>
          </w:rPr>
          <w:t xml:space="preserve"> and understanding the importance of </w:t>
        </w:r>
        <w:r>
          <w:rPr>
            <w:lang w:val="en-US"/>
          </w:rPr>
          <w:lastRenderedPageBreak/>
          <w:t>peer-to-peer learning among institutionally excluded groups</w:t>
        </w:r>
      </w:ins>
      <w:ins w:id="246" w:author="ancarter" w:date="2024-05-21T10:53:00Z">
        <w:r>
          <w:rPr>
            <w:lang w:val="en-US"/>
          </w:rPr>
          <w:t xml:space="preserve"> (</w:t>
        </w:r>
      </w:ins>
      <w:ins w:id="247" w:author="ancarter" w:date="2024-05-21T10:56:00Z">
        <w:r>
          <w:rPr>
            <w:lang w:val="en-US"/>
          </w:rPr>
          <w:t xml:space="preserve">Wells and Eells 2011; </w:t>
        </w:r>
      </w:ins>
      <w:del w:id="248" w:author="ancarter" w:date="2024-05-21T10:56:00Z">
        <w:r w:rsidR="00787942" w:rsidDel="00457403">
          <w:rPr>
            <w:lang w:val="en-US"/>
          </w:rPr>
          <w:delText xml:space="preserve"> understanding women’s experiences (</w:delText>
        </w:r>
      </w:del>
      <w:r w:rsidR="00787942">
        <w:rPr>
          <w:lang w:val="en-US"/>
        </w:rPr>
        <w:t xml:space="preserve">Mahajan 2019; </w:t>
      </w:r>
      <w:proofErr w:type="spellStart"/>
      <w:r w:rsidR="00787942">
        <w:rPr>
          <w:lang w:val="en-US"/>
        </w:rPr>
        <w:t>Diiro</w:t>
      </w:r>
      <w:proofErr w:type="spellEnd"/>
      <w:r w:rsidR="00787942">
        <w:rPr>
          <w:lang w:val="en-US"/>
        </w:rPr>
        <w:t xml:space="preserve"> et al. 2018; </w:t>
      </w:r>
      <w:commentRangeStart w:id="249"/>
      <w:r w:rsidR="00787942">
        <w:rPr>
          <w:lang w:val="en-US"/>
        </w:rPr>
        <w:t>Zhang</w:t>
      </w:r>
      <w:commentRangeEnd w:id="249"/>
      <w:r>
        <w:rPr>
          <w:rStyle w:val="CommentReference"/>
        </w:rPr>
        <w:commentReference w:id="249"/>
      </w:r>
      <w:r w:rsidR="00787942">
        <w:rPr>
          <w:lang w:val="en-US"/>
        </w:rPr>
        <w:t xml:space="preserve"> et al. 2021). </w:t>
      </w:r>
    </w:p>
    <w:p w14:paraId="2BCF23FE" w14:textId="2355EB9B" w:rsidR="00787942" w:rsidRDefault="00787942" w:rsidP="00A30660">
      <w:pPr>
        <w:rPr>
          <w:lang w:val="en-US"/>
        </w:rPr>
      </w:pPr>
      <w:r>
        <w:rPr>
          <w:lang w:val="en-US"/>
        </w:rPr>
        <w:t>&lt;&lt;Stefan maybe you can say something about PFI’s Latino Engagement program, if that has had any benefits you could mention&gt;&gt;</w:t>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62C5AF23" w:rsidR="0027177D" w:rsidRDefault="0027177D" w:rsidP="0027177D">
      <w:pPr>
        <w:rPr>
          <w:lang w:val="en-US"/>
        </w:rPr>
      </w:pPr>
      <w:r>
        <w:rPr>
          <w:lang w:val="en-US"/>
        </w:rPr>
        <w:t>Serving the margins is a way for agricultural researchers to leverage their privilege to help build legitimacy within the margins</w:t>
      </w:r>
      <w:ins w:id="250" w:author="ancarter" w:date="2024-05-21T10:57:00Z">
        <w:r w:rsidR="00457403">
          <w:rPr>
            <w:lang w:val="en-US"/>
          </w:rPr>
          <w:t xml:space="preserve"> and shift power</w:t>
        </w:r>
      </w:ins>
      <w:r>
        <w:rPr>
          <w:lang w:val="en-US"/>
        </w:rPr>
        <w:t xml:space="preserve"> (de Wit and Alastair I think)</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 xml:space="preserve">Legitimizing other’s </w:t>
      </w:r>
      <w:commentRangeStart w:id="251"/>
      <w:r>
        <w:rPr>
          <w:lang w:val="en-US"/>
        </w:rPr>
        <w:t>knowledge</w:t>
      </w:r>
      <w:commentRangeEnd w:id="251"/>
      <w:r w:rsidR="00B7234D">
        <w:rPr>
          <w:rStyle w:val="CommentReference"/>
          <w:rFonts w:ascii="Calibri" w:eastAsiaTheme="minorHAnsi" w:hAnsi="Calibri" w:cs="Calibri"/>
          <w:color w:val="auto"/>
          <w:kern w:val="0"/>
        </w:rPr>
        <w:commentReference w:id="251"/>
      </w:r>
    </w:p>
    <w:p w14:paraId="683BE686" w14:textId="7B6D4F81" w:rsidR="00A86F8F" w:rsidRDefault="00A42909" w:rsidP="00C83D16">
      <w:pPr>
        <w:rPr>
          <w:lang w:val="en-US"/>
        </w:rPr>
      </w:pPr>
      <w:r w:rsidRPr="00A15848">
        <w:rPr>
          <w:lang w:val="en-US"/>
        </w:rPr>
        <w:t xml:space="preserve">The idea that there are ’multiple ways of knowing’ likely </w:t>
      </w:r>
      <w:del w:id="252" w:author="ancarter" w:date="2024-05-21T11:00:00Z">
        <w:r w:rsidRPr="00A15848" w:rsidDel="009F2F68">
          <w:rPr>
            <w:lang w:val="en-US"/>
          </w:rPr>
          <w:delText xml:space="preserve">originated in </w:delText>
        </w:r>
        <w:commentRangeStart w:id="253"/>
        <w:r w:rsidR="00A86F8F" w:rsidRPr="00A15848" w:rsidDel="009F2F68">
          <w:rPr>
            <w:lang w:val="en-US"/>
          </w:rPr>
          <w:delText>epistemology</w:delText>
        </w:r>
        <w:commentRangeEnd w:id="253"/>
        <w:r w:rsidR="003C3909" w:rsidDel="009F2F68">
          <w:rPr>
            <w:rStyle w:val="CommentReference"/>
          </w:rPr>
          <w:commentReference w:id="253"/>
        </w:r>
        <w:r w:rsidRPr="00A15848" w:rsidDel="009F2F68">
          <w:rPr>
            <w:lang w:val="en-US"/>
          </w:rPr>
          <w:delText>,</w:delText>
        </w:r>
      </w:del>
      <w:ins w:id="254" w:author="ancarter" w:date="2024-05-21T11:00:00Z">
        <w:r w:rsidR="009F2F68">
          <w:rPr>
            <w:lang w:val="en-US"/>
          </w:rPr>
          <w:t xml:space="preserve">originates in Indigenous </w:t>
        </w:r>
      </w:ins>
      <w:ins w:id="255" w:author="ancarter" w:date="2024-05-21T11:05:00Z">
        <w:r w:rsidR="009F2F68">
          <w:rPr>
            <w:lang w:val="en-US"/>
          </w:rPr>
          <w:t>epistemologies</w:t>
        </w:r>
      </w:ins>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w:t>
      </w:r>
      <w:ins w:id="256" w:author="ancarter" w:date="2024-05-21T11:16:00Z">
        <w:r w:rsidR="000158B6">
          <w:rPr>
            <w:lang w:val="en-US"/>
          </w:rPr>
          <w:t>,</w:t>
        </w:r>
      </w:ins>
      <w:ins w:id="257" w:author="ancarter" w:date="2024-05-21T11:17:00Z">
        <w:r w:rsidR="000158B6">
          <w:rPr>
            <w:lang w:val="en-US"/>
          </w:rPr>
          <w:t xml:space="preserve"> </w:t>
        </w:r>
      </w:ins>
      <w:ins w:id="258" w:author="ancarter" w:date="2024-05-21T11:18:00Z">
        <w:r w:rsidR="000158B6">
          <w:rPr>
            <w:lang w:val="en-US"/>
          </w:rPr>
          <w:t>including</w:t>
        </w:r>
      </w:ins>
      <w:del w:id="259" w:author="ancarter" w:date="2024-05-21T11:17:00Z">
        <w:r w:rsidRPr="00A15848" w:rsidDel="000158B6">
          <w:rPr>
            <w:lang w:val="en-US"/>
          </w:rPr>
          <w:delText xml:space="preserve">. This can </w:delText>
        </w:r>
      </w:del>
      <w:del w:id="260" w:author="ancarter" w:date="2024-05-21T11:18:00Z">
        <w:r w:rsidRPr="00A15848" w:rsidDel="000158B6">
          <w:rPr>
            <w:lang w:val="en-US"/>
          </w:rPr>
          <w:delText>include</w:delText>
        </w:r>
      </w:del>
      <w:r w:rsidRPr="00A15848">
        <w:rPr>
          <w:lang w:val="en-US"/>
        </w:rPr>
        <w:t xml:space="preserve"> empirical observation and logical reasoning, but also intuition, personal experience, cultural traditions, </w:t>
      </w:r>
      <w:r w:rsidR="00A86F8F">
        <w:rPr>
          <w:lang w:val="en-US"/>
        </w:rPr>
        <w:t xml:space="preserve">and </w:t>
      </w:r>
      <w:r w:rsidRPr="00A15848">
        <w:rPr>
          <w:lang w:val="en-US"/>
        </w:rPr>
        <w:t>spiritual insights, among others</w:t>
      </w:r>
      <w:ins w:id="261" w:author="ancarter" w:date="2024-05-21T11:17:00Z">
        <w:r w:rsidR="000158B6">
          <w:rPr>
            <w:lang w:val="en-US"/>
          </w:rPr>
          <w:t xml:space="preserve">, present in </w:t>
        </w:r>
      </w:ins>
      <w:ins w:id="262" w:author="ancarter" w:date="2024-05-21T11:18:00Z">
        <w:r w:rsidR="000158B6">
          <w:rPr>
            <w:lang w:val="en-US"/>
          </w:rPr>
          <w:t xml:space="preserve">Traditional Ecological Knowledge, place-based, and localized knowledges. </w:t>
        </w:r>
      </w:ins>
      <w:del w:id="263" w:author="ancarter" w:date="2024-05-21T11:17:00Z">
        <w:r w:rsidRPr="00A15848" w:rsidDel="000158B6">
          <w:rPr>
            <w:lang w:val="en-US"/>
          </w:rPr>
          <w:delText xml:space="preserve">. </w:delText>
        </w:r>
      </w:del>
      <w:del w:id="264" w:author="ancarter" w:date="2024-05-21T11:16:00Z">
        <w:r w:rsidR="00A15848" w:rsidDel="000158B6">
          <w:rPr>
            <w:lang w:val="en-US"/>
          </w:rPr>
          <w:delText>S</w:delText>
        </w:r>
        <w:r w:rsidR="00A4510A" w:rsidDel="000158B6">
          <w:rPr>
            <w:lang w:val="en-US"/>
          </w:rPr>
          <w:delText>cientists may dismiss</w:delText>
        </w:r>
      </w:del>
      <w:ins w:id="265" w:author="ancarter" w:date="2024-05-21T11:16:00Z">
        <w:r w:rsidR="000158B6">
          <w:rPr>
            <w:lang w:val="en-US"/>
          </w:rPr>
          <w:t>In dismissing</w:t>
        </w:r>
      </w:ins>
      <w:r w:rsidR="00A4510A">
        <w:rPr>
          <w:lang w:val="en-US"/>
        </w:rPr>
        <w:t xml:space="preserve"> </w:t>
      </w:r>
      <w:del w:id="266" w:author="ancarter" w:date="2024-05-21T11:18:00Z">
        <w:r w:rsidR="00A4510A" w:rsidDel="000158B6">
          <w:rPr>
            <w:lang w:val="en-US"/>
          </w:rPr>
          <w:delText xml:space="preserve">others’ </w:delText>
        </w:r>
      </w:del>
      <w:r w:rsidR="00A4510A">
        <w:rPr>
          <w:lang w:val="en-US"/>
        </w:rPr>
        <w:t xml:space="preserve">knowledge </w:t>
      </w:r>
      <w:del w:id="267" w:author="ancarter" w:date="2024-05-21T11:20:00Z">
        <w:r w:rsidR="00A4510A" w:rsidDel="00B240F1">
          <w:rPr>
            <w:lang w:val="en-US"/>
          </w:rPr>
          <w:delText>if it originate</w:delText>
        </w:r>
        <w:r w:rsidR="00A15848" w:rsidDel="00B240F1">
          <w:rPr>
            <w:lang w:val="en-US"/>
          </w:rPr>
          <w:delText>s</w:delText>
        </w:r>
      </w:del>
      <w:ins w:id="268" w:author="ancarter" w:date="2024-05-21T11:20:00Z">
        <w:r w:rsidR="00B240F1">
          <w:rPr>
            <w:lang w:val="en-US"/>
          </w:rPr>
          <w:t>originating</w:t>
        </w:r>
      </w:ins>
      <w:r w:rsidR="00A4510A">
        <w:rPr>
          <w:lang w:val="en-US"/>
        </w:rPr>
        <w:t xml:space="preserve"> outside of traditional scientific methods</w:t>
      </w:r>
      <w:ins w:id="269" w:author="ancarter" w:date="2024-05-21T11:16:00Z">
        <w:r w:rsidR="000158B6">
          <w:rPr>
            <w:lang w:val="en-US"/>
          </w:rPr>
          <w:t xml:space="preserve">, scientists </w:t>
        </w:r>
      </w:ins>
      <w:del w:id="270" w:author="ancarter" w:date="2024-05-21T11:16:00Z">
        <w:r w:rsidR="00A4510A" w:rsidDel="000158B6">
          <w:rPr>
            <w:lang w:val="en-US"/>
          </w:rPr>
          <w:delText>.</w:delText>
        </w:r>
        <w:r w:rsidR="0027177D" w:rsidDel="000158B6">
          <w:rPr>
            <w:lang w:val="en-US"/>
          </w:rPr>
          <w:delText xml:space="preserve"> Therefore, scientists can </w:delText>
        </w:r>
      </w:del>
      <w:r w:rsidR="0027177D">
        <w:rPr>
          <w:lang w:val="en-US"/>
        </w:rPr>
        <w:t>wield power</w:t>
      </w:r>
      <w:ins w:id="271" w:author="ancarter" w:date="2024-05-21T11:18:00Z">
        <w:r w:rsidR="000158B6">
          <w:rPr>
            <w:lang w:val="en-US"/>
          </w:rPr>
          <w:t xml:space="preserve"> by </w:t>
        </w:r>
      </w:ins>
      <w:ins w:id="272" w:author="ancarter" w:date="2024-05-21T11:20:00Z">
        <w:r w:rsidR="00B240F1">
          <w:rPr>
            <w:lang w:val="en-US"/>
          </w:rPr>
          <w:t>reinforcing the dominance of a single scientific paradigm and limit the</w:t>
        </w:r>
      </w:ins>
      <w:r w:rsidR="0027177D">
        <w:rPr>
          <w:lang w:val="en-US"/>
        </w:rPr>
        <w:t xml:space="preserve"> </w:t>
      </w:r>
      <w:del w:id="273" w:author="ancarter" w:date="2024-05-21T11:18:00Z">
        <w:r w:rsidR="0027177D" w:rsidDel="000158B6">
          <w:rPr>
            <w:lang w:val="en-US"/>
          </w:rPr>
          <w:delText>by dismissing knowledge</w:delText>
        </w:r>
      </w:del>
      <w:del w:id="274" w:author="ancarter" w:date="2024-05-21T11:13:00Z">
        <w:r w:rsidR="0027177D" w:rsidDel="000158B6">
          <w:rPr>
            <w:lang w:val="en-US"/>
          </w:rPr>
          <w:delText xml:space="preserve"> originating from non-conventional sources</w:delText>
        </w:r>
      </w:del>
      <w:del w:id="275" w:author="ancarter" w:date="2024-05-21T11:15:00Z">
        <w:r w:rsidR="0027177D" w:rsidDel="000158B6">
          <w:rPr>
            <w:lang w:val="en-US"/>
          </w:rPr>
          <w:delText>. While s</w:delText>
        </w:r>
        <w:r w:rsidR="00A4510A" w:rsidDel="000158B6">
          <w:rPr>
            <w:lang w:val="en-US"/>
          </w:rPr>
          <w:delText>ystematic observation and empirical evidence</w:delText>
        </w:r>
        <w:r w:rsidR="008C1B0E" w:rsidDel="000158B6">
          <w:rPr>
            <w:lang w:val="en-US"/>
          </w:rPr>
          <w:delText xml:space="preserve"> are </w:delText>
        </w:r>
        <w:r w:rsidR="0027177D" w:rsidDel="000158B6">
          <w:rPr>
            <w:lang w:val="en-US"/>
          </w:rPr>
          <w:delText xml:space="preserve">crucial tools for scientific inquiry, the exclusion of alternative forms of knowledge </w:delText>
        </w:r>
        <w:commentRangeStart w:id="276"/>
        <w:r w:rsidR="0027177D" w:rsidDel="000158B6">
          <w:rPr>
            <w:lang w:val="en-US"/>
          </w:rPr>
          <w:delText>overlooks</w:delText>
        </w:r>
        <w:commentRangeEnd w:id="276"/>
        <w:r w:rsidR="003C3909" w:rsidDel="000158B6">
          <w:rPr>
            <w:rStyle w:val="CommentReference"/>
          </w:rPr>
          <w:commentReference w:id="276"/>
        </w:r>
        <w:r w:rsidR="0027177D" w:rsidDel="000158B6">
          <w:rPr>
            <w:lang w:val="en-US"/>
          </w:rPr>
          <w:delText xml:space="preserve"> </w:delText>
        </w:r>
      </w:del>
      <w:del w:id="277" w:author="ancarter" w:date="2024-05-21T11:19:00Z">
        <w:r w:rsidR="0027177D" w:rsidDel="000158B6">
          <w:rPr>
            <w:lang w:val="en-US"/>
          </w:rPr>
          <w:delText xml:space="preserve">their </w:delText>
        </w:r>
      </w:del>
      <w:r w:rsidR="0027177D">
        <w:rPr>
          <w:lang w:val="en-US"/>
        </w:rPr>
        <w:t xml:space="preserve">potential contributions </w:t>
      </w:r>
      <w:del w:id="278" w:author="ancarter" w:date="2024-05-21T11:20:00Z">
        <w:r w:rsidR="0027177D" w:rsidDel="00B240F1">
          <w:rPr>
            <w:lang w:val="en-US"/>
          </w:rPr>
          <w:delText>to enrich scientific understanding</w:delText>
        </w:r>
      </w:del>
      <w:del w:id="279" w:author="ancarter" w:date="2024-05-21T11:15:00Z">
        <w:r w:rsidR="0027177D" w:rsidDel="000158B6">
          <w:rPr>
            <w:lang w:val="en-US"/>
          </w:rPr>
          <w:delText>. It</w:delText>
        </w:r>
      </w:del>
      <w:del w:id="280" w:author="ancarter" w:date="2024-05-21T11:20:00Z">
        <w:r w:rsidR="0027177D" w:rsidDel="00B240F1">
          <w:rPr>
            <w:lang w:val="en-US"/>
          </w:rPr>
          <w:delText xml:space="preserve"> also reinforces the dominance of a single scientific paradigm, </w:delText>
        </w:r>
      </w:del>
      <w:del w:id="281" w:author="ancarter" w:date="2024-05-21T11:15:00Z">
        <w:r w:rsidR="0027177D" w:rsidDel="000158B6">
          <w:rPr>
            <w:lang w:val="en-US"/>
          </w:rPr>
          <w:delText xml:space="preserve">which stifles </w:delText>
        </w:r>
        <w:commentRangeStart w:id="282"/>
        <w:r w:rsidR="0027177D" w:rsidDel="000158B6">
          <w:rPr>
            <w:lang w:val="en-US"/>
          </w:rPr>
          <w:delText>innovation</w:delText>
        </w:r>
        <w:commentRangeEnd w:id="282"/>
        <w:r w:rsidR="000158B6" w:rsidDel="000158B6">
          <w:rPr>
            <w:rStyle w:val="CommentReference"/>
          </w:rPr>
          <w:commentReference w:id="282"/>
        </w:r>
        <w:r w:rsidR="0027177D" w:rsidDel="000158B6">
          <w:rPr>
            <w:lang w:val="en-US"/>
          </w:rPr>
          <w:delText>.</w:delText>
        </w:r>
      </w:del>
      <w:ins w:id="283" w:author="ancarter" w:date="2024-05-21T11:20:00Z">
        <w:r w:rsidR="00B240F1">
          <w:rPr>
            <w:lang w:val="en-US"/>
          </w:rPr>
          <w:t>such knowledge can make to enrichen scientific understanding</w:t>
        </w:r>
      </w:ins>
      <w:r w:rsidR="0027177D">
        <w:rPr>
          <w:lang w:val="en-US"/>
        </w:rPr>
        <w:t xml:space="preserve"> </w:t>
      </w:r>
      <w:ins w:id="284" w:author="ancarter" w:date="2024-05-21T11:13:00Z">
        <w:r w:rsidR="000158B6">
          <w:rPr>
            <w:lang w:val="en-US"/>
          </w:rPr>
          <w:t xml:space="preserve">(Peltier </w:t>
        </w:r>
        <w:commentRangeStart w:id="285"/>
        <w:r w:rsidR="000158B6">
          <w:rPr>
            <w:lang w:val="en-US"/>
          </w:rPr>
          <w:t>2018</w:t>
        </w:r>
      </w:ins>
      <w:commentRangeEnd w:id="285"/>
      <w:ins w:id="286" w:author="ancarter" w:date="2024-05-21T11:21:00Z">
        <w:r w:rsidR="00B240F1">
          <w:rPr>
            <w:rStyle w:val="CommentReference"/>
          </w:rPr>
          <w:commentReference w:id="285"/>
        </w:r>
      </w:ins>
      <w:ins w:id="287" w:author="ancarter" w:date="2024-05-21T11:13:00Z">
        <w:r w:rsidR="000158B6">
          <w:rPr>
            <w:lang w:val="en-US"/>
          </w:rPr>
          <w:t>)</w:t>
        </w:r>
      </w:ins>
      <w:ins w:id="288" w:author="ancarter" w:date="2024-05-21T11:21:00Z">
        <w:r w:rsidR="00B240F1">
          <w:rPr>
            <w:lang w:val="en-US"/>
          </w:rPr>
          <w:t>.</w:t>
        </w:r>
      </w:ins>
    </w:p>
    <w:p w14:paraId="03D08587" w14:textId="77777777" w:rsidR="00A86F8F" w:rsidRDefault="00A86F8F" w:rsidP="00C83D16">
      <w:pPr>
        <w:rPr>
          <w:lang w:val="en-US"/>
        </w:rPr>
      </w:pPr>
    </w:p>
    <w:p w14:paraId="0C381330" w14:textId="3C112424" w:rsidR="00766CF5" w:rsidRDefault="00A42909" w:rsidP="00C83D16">
      <w:pPr>
        <w:rPr>
          <w:lang w:val="en-US"/>
        </w:rPr>
      </w:pPr>
      <w:r>
        <w:rPr>
          <w:lang w:val="en-US"/>
        </w:rPr>
        <w:t>Utilizing non-traditional measurements</w:t>
      </w:r>
      <w:r w:rsidR="00A86F8F">
        <w:rPr>
          <w:lang w:val="en-US"/>
        </w:rPr>
        <w:t xml:space="preserve"> </w:t>
      </w:r>
      <w:r>
        <w:rPr>
          <w:lang w:val="en-US"/>
        </w:rPr>
        <w:t xml:space="preserve">is one way </w:t>
      </w:r>
      <w:r w:rsidR="00A86F8F">
        <w:rPr>
          <w:lang w:val="en-US"/>
        </w:rPr>
        <w:t xml:space="preserve">agricultural scientists can honor multiple ways of knowing within a scientific framework. </w:t>
      </w:r>
      <w:r w:rsidR="00A15848">
        <w:rPr>
          <w:lang w:val="en-US"/>
        </w:rPr>
        <w:t>A</w:t>
      </w:r>
      <w:ins w:id="289" w:author="ancarter" w:date="2024-05-10T14:23:00Z">
        <w:r w:rsidR="003C3909">
          <w:rPr>
            <w:lang w:val="en-US"/>
          </w:rPr>
          <w:t>n</w:t>
        </w:r>
      </w:ins>
      <w:r w:rsidR="00A15848">
        <w:rPr>
          <w:lang w:val="en-US"/>
        </w:rPr>
        <w:t xml:space="preserve"> apposite example is USDA NASS measurement of a ‘workable field day’, defined as day where weather and field conditions allow producers to work in fields a major portion of the day (NASS </w:t>
      </w:r>
      <w:hyperlink r:id="rId12"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but to our knowledge has not been extensively used within scientific frameworks. In an example of sharing the power of data collection, Practical Farmers of Iowa has launched a study wherein farmers will quantify their experiences with cover cropping through the use of workable field days (CITE).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 xml:space="preserve">perfectly aligns with their ambitions to </w:t>
      </w:r>
      <w:r>
        <w:rPr>
          <w:lang w:val="en-US"/>
        </w:rPr>
        <w:lastRenderedPageBreak/>
        <w:t>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2DF294DA"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w:t>
      </w:r>
      <w:ins w:id="290" w:author="ancarter" w:date="2024-05-10T14:23:00Z">
        <w:r w:rsidR="003C3909">
          <w:rPr>
            <w:lang w:val="en-US"/>
          </w:rPr>
          <w:t>-researcher</w:t>
        </w:r>
      </w:ins>
      <w:r w:rsidR="002C7496" w:rsidRPr="00D16F57">
        <w:rPr>
          <w:lang w:val="en-US"/>
        </w:rPr>
        <w:t xml:space="preserve"> relations</w:t>
      </w:r>
    </w:p>
    <w:p w14:paraId="4B3B3851" w14:textId="77D73DC1"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752B35A1"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 xml:space="preserve">This omission is problematic; </w:t>
      </w:r>
      <w:del w:id="291" w:author="ancarter" w:date="2024-05-21T11:23:00Z">
        <w:r w:rsidR="00C13479" w:rsidDel="00B240F1">
          <w:rPr>
            <w:lang w:val="en-US"/>
          </w:rPr>
          <w:delText>f</w:delText>
        </w:r>
        <w:r w:rsidR="0038432A" w:rsidRPr="00A06BCD" w:rsidDel="00B240F1">
          <w:rPr>
            <w:lang w:val="en-US"/>
          </w:rPr>
          <w:delText xml:space="preserve">armers </w:delText>
        </w:r>
      </w:del>
      <w:ins w:id="292" w:author="ancarter" w:date="2024-05-21T11:23:00Z">
        <w:r w:rsidR="00B240F1">
          <w:rPr>
            <w:lang w:val="en-US"/>
          </w:rPr>
          <w:t xml:space="preserve">research participants </w:t>
        </w:r>
      </w:ins>
      <w:r w:rsidR="0038432A" w:rsidRPr="00A06BCD">
        <w:rPr>
          <w:lang w:val="en-US"/>
        </w:rPr>
        <w:t xml:space="preserve">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B58E72B" w14:textId="77777777" w:rsidR="003C3909" w:rsidRDefault="003B028F" w:rsidP="00D10D16">
      <w:pPr>
        <w:rPr>
          <w:ins w:id="293" w:author="ancarter" w:date="2024-05-10T14:27:00Z"/>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ins w:id="294" w:author="ancarter" w:date="2024-05-10T14:24:00Z">
        <w:r w:rsidR="003C3909">
          <w:rPr>
            <w:lang w:val="en-US"/>
          </w:rPr>
          <w:t xml:space="preserve"> </w:t>
        </w:r>
      </w:ins>
    </w:p>
    <w:p w14:paraId="2D83E250" w14:textId="147A849E" w:rsidR="00D10D16" w:rsidRPr="00A06BCD" w:rsidDel="00B240F1" w:rsidRDefault="00D10D16" w:rsidP="00D10D16">
      <w:pPr>
        <w:rPr>
          <w:del w:id="295" w:author="ancarter" w:date="2024-05-21T11:28:00Z"/>
          <w:lang w:val="en-US"/>
        </w:rPr>
      </w:pPr>
    </w:p>
    <w:p w14:paraId="4DBA3E16" w14:textId="77777777" w:rsidR="00D10D16" w:rsidRDefault="00D10D16" w:rsidP="00D10D16">
      <w:pPr>
        <w:rPr>
          <w:b/>
          <w:bCs/>
          <w:lang w:val="en-US"/>
        </w:rPr>
      </w:pPr>
    </w:p>
    <w:p w14:paraId="245EC1CD" w14:textId="227815AB" w:rsidR="002D2290" w:rsidRDefault="00D10D16" w:rsidP="00D10D16">
      <w:pPr>
        <w:rPr>
          <w:lang w:val="en-US"/>
        </w:rPr>
      </w:pPr>
      <w:r w:rsidRPr="00A06BCD">
        <w:rPr>
          <w:lang w:val="en-US"/>
        </w:rPr>
        <w:lastRenderedPageBreak/>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ins w:id="296" w:author="ancarter" w:date="2024-05-21T11:31:00Z">
        <w:r w:rsidR="00D13909">
          <w:rPr>
            <w:lang w:val="en-US"/>
          </w:rPr>
          <w:t xml:space="preserve">Many grant funders allow for participant support, including stipend and travel costs. Basche and Carter (2021) provided monthly stipends to farmers and landowners participating in conservation planning research. In a subsequent study, they provide monthly stipend, as well as gift cards that could be used to cover cost of gas to meetings or other material needs enabling participation, and also provide funding for participants to choose a regional agricultural conference to attend (presentation not required) to gain greater professional development. Additionally, providing resources such as childcare or parking passes to attend meetings helps to offset costs that might keep people at home. </w:t>
        </w:r>
      </w:ins>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Default="00A06BCD" w:rsidP="006E3048">
      <w:pPr>
        <w:rPr>
          <w:ins w:id="297" w:author="ancarter" w:date="2024-05-21T11:29:00Z"/>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620CF018" w14:textId="77777777" w:rsidR="00B240F1" w:rsidRPr="00A06BCD" w:rsidDel="00D13909" w:rsidRDefault="00B240F1" w:rsidP="006E3048">
      <w:pPr>
        <w:rPr>
          <w:del w:id="298" w:author="ancarter" w:date="2024-05-21T11:31:00Z"/>
          <w:lang w:val="en-US"/>
        </w:rPr>
      </w:pP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Del="00D13909" w:rsidRDefault="00D10D16" w:rsidP="003019ED">
      <w:pPr>
        <w:rPr>
          <w:del w:id="299" w:author="ancarter" w:date="2024-05-21T11:31:00Z"/>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37F6793D"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w:t>
      </w:r>
      <w:ins w:id="300" w:author="ancarter" w:date="2024-05-21T11:32:00Z">
        <w:r w:rsidR="00D13909">
          <w:rPr>
            <w:lang w:val="en-US"/>
          </w:rPr>
          <w:t>2020</w:t>
        </w:r>
      </w:ins>
      <w:del w:id="301" w:author="ancarter" w:date="2024-05-21T11:32:00Z">
        <w:r w:rsidR="00FE1B8B" w:rsidDel="00D13909">
          <w:rPr>
            <w:lang w:val="en-US"/>
          </w:rPr>
          <w:delText>XX</w:delText>
        </w:r>
      </w:del>
      <w:r w:rsidR="00FE1B8B">
        <w:rPr>
          <w:lang w:val="en-US"/>
        </w:rPr>
        <w:t>)</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commentRangeStart w:id="302"/>
      <w:r>
        <w:rPr>
          <w:lang w:val="en-US"/>
        </w:rPr>
        <w:t>Were</w:t>
      </w:r>
      <w:commentRangeEnd w:id="302"/>
      <w:r w:rsidR="00515A6A">
        <w:rPr>
          <w:rStyle w:val="CommentReference"/>
          <w:rFonts w:ascii="Calibri" w:hAnsi="Calibri" w:cs="Calibri"/>
          <w:kern w:val="0"/>
        </w:rPr>
        <w:commentReference w:id="302"/>
      </w:r>
      <w:r>
        <w:rPr>
          <w:lang w:val="en-US"/>
        </w:rPr>
        <w:t xml:space="preserve"> </w:t>
      </w:r>
      <w:r w:rsidR="00D50F2E">
        <w:rPr>
          <w:lang w:val="en-US"/>
        </w:rPr>
        <w:t>both entities transformed as a result of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w:t>
      </w:r>
      <w:commentRangeStart w:id="303"/>
      <w:r w:rsidRPr="00270076">
        <w:rPr>
          <w:i/>
          <w:iCs/>
          <w:lang w:val="en-US"/>
        </w:rPr>
        <w:t>metrics</w:t>
      </w:r>
      <w:commentRangeEnd w:id="303"/>
      <w:r w:rsidR="006D0F51">
        <w:rPr>
          <w:rStyle w:val="CommentReference"/>
        </w:rPr>
        <w:commentReference w:id="303"/>
      </w:r>
      <w:r w:rsidRPr="00270076">
        <w:rPr>
          <w:i/>
          <w:iCs/>
          <w:lang w:val="en-US"/>
        </w:rPr>
        <w:t xml:space="preserve">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w:t>
      </w:r>
      <w:r w:rsidRPr="00270076">
        <w:rPr>
          <w:i/>
          <w:iCs/>
          <w:lang w:val="en-US"/>
        </w:rPr>
        <w:lastRenderedPageBreak/>
        <w:t>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ins w:id="304" w:author="ancarter" w:date="2024-05-10T14:31:00Z"/>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144D199" w14:textId="77777777" w:rsidR="006D0F51" w:rsidRDefault="006D0F51" w:rsidP="00CA2C6E">
      <w:pPr>
        <w:rPr>
          <w:ins w:id="305" w:author="ancarter" w:date="2024-05-10T14:31:00Z"/>
          <w:lang w:val="en-US"/>
        </w:rPr>
      </w:pPr>
    </w:p>
    <w:p w14:paraId="3ACE99A4" w14:textId="121DFAA0" w:rsidR="00B7234D" w:rsidRDefault="00D13909" w:rsidP="00D13909">
      <w:pPr>
        <w:rPr>
          <w:ins w:id="306" w:author="ancarter" w:date="2024-05-10T14:42:00Z"/>
          <w:lang w:val="en-US"/>
        </w:rPr>
      </w:pPr>
      <w:ins w:id="307" w:author="ancarter" w:date="2024-05-21T11:33:00Z">
        <w:r>
          <w:rPr>
            <w:lang w:val="en-US"/>
          </w:rPr>
          <w:t>Basche and Carter (2021) engaged reciprocal learning b</w:t>
        </w:r>
      </w:ins>
      <w:ins w:id="308" w:author="ancarter" w:date="2024-05-21T11:34:00Z">
        <w:r>
          <w:rPr>
            <w:lang w:val="en-US"/>
          </w:rPr>
          <w:t xml:space="preserve">y integrating conservation planning within an agronomy capstone class; students developed farm conservation plans with the aim of addressing the needs identified by both the farmland owners and the farm tenants. </w:t>
        </w:r>
      </w:ins>
      <w:ins w:id="309" w:author="ancarter" w:date="2024-05-21T11:35:00Z">
        <w:r>
          <w:rPr>
            <w:lang w:val="en-US"/>
          </w:rPr>
          <w:t xml:space="preserve">The researchers’ planning </w:t>
        </w:r>
      </w:ins>
      <w:ins w:id="310" w:author="ancarter" w:date="2024-05-21T11:36:00Z">
        <w:r>
          <w:rPr>
            <w:lang w:val="en-US"/>
          </w:rPr>
          <w:t xml:space="preserve">for this reciprocal learning </w:t>
        </w:r>
      </w:ins>
      <w:ins w:id="311" w:author="ancarter" w:date="2024-05-21T11:35:00Z">
        <w:r>
          <w:rPr>
            <w:lang w:val="en-US"/>
          </w:rPr>
          <w:t>included meeting with the farmland owners and tenants prior to the class</w:t>
        </w:r>
      </w:ins>
      <w:ins w:id="312" w:author="ancarter" w:date="2024-05-21T11:36:00Z">
        <w:r>
          <w:rPr>
            <w:lang w:val="en-US"/>
          </w:rPr>
          <w:t xml:space="preserve"> to identify goals and collect key agronomic data and planning class visits to the farms.</w:t>
        </w:r>
      </w:ins>
      <w:ins w:id="313" w:author="ancarter" w:date="2024-05-21T11:37:00Z">
        <w:r>
          <w:rPr>
            <w:lang w:val="en-US"/>
          </w:rPr>
          <w:t xml:space="preserve"> Students’ existing gendered stereotypes limited the success of some of this planning, demonstrating both </w:t>
        </w:r>
      </w:ins>
      <w:ins w:id="314" w:author="ancarter" w:date="2024-05-21T11:38:00Z">
        <w:r>
          <w:rPr>
            <w:lang w:val="en-US"/>
          </w:rPr>
          <w:t>students’ inability to contend with power dynamics in real-world scenarios and the need for greater attention to power within agricultural curriculum.</w:t>
        </w:r>
      </w:ins>
    </w:p>
    <w:p w14:paraId="34F3DF03" w14:textId="5CB54595" w:rsidR="00B7234D" w:rsidDel="00D13909" w:rsidRDefault="00B7234D" w:rsidP="00CA2C6E">
      <w:pPr>
        <w:rPr>
          <w:del w:id="315" w:author="ancarter" w:date="2024-05-21T11:38:00Z"/>
          <w:lang w:val="en-US"/>
        </w:rPr>
      </w:pP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commentRangeStart w:id="316"/>
      <w:r w:rsidR="00B61769">
        <w:rPr>
          <w:lang w:val="en-US"/>
        </w:rPr>
        <w:t>These</w:t>
      </w:r>
      <w:commentRangeEnd w:id="316"/>
      <w:r w:rsidR="00B7234D">
        <w:rPr>
          <w:rStyle w:val="CommentReference"/>
        </w:rPr>
        <w:commentReference w:id="316"/>
      </w:r>
      <w:r w:rsidR="00B61769">
        <w:rPr>
          <w:lang w:val="en-US"/>
        </w:rPr>
        <w:t xml:space="preserv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4553F865"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 xml:space="preserve">acknowledgement that multiple truths can coexist. We stress that we are not claiming that all perspectives are equally valid, or that there are no objective truths. Instead, we emphasize how </w:t>
      </w:r>
      <w:del w:id="317" w:author="ancarter" w:date="2024-05-21T11:42:00Z">
        <w:r w:rsidR="00555110" w:rsidDel="006B4724">
          <w:rPr>
            <w:lang w:val="en-US"/>
          </w:rPr>
          <w:delText xml:space="preserve">this mentality opens us up to </w:delText>
        </w:r>
      </w:del>
      <w:r w:rsidR="00555110">
        <w:rPr>
          <w:lang w:val="en-US"/>
        </w:rPr>
        <w:t xml:space="preserve">diverse perspectives </w:t>
      </w:r>
      <w:ins w:id="318" w:author="ancarter" w:date="2024-05-21T11:42:00Z">
        <w:r w:rsidR="006B4724">
          <w:rPr>
            <w:lang w:val="en-US"/>
          </w:rPr>
          <w:t xml:space="preserve">support diverse thinking, thereby leading to </w:t>
        </w:r>
      </w:ins>
      <w:del w:id="319" w:author="ancarter" w:date="2024-05-21T11:42:00Z">
        <w:r w:rsidR="00555110" w:rsidDel="006B4724">
          <w:rPr>
            <w:lang w:val="en-US"/>
          </w:rPr>
          <w:delText xml:space="preserve">and leads to </w:delText>
        </w:r>
      </w:del>
      <w:r w:rsidR="00555110">
        <w:rPr>
          <w:lang w:val="en-US"/>
        </w:rPr>
        <w:t xml:space="preserve">productive </w:t>
      </w:r>
      <w:del w:id="320" w:author="ancarter" w:date="2024-05-21T11:42:00Z">
        <w:r w:rsidR="00555110" w:rsidDel="006B4724">
          <w:rPr>
            <w:lang w:val="en-US"/>
          </w:rPr>
          <w:delText xml:space="preserve">conservations </w:delText>
        </w:r>
      </w:del>
      <w:ins w:id="321" w:author="ancarter" w:date="2024-05-21T11:42:00Z">
        <w:r w:rsidR="006B4724">
          <w:rPr>
            <w:lang w:val="en-US"/>
          </w:rPr>
          <w:t xml:space="preserve">conversations </w:t>
        </w:r>
      </w:ins>
      <w:r w:rsidR="00555110">
        <w:rPr>
          <w:lang w:val="en-US"/>
        </w:rPr>
        <w:t xml:space="preserve">in the field of agriculture. We argue that it is only by adding diverse sets of perspectives </w:t>
      </w:r>
      <w:ins w:id="322" w:author="ancarter" w:date="2024-05-21T11:43:00Z">
        <w:r w:rsidR="006B4724">
          <w:rPr>
            <w:lang w:val="en-US"/>
          </w:rPr>
          <w:t xml:space="preserve">that we </w:t>
        </w:r>
      </w:ins>
      <w:r w:rsidR="00555110">
        <w:rPr>
          <w:lang w:val="en-US"/>
        </w:rPr>
        <w:t>can</w:t>
      </w:r>
      <w:ins w:id="323" w:author="ancarter" w:date="2024-05-21T11:43:00Z">
        <w:r w:rsidR="006B4724">
          <w:rPr>
            <w:lang w:val="en-US"/>
          </w:rPr>
          <w:t xml:space="preserve"> </w:t>
        </w:r>
      </w:ins>
      <w:del w:id="324" w:author="ancarter" w:date="2024-05-21T11:43:00Z">
        <w:r w:rsidR="00555110" w:rsidDel="006B4724">
          <w:rPr>
            <w:lang w:val="en-US"/>
          </w:rPr>
          <w:delText xml:space="preserve"> we </w:delText>
        </w:r>
      </w:del>
      <w:r w:rsidR="00555110">
        <w:rPr>
          <w:lang w:val="en-US"/>
        </w:rPr>
        <w:t>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Del="006B4724" w:rsidRDefault="003319F6" w:rsidP="003319F6">
      <w:pPr>
        <w:pStyle w:val="Heading2"/>
        <w:rPr>
          <w:del w:id="325" w:author="ancarter" w:date="2024-05-21T11:41:00Z"/>
          <w:lang w:val="en-US"/>
        </w:rPr>
      </w:pPr>
      <w:r>
        <w:rPr>
          <w:lang w:val="en-US"/>
        </w:rPr>
        <w:t>Agriculture</w:t>
      </w:r>
      <w:r w:rsidR="000816CA">
        <w:rPr>
          <w:lang w:val="en-US"/>
        </w:rPr>
        <w:t xml:space="preserve"> and </w:t>
      </w:r>
      <w:r>
        <w:rPr>
          <w:lang w:val="en-US"/>
        </w:rPr>
        <w:t>values</w:t>
      </w:r>
    </w:p>
    <w:p w14:paraId="2F8A5137" w14:textId="77777777" w:rsidR="00555110" w:rsidRDefault="00555110">
      <w:pPr>
        <w:pStyle w:val="Heading2"/>
        <w:rPr>
          <w:lang w:val="en-US"/>
        </w:rPr>
        <w:pPrChange w:id="326" w:author="ancarter" w:date="2024-05-21T11:41:00Z">
          <w:pPr/>
        </w:pPrChange>
      </w:pPr>
    </w:p>
    <w:p w14:paraId="66D7FBCC" w14:textId="77777777" w:rsidR="00B5193F" w:rsidRDefault="00B5193F" w:rsidP="00FB3F65">
      <w:pPr>
        <w:rPr>
          <w:ins w:id="327" w:author="ancarter" w:date="2024-05-21T10:14:00Z"/>
          <w:lang w:val="en-US"/>
        </w:rPr>
      </w:pPr>
    </w:p>
    <w:p w14:paraId="1A554658" w14:textId="06B84912"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w:t>
      </w:r>
      <w:del w:id="328" w:author="ancarter" w:date="2024-05-10T14:43:00Z">
        <w:r w:rsidDel="00B7234D">
          <w:rPr>
            <w:lang w:val="en-US"/>
          </w:rPr>
          <w:delText>‘</w:delText>
        </w:r>
      </w:del>
      <w:r w:rsidRPr="00B7234D">
        <w:rPr>
          <w:i/>
          <w:iCs/>
          <w:lang w:val="en-US"/>
          <w:rPrChange w:id="329" w:author="ancarter" w:date="2024-05-10T14:43:00Z">
            <w:rPr>
              <w:lang w:val="en-US"/>
            </w:rPr>
          </w:rPrChange>
        </w:rPr>
        <w:t>The Wizard and the Prophet</w:t>
      </w:r>
      <w:del w:id="330" w:author="ancarter" w:date="2024-05-10T14:43:00Z">
        <w:r w:rsidDel="00B7234D">
          <w:rPr>
            <w:lang w:val="en-US"/>
          </w:rPr>
          <w:delText>’</w:delText>
        </w:r>
      </w:del>
      <w:r>
        <w:rPr>
          <w:lang w:val="en-US"/>
        </w:rPr>
        <w:t xml:space="preserve">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systems, and lends us to imagine the insight that would be gained from adding more framings. </w:t>
      </w:r>
      <w:r w:rsidR="009A0D1A">
        <w:rPr>
          <w:lang w:val="en-US"/>
        </w:rPr>
        <w:t xml:space="preserve">Today, an increasing availability of diversely framed </w:t>
      </w:r>
      <w:r w:rsidR="009A0D1A">
        <w:rPr>
          <w:lang w:val="en-US"/>
        </w:rPr>
        <w:lastRenderedPageBreak/>
        <w:t xml:space="preserve">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ins w:id="331" w:author="ancarter" w:date="2024-05-21T10:16:00Z"/>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7DD3C26A" w14:textId="77777777" w:rsidR="005E610D" w:rsidRDefault="005E610D" w:rsidP="005E610D">
      <w:pPr>
        <w:rPr>
          <w:ins w:id="332" w:author="ancarter" w:date="2024-05-21T10:16:00Z"/>
          <w:lang w:val="en-US"/>
        </w:rPr>
      </w:pPr>
    </w:p>
    <w:p w14:paraId="3FD6512C" w14:textId="473505D0" w:rsidR="005E610D" w:rsidRDefault="005E610D" w:rsidP="005E610D">
      <w:pPr>
        <w:rPr>
          <w:ins w:id="333" w:author="ancarter" w:date="2024-05-21T10:16:00Z"/>
          <w:lang w:val="en-US"/>
        </w:rPr>
      </w:pPr>
      <w:ins w:id="334" w:author="ancarter" w:date="2024-05-21T10:16:00Z">
        <w:r>
          <w:rPr>
            <w:lang w:val="en-US"/>
          </w:rPr>
          <w:t>To engage in data feminism does not require one change the world, or even their own institution. Rather, to engage in data feminism looks like incorporating attention to power relations in the design and implementation of research and committing to using data to challenge and inform change in the distribution of power in support of “</w:t>
        </w:r>
        <w:r w:rsidRPr="00794B08">
          <w:rPr>
            <w:i/>
            <w:iCs/>
            <w:lang w:val="en-US"/>
          </w:rPr>
          <w:t>co-liberation</w:t>
        </w:r>
        <w:r>
          <w:rPr>
            <w:lang w:val="en-US"/>
          </w:rPr>
          <w:t xml:space="preserve">: the idea that oppressive systems of power harm all of us, that they undermine the quality and validity of our work, and that they </w:t>
        </w:r>
      </w:ins>
      <w:ins w:id="335" w:author="ancarter" w:date="2024-05-21T10:17:00Z">
        <w:r>
          <w:rPr>
            <w:lang w:val="en-US"/>
          </w:rPr>
          <w:t>hinder</w:t>
        </w:r>
      </w:ins>
      <w:ins w:id="336" w:author="ancarter" w:date="2024-05-21T10:16:00Z">
        <w:r>
          <w:rPr>
            <w:lang w:val="en-US"/>
          </w:rPr>
          <w:t xml:space="preserve"> us from creating true and lasting social impact with data science” (</w:t>
        </w:r>
        <w:proofErr w:type="spellStart"/>
        <w:r>
          <w:rPr>
            <w:lang w:val="en-US"/>
          </w:rPr>
          <w:t>D’Ignazio</w:t>
        </w:r>
        <w:proofErr w:type="spellEnd"/>
        <w:r>
          <w:rPr>
            <w:lang w:val="en-US"/>
          </w:rPr>
          <w:t xml:space="preserve"> and Klein 2020: 9).</w:t>
        </w:r>
      </w:ins>
    </w:p>
    <w:p w14:paraId="08A8FF38" w14:textId="77777777" w:rsidR="005E610D" w:rsidRDefault="005E610D" w:rsidP="004A756B">
      <w:pPr>
        <w:rPr>
          <w:lang w:val="en-US"/>
        </w:rPr>
      </w:pP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lastRenderedPageBreak/>
        <w:t>Conclusions</w:t>
      </w:r>
    </w:p>
    <w:p w14:paraId="6577F78A" w14:textId="323262F9" w:rsidR="008A169F" w:rsidRDefault="008A169F" w:rsidP="008A169F">
      <w:pPr>
        <w:rPr>
          <w:ins w:id="337" w:author="ancarter" w:date="2024-05-13T11:55:00Z"/>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w:t>
      </w:r>
      <w:commentRangeStart w:id="338"/>
      <w:r w:rsidR="00C65676">
        <w:rPr>
          <w:lang w:val="en-US"/>
        </w:rPr>
        <w:t>minoritized</w:t>
      </w:r>
      <w:commentRangeEnd w:id="338"/>
      <w:r w:rsidR="00B7234D">
        <w:rPr>
          <w:rStyle w:val="CommentReference"/>
        </w:rPr>
        <w:commentReference w:id="338"/>
      </w:r>
      <w:r w:rsidR="00C65676">
        <w:rPr>
          <w:lang w:val="en-US"/>
        </w:rPr>
        <w:t xml:space="preserve">,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BD699AF" w14:textId="77777777" w:rsidR="007D002F" w:rsidRDefault="007D002F" w:rsidP="008A169F">
      <w:pPr>
        <w:rPr>
          <w:ins w:id="339" w:author="ancarter" w:date="2024-05-13T11:55:00Z"/>
          <w:lang w:val="en-US"/>
        </w:rPr>
      </w:pPr>
    </w:p>
    <w:p w14:paraId="427D6B41" w14:textId="77777777" w:rsidR="007D002F" w:rsidRDefault="007D002F" w:rsidP="008A169F">
      <w:pPr>
        <w:rPr>
          <w:ins w:id="340" w:author="ancarter" w:date="2024-05-13T11:55:00Z"/>
          <w:lang w:val="en-US"/>
        </w:rPr>
      </w:pPr>
    </w:p>
    <w:p w14:paraId="71AF8B1F" w14:textId="77777777" w:rsidR="007D002F" w:rsidRDefault="007D002F" w:rsidP="008A169F">
      <w:pPr>
        <w:rPr>
          <w:ins w:id="341" w:author="ancarter" w:date="2024-05-13T11:55:00Z"/>
          <w:lang w:val="en-US"/>
        </w:rPr>
      </w:pPr>
    </w:p>
    <w:p w14:paraId="1DCC99C2" w14:textId="39CDD747" w:rsidR="007D002F" w:rsidRDefault="007D002F" w:rsidP="008A169F">
      <w:pPr>
        <w:rPr>
          <w:ins w:id="342" w:author="ancarter" w:date="2024-05-13T12:33:00Z"/>
          <w:lang w:val="en-US"/>
        </w:rPr>
      </w:pPr>
      <w:ins w:id="343" w:author="ancarter" w:date="2024-05-13T11:55:00Z">
        <w:r>
          <w:rPr>
            <w:lang w:val="en-US"/>
          </w:rPr>
          <w:t>Combahee River Collective, The.</w:t>
        </w:r>
      </w:ins>
      <w:ins w:id="344" w:author="ancarter" w:date="2024-05-13T11:58:00Z">
        <w:r w:rsidR="00D33F53">
          <w:rPr>
            <w:lang w:val="en-US"/>
          </w:rPr>
          <w:t xml:space="preserve"> </w:t>
        </w:r>
      </w:ins>
      <w:ins w:id="345" w:author="ancarter" w:date="2024-05-13T12:00:00Z">
        <w:r w:rsidR="00D33F53">
          <w:rPr>
            <w:lang w:val="en-US"/>
          </w:rPr>
          <w:t>1977.</w:t>
        </w:r>
      </w:ins>
      <w:ins w:id="346" w:author="ancarter" w:date="2024-05-13T11:55:00Z">
        <w:r>
          <w:rPr>
            <w:lang w:val="en-US"/>
          </w:rPr>
          <w:t xml:space="preserve"> “The Combahee River Collective Statement” </w:t>
        </w:r>
      </w:ins>
      <w:ins w:id="347" w:author="ancarter" w:date="2024-05-13T11:59:00Z">
        <w:r w:rsidR="00D33F53">
          <w:rPr>
            <w:lang w:val="en-US"/>
          </w:rPr>
          <w:t>Rpt. in</w:t>
        </w:r>
      </w:ins>
      <w:ins w:id="348" w:author="ancarter" w:date="2024-05-13T11:57:00Z">
        <w:r w:rsidR="00D33F53">
          <w:rPr>
            <w:lang w:val="en-US"/>
          </w:rPr>
          <w:t xml:space="preserve"> </w:t>
        </w:r>
        <w:r w:rsidR="00D33F53" w:rsidRPr="00D33F53">
          <w:rPr>
            <w:i/>
            <w:iCs/>
            <w:lang w:val="en-US"/>
            <w:rPrChange w:id="349" w:author="ancarter" w:date="2024-05-13T11:59:00Z">
              <w:rPr>
                <w:lang w:val="en-US"/>
              </w:rPr>
            </w:rPrChange>
          </w:rPr>
          <w:t>How We Get Free: Black Feminism and the Combahee River Collective</w:t>
        </w:r>
        <w:r w:rsidR="00D33F53">
          <w:rPr>
            <w:lang w:val="en-US"/>
          </w:rPr>
          <w:t xml:space="preserve">, </w:t>
        </w:r>
      </w:ins>
      <w:ins w:id="350" w:author="ancarter" w:date="2024-05-13T12:00:00Z">
        <w:r w:rsidR="00D33F53">
          <w:rPr>
            <w:lang w:val="en-US"/>
          </w:rPr>
          <w:t>E</w:t>
        </w:r>
      </w:ins>
      <w:ins w:id="351" w:author="ancarter" w:date="2024-05-13T11:57:00Z">
        <w:r w:rsidR="00D33F53">
          <w:rPr>
            <w:lang w:val="en-US"/>
          </w:rPr>
          <w:t xml:space="preserve">d. </w:t>
        </w:r>
        <w:proofErr w:type="spellStart"/>
        <w:r w:rsidR="00D33F53">
          <w:rPr>
            <w:lang w:val="en-US"/>
          </w:rPr>
          <w:t>Keenga</w:t>
        </w:r>
        <w:proofErr w:type="spellEnd"/>
        <w:r w:rsidR="00D33F53">
          <w:rPr>
            <w:lang w:val="en-US"/>
          </w:rPr>
          <w:t>-Yamahtta Taylor.</w:t>
        </w:r>
      </w:ins>
      <w:ins w:id="352" w:author="ancarter" w:date="2024-05-13T11:58:00Z">
        <w:r w:rsidR="00D33F53">
          <w:rPr>
            <w:lang w:val="en-US"/>
          </w:rPr>
          <w:t xml:space="preserve"> Haymarket Books: Chicago, Illinois</w:t>
        </w:r>
      </w:ins>
      <w:ins w:id="353" w:author="ancarter" w:date="2024-05-13T12:00:00Z">
        <w:r w:rsidR="00D33F53">
          <w:rPr>
            <w:lang w:val="en-US"/>
          </w:rPr>
          <w:t xml:space="preserve">, 2017. </w:t>
        </w:r>
      </w:ins>
      <w:ins w:id="354" w:author="ancarter" w:date="2024-05-13T12:01:00Z">
        <w:r w:rsidR="00D33F53">
          <w:rPr>
            <w:lang w:val="en-US"/>
          </w:rPr>
          <w:t>15-27.</w:t>
        </w:r>
      </w:ins>
    </w:p>
    <w:p w14:paraId="2AD13F1A" w14:textId="77777777" w:rsidR="00366A21" w:rsidRDefault="00366A21" w:rsidP="008A169F">
      <w:pPr>
        <w:rPr>
          <w:ins w:id="355" w:author="ancarter" w:date="2024-05-13T12:33:00Z"/>
          <w:lang w:val="en-US"/>
        </w:rPr>
      </w:pPr>
    </w:p>
    <w:p w14:paraId="4A02C2F2" w14:textId="77777777" w:rsidR="00366A21" w:rsidRPr="00366A21" w:rsidRDefault="00366A21" w:rsidP="00366A21">
      <w:pPr>
        <w:rPr>
          <w:ins w:id="356" w:author="ancarter" w:date="2024-05-13T12:33:00Z"/>
          <w:lang w:val="en-US"/>
        </w:rPr>
      </w:pPr>
      <w:ins w:id="357" w:author="ancarter" w:date="2024-05-13T12:33:00Z">
        <w:r w:rsidRPr="00366A21">
          <w:rPr>
            <w:lang w:val="en-US"/>
          </w:rPr>
          <w:t>Crenshaw, K. W. 1991. “Mapping the Margins: Intersectionality, Identity Politics, and Violence</w:t>
        </w:r>
      </w:ins>
    </w:p>
    <w:p w14:paraId="70D86351" w14:textId="66FD8D43" w:rsidR="00366A21" w:rsidRDefault="00366A21" w:rsidP="00366A21">
      <w:pPr>
        <w:rPr>
          <w:ins w:id="358" w:author="ancarter" w:date="2024-05-13T12:33:00Z"/>
          <w:lang w:val="en-US"/>
        </w:rPr>
      </w:pPr>
      <w:ins w:id="359" w:author="ancarter" w:date="2024-05-13T12:33:00Z">
        <w:r w:rsidRPr="00366A21">
          <w:rPr>
            <w:lang w:val="en-US"/>
          </w:rPr>
          <w:t>against Women of Color.” Stanford Law Review 43 (6): 1241–1299. doi:10.2307/1229039.</w:t>
        </w:r>
      </w:ins>
    </w:p>
    <w:p w14:paraId="6010C92E" w14:textId="77777777" w:rsidR="00366A21" w:rsidRDefault="00366A21" w:rsidP="00366A21">
      <w:pPr>
        <w:rPr>
          <w:ins w:id="360" w:author="ancarter" w:date="2024-05-13T12:33:00Z"/>
          <w:lang w:val="en-US"/>
        </w:rPr>
      </w:pPr>
    </w:p>
    <w:p w14:paraId="5C2D746C" w14:textId="77777777" w:rsidR="00366A21" w:rsidRPr="00366A21" w:rsidRDefault="00366A21" w:rsidP="00366A21">
      <w:pPr>
        <w:rPr>
          <w:ins w:id="361" w:author="ancarter" w:date="2024-05-13T12:33:00Z"/>
          <w:lang w:val="en-US"/>
        </w:rPr>
      </w:pPr>
      <w:ins w:id="362" w:author="ancarter" w:date="2024-05-13T12:33:00Z">
        <w:r w:rsidRPr="00366A21">
          <w:rPr>
            <w:lang w:val="en-US"/>
          </w:rPr>
          <w:t xml:space="preserve">Freire, P. 1993. </w:t>
        </w:r>
        <w:r w:rsidRPr="00366A21">
          <w:rPr>
            <w:i/>
            <w:iCs/>
            <w:lang w:val="en-US"/>
            <w:rPrChange w:id="363" w:author="ancarter" w:date="2024-05-13T12:34:00Z">
              <w:rPr>
                <w:lang w:val="en-US"/>
              </w:rPr>
            </w:rPrChange>
          </w:rPr>
          <w:t>Pedagogy of the Oppressed</w:t>
        </w:r>
        <w:r w:rsidRPr="00366A21">
          <w:rPr>
            <w:lang w:val="en-US"/>
          </w:rPr>
          <w:t>. New York, NY: Continuum International Publishing</w:t>
        </w:r>
      </w:ins>
    </w:p>
    <w:p w14:paraId="56D8389C" w14:textId="77777777" w:rsidR="00366A21" w:rsidRDefault="00366A21" w:rsidP="00366A21">
      <w:pPr>
        <w:rPr>
          <w:ins w:id="364" w:author="ancarter" w:date="2024-05-13T12:33:00Z"/>
          <w:lang w:val="en-US"/>
        </w:rPr>
      </w:pPr>
      <w:ins w:id="365" w:author="ancarter" w:date="2024-05-13T12:33:00Z">
        <w:r w:rsidRPr="00366A21">
          <w:rPr>
            <w:lang w:val="en-US"/>
          </w:rPr>
          <w:t>Group .</w:t>
        </w:r>
      </w:ins>
    </w:p>
    <w:p w14:paraId="6CC99A1C" w14:textId="77777777" w:rsidR="00366A21" w:rsidRPr="00366A21" w:rsidRDefault="00366A21" w:rsidP="00366A21">
      <w:pPr>
        <w:rPr>
          <w:ins w:id="366" w:author="ancarter" w:date="2024-05-13T12:33:00Z"/>
          <w:lang w:val="en-US"/>
        </w:rPr>
      </w:pPr>
    </w:p>
    <w:p w14:paraId="4000AFA9" w14:textId="77777777" w:rsidR="00366A21" w:rsidRPr="00366A21" w:rsidRDefault="00366A21" w:rsidP="00366A21">
      <w:pPr>
        <w:rPr>
          <w:ins w:id="367" w:author="ancarter" w:date="2024-05-13T12:33:00Z"/>
          <w:lang w:val="en-US"/>
        </w:rPr>
      </w:pPr>
      <w:ins w:id="368" w:author="ancarter" w:date="2024-05-13T12:33:00Z">
        <w:r w:rsidRPr="00366A21">
          <w:rPr>
            <w:lang w:val="en-US"/>
          </w:rPr>
          <w:t xml:space="preserve">Freire, P. 1998. </w:t>
        </w:r>
        <w:r w:rsidRPr="00366A21">
          <w:rPr>
            <w:i/>
            <w:iCs/>
            <w:lang w:val="en-US"/>
            <w:rPrChange w:id="369" w:author="ancarter" w:date="2024-05-13T12:34:00Z">
              <w:rPr>
                <w:lang w:val="en-US"/>
              </w:rPr>
            </w:rPrChange>
          </w:rPr>
          <w:t>Pedagogy of Freedom: Ethics, Democracy, and Civil Courage</w:t>
        </w:r>
        <w:r w:rsidRPr="00366A21">
          <w:rPr>
            <w:lang w:val="en-US"/>
          </w:rPr>
          <w:t>. Oxford, England:</w:t>
        </w:r>
      </w:ins>
    </w:p>
    <w:p w14:paraId="64C077E4" w14:textId="755FAAF3" w:rsidR="00366A21" w:rsidRDefault="00366A21" w:rsidP="00366A21">
      <w:pPr>
        <w:rPr>
          <w:ins w:id="370" w:author="ancarter" w:date="2024-05-13T12:34:00Z"/>
          <w:lang w:val="en-US"/>
        </w:rPr>
      </w:pPr>
      <w:ins w:id="371" w:author="ancarter" w:date="2024-05-13T12:33:00Z">
        <w:r w:rsidRPr="00366A21">
          <w:rPr>
            <w:lang w:val="en-US"/>
          </w:rPr>
          <w:t>Rowman &amp; Littlefield Publishers.</w:t>
        </w:r>
      </w:ins>
    </w:p>
    <w:p w14:paraId="34451E7D" w14:textId="77777777" w:rsidR="00366A21" w:rsidRDefault="00366A21" w:rsidP="00366A21">
      <w:pPr>
        <w:rPr>
          <w:ins w:id="372" w:author="ancarter" w:date="2024-05-13T12:33:00Z"/>
          <w:lang w:val="en-US"/>
        </w:rPr>
      </w:pPr>
    </w:p>
    <w:p w14:paraId="20A852D0" w14:textId="77777777" w:rsidR="00366A21" w:rsidRPr="00366A21" w:rsidRDefault="00366A21" w:rsidP="00366A21">
      <w:pPr>
        <w:rPr>
          <w:ins w:id="373" w:author="ancarter" w:date="2024-05-13T12:33:00Z"/>
          <w:lang w:val="en-US"/>
        </w:rPr>
      </w:pPr>
      <w:ins w:id="374" w:author="ancarter" w:date="2024-05-13T12:33:00Z">
        <w:r w:rsidRPr="00366A21">
          <w:rPr>
            <w:lang w:val="en-US"/>
          </w:rPr>
          <w:t>Freudenburg, W. R. 2006. “Environmental Degradation, Disproportionality, and the Double</w:t>
        </w:r>
      </w:ins>
    </w:p>
    <w:p w14:paraId="747DB732" w14:textId="77777777" w:rsidR="00366A21" w:rsidRPr="00366A21" w:rsidRDefault="00366A21" w:rsidP="00366A21">
      <w:pPr>
        <w:rPr>
          <w:ins w:id="375" w:author="ancarter" w:date="2024-05-13T12:33:00Z"/>
          <w:lang w:val="en-US"/>
        </w:rPr>
      </w:pPr>
      <w:ins w:id="376" w:author="ancarter" w:date="2024-05-13T12:33:00Z">
        <w:r w:rsidRPr="00366A21">
          <w:rPr>
            <w:lang w:val="en-US"/>
          </w:rPr>
          <w:t xml:space="preserve">Diversion: Reaching Out, Reaching Ahead, and Reaching Beyond.” </w:t>
        </w:r>
        <w:r w:rsidRPr="00366A21">
          <w:rPr>
            <w:i/>
            <w:iCs/>
            <w:lang w:val="en-US"/>
            <w:rPrChange w:id="377" w:author="ancarter" w:date="2024-05-13T12:34:00Z">
              <w:rPr>
                <w:lang w:val="en-US"/>
              </w:rPr>
            </w:rPrChange>
          </w:rPr>
          <w:t>Rural Sociology</w:t>
        </w:r>
        <w:r w:rsidRPr="00366A21">
          <w:rPr>
            <w:lang w:val="en-US"/>
          </w:rPr>
          <w:t xml:space="preserve"> 71: 3–32.</w:t>
        </w:r>
      </w:ins>
    </w:p>
    <w:p w14:paraId="06F8A055" w14:textId="15E9FDDD" w:rsidR="00366A21" w:rsidRDefault="00366A21" w:rsidP="00366A21">
      <w:pPr>
        <w:rPr>
          <w:ins w:id="378" w:author="ancarter" w:date="2024-05-13T12:30:00Z"/>
          <w:lang w:val="en-US"/>
        </w:rPr>
      </w:pPr>
      <w:ins w:id="379" w:author="ancarter" w:date="2024-05-13T12:33:00Z">
        <w:r w:rsidRPr="00366A21">
          <w:rPr>
            <w:lang w:val="en-US"/>
          </w:rPr>
          <w:t>doi:10.1526/003601106777789792.</w:t>
        </w:r>
      </w:ins>
    </w:p>
    <w:p w14:paraId="799CB5A6" w14:textId="77777777" w:rsidR="00366A21" w:rsidRDefault="00366A21" w:rsidP="008A169F">
      <w:pPr>
        <w:rPr>
          <w:ins w:id="380" w:author="ancarter" w:date="2024-05-13T12:30:00Z"/>
          <w:lang w:val="en-US"/>
        </w:rPr>
      </w:pPr>
    </w:p>
    <w:p w14:paraId="514658F5" w14:textId="4B6E4CB1" w:rsidR="00366A21" w:rsidRDefault="00366A21" w:rsidP="008A169F">
      <w:pPr>
        <w:rPr>
          <w:ins w:id="381" w:author="ancarter" w:date="2024-05-13T12:31:00Z"/>
          <w:lang w:val="en-US"/>
        </w:rPr>
      </w:pPr>
      <w:ins w:id="382" w:author="ancarter" w:date="2024-05-13T12:30:00Z">
        <w:r>
          <w:rPr>
            <w:lang w:val="en-US"/>
          </w:rPr>
          <w:t xml:space="preserve">Green, D.S. and R.A. Wortham. 2018 The Sociological Insight of W.E.B. Du Bois. </w:t>
        </w:r>
        <w:r w:rsidRPr="00366A21">
          <w:rPr>
            <w:i/>
            <w:iCs/>
            <w:lang w:val="en-US"/>
            <w:rPrChange w:id="383" w:author="ancarter" w:date="2024-05-13T12:31:00Z">
              <w:rPr>
                <w:lang w:val="en-US"/>
              </w:rPr>
            </w:rPrChange>
          </w:rPr>
          <w:t>Sociological Inquiry</w:t>
        </w:r>
        <w:r>
          <w:rPr>
            <w:lang w:val="en-US"/>
          </w:rPr>
          <w:t xml:space="preserve"> 88(1): 56-78 DOI: 10.1111soin.12179</w:t>
        </w:r>
      </w:ins>
    </w:p>
    <w:p w14:paraId="666CB449" w14:textId="77777777" w:rsidR="00366A21" w:rsidRDefault="00366A21" w:rsidP="008A169F">
      <w:pPr>
        <w:rPr>
          <w:ins w:id="384" w:author="ancarter" w:date="2024-05-13T12:31:00Z"/>
          <w:lang w:val="en-US"/>
        </w:rPr>
      </w:pPr>
    </w:p>
    <w:p w14:paraId="78565346" w14:textId="355E270A" w:rsidR="00366A21" w:rsidRDefault="00366A21" w:rsidP="008A169F">
      <w:pPr>
        <w:rPr>
          <w:ins w:id="385" w:author="ancarter" w:date="2024-05-13T12:33:00Z"/>
          <w:rFonts w:ascii="Source Sans Pro" w:hAnsi="Source Sans Pro"/>
          <w:color w:val="4B4B4B"/>
          <w:sz w:val="21"/>
          <w:szCs w:val="21"/>
          <w:shd w:val="clear" w:color="auto" w:fill="F5F5F5"/>
        </w:rPr>
      </w:pPr>
      <w:ins w:id="386" w:author="ancarter" w:date="2024-05-13T12:31:00Z">
        <w:r>
          <w:rPr>
            <w:lang w:val="en-US"/>
          </w:rPr>
          <w:t xml:space="preserve">Jakubek, J. and S.D. Wood. 2018. Emancipatory Empiricism: The Rural Sociology of W.E.B. Du Bois. Sociology of Race and Ethnicity 4(10: 14-34. </w:t>
        </w:r>
      </w:ins>
      <w:ins w:id="387" w:author="ancarter" w:date="2024-05-13T12:33:00Z">
        <w:r>
          <w:rPr>
            <w:rFonts w:ascii="Source Sans Pro" w:hAnsi="Source Sans Pro"/>
            <w:color w:val="4B4B4B"/>
            <w:sz w:val="21"/>
            <w:szCs w:val="21"/>
            <w:shd w:val="clear" w:color="auto" w:fill="F5F5F5"/>
          </w:rPr>
          <w:fldChar w:fldCharType="begin"/>
        </w:r>
        <w:r>
          <w:rPr>
            <w:rFonts w:ascii="Source Sans Pro" w:hAnsi="Source Sans Pro"/>
            <w:color w:val="4B4B4B"/>
            <w:sz w:val="21"/>
            <w:szCs w:val="21"/>
            <w:shd w:val="clear" w:color="auto" w:fill="F5F5F5"/>
          </w:rPr>
          <w:instrText>HYPERLINK "</w:instrText>
        </w:r>
      </w:ins>
      <w:ins w:id="388" w:author="ancarter" w:date="2024-05-13T12:32:00Z">
        <w:r>
          <w:rPr>
            <w:rFonts w:ascii="Source Sans Pro" w:hAnsi="Source Sans Pro"/>
            <w:color w:val="4B4B4B"/>
            <w:sz w:val="21"/>
            <w:szCs w:val="21"/>
            <w:shd w:val="clear" w:color="auto" w:fill="F5F5F5"/>
          </w:rPr>
          <w:instrText>https://doi.org/10.1177/2332649217701750</w:instrText>
        </w:r>
      </w:ins>
      <w:ins w:id="389" w:author="ancarter" w:date="2024-05-13T12:33:00Z">
        <w:r>
          <w:rPr>
            <w:rFonts w:ascii="Source Sans Pro" w:hAnsi="Source Sans Pro"/>
            <w:color w:val="4B4B4B"/>
            <w:sz w:val="21"/>
            <w:szCs w:val="21"/>
            <w:shd w:val="clear" w:color="auto" w:fill="F5F5F5"/>
          </w:rPr>
          <w:instrText>"</w:instrText>
        </w:r>
        <w:r>
          <w:rPr>
            <w:rFonts w:ascii="Source Sans Pro" w:hAnsi="Source Sans Pro"/>
            <w:color w:val="4B4B4B"/>
            <w:sz w:val="21"/>
            <w:szCs w:val="21"/>
            <w:shd w:val="clear" w:color="auto" w:fill="F5F5F5"/>
          </w:rPr>
        </w:r>
        <w:r>
          <w:rPr>
            <w:rFonts w:ascii="Source Sans Pro" w:hAnsi="Source Sans Pro"/>
            <w:color w:val="4B4B4B"/>
            <w:sz w:val="21"/>
            <w:szCs w:val="21"/>
            <w:shd w:val="clear" w:color="auto" w:fill="F5F5F5"/>
          </w:rPr>
          <w:fldChar w:fldCharType="separate"/>
        </w:r>
      </w:ins>
      <w:ins w:id="390" w:author="ancarter" w:date="2024-05-13T12:32:00Z">
        <w:r w:rsidRPr="00C94416">
          <w:rPr>
            <w:rStyle w:val="Hyperlink"/>
            <w:rFonts w:ascii="Source Sans Pro" w:hAnsi="Source Sans Pro"/>
            <w:sz w:val="21"/>
            <w:szCs w:val="21"/>
            <w:shd w:val="clear" w:color="auto" w:fill="F5F5F5"/>
          </w:rPr>
          <w:t>https://doi.org/10.1177/2332649217701750</w:t>
        </w:r>
      </w:ins>
      <w:ins w:id="391" w:author="ancarter" w:date="2024-05-13T12:33:00Z">
        <w:r>
          <w:rPr>
            <w:rFonts w:ascii="Source Sans Pro" w:hAnsi="Source Sans Pro"/>
            <w:color w:val="4B4B4B"/>
            <w:sz w:val="21"/>
            <w:szCs w:val="21"/>
            <w:shd w:val="clear" w:color="auto" w:fill="F5F5F5"/>
          </w:rPr>
          <w:fldChar w:fldCharType="end"/>
        </w:r>
      </w:ins>
    </w:p>
    <w:p w14:paraId="5899FA0C" w14:textId="77777777" w:rsidR="00366A21" w:rsidRDefault="00366A21" w:rsidP="008A169F">
      <w:pPr>
        <w:rPr>
          <w:ins w:id="392" w:author="ancarter" w:date="2024-05-13T12:33:00Z"/>
          <w:rFonts w:ascii="Source Sans Pro" w:hAnsi="Source Sans Pro"/>
          <w:color w:val="4B4B4B"/>
          <w:sz w:val="21"/>
          <w:szCs w:val="21"/>
          <w:shd w:val="clear" w:color="auto" w:fill="F5F5F5"/>
        </w:rPr>
      </w:pPr>
    </w:p>
    <w:p w14:paraId="1036C742" w14:textId="77777777" w:rsidR="00366A21" w:rsidRPr="00366A21" w:rsidRDefault="00366A21" w:rsidP="00366A21">
      <w:pPr>
        <w:rPr>
          <w:ins w:id="393" w:author="ancarter" w:date="2024-05-13T12:33:00Z"/>
          <w:lang w:val="en-US"/>
        </w:rPr>
      </w:pPr>
      <w:ins w:id="394" w:author="ancarter" w:date="2024-05-13T12:33:00Z">
        <w:r w:rsidRPr="00366A21">
          <w:rPr>
            <w:lang w:val="en-US"/>
          </w:rPr>
          <w:t xml:space="preserve">Sachs, C. 2007. “Going Public: Networking Globally and Locally.” </w:t>
        </w:r>
        <w:r w:rsidRPr="00366A21">
          <w:rPr>
            <w:i/>
            <w:iCs/>
            <w:lang w:val="en-US"/>
            <w:rPrChange w:id="395" w:author="ancarter" w:date="2024-05-13T12:34:00Z">
              <w:rPr>
                <w:lang w:val="en-US"/>
              </w:rPr>
            </w:rPrChange>
          </w:rPr>
          <w:t>Rural Sociology</w:t>
        </w:r>
        <w:r w:rsidRPr="00366A21">
          <w:rPr>
            <w:lang w:val="en-US"/>
          </w:rPr>
          <w:t xml:space="preserve"> 72 (1): 2–24.</w:t>
        </w:r>
      </w:ins>
    </w:p>
    <w:p w14:paraId="106E8839" w14:textId="2086E59A" w:rsidR="00366A21" w:rsidRPr="008A169F" w:rsidRDefault="00366A21" w:rsidP="00366A21">
      <w:pPr>
        <w:rPr>
          <w:lang w:val="en-US"/>
        </w:rPr>
      </w:pPr>
      <w:ins w:id="396" w:author="ancarter" w:date="2024-05-13T12:33:00Z">
        <w:r w:rsidRPr="00366A21">
          <w:rPr>
            <w:lang w:val="en-US"/>
          </w:rPr>
          <w:t>doi:10.1526/003601107781147400.</w:t>
        </w:r>
      </w:ins>
    </w:p>
    <w:sectPr w:rsidR="00366A21" w:rsidRPr="008A169F">
      <w:footerReference w:type="even" r:id="rId14"/>
      <w:footerReference w:type="default" r:id="rId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carter" w:date="2024-05-10T14:40:00Z" w:initials="a">
    <w:p w14:paraId="679D5441" w14:textId="3DC18BF5" w:rsidR="00B7234D" w:rsidRDefault="00B7234D">
      <w:pPr>
        <w:pStyle w:val="CommentText"/>
      </w:pPr>
      <w:r>
        <w:rPr>
          <w:rStyle w:val="CommentReference"/>
        </w:rPr>
        <w:annotationRef/>
      </w:r>
      <w:r w:rsidR="00417CD2">
        <w:t xml:space="preserve">An important point in the intro/foundation that needs addressed: </w:t>
      </w:r>
      <w:r>
        <w:t>Need to define feminism</w:t>
      </w:r>
      <w:r w:rsidR="00417CD2">
        <w:t xml:space="preserve"> before can define data feminism – I tried to do this</w:t>
      </w:r>
    </w:p>
  </w:comment>
  <w:comment w:id="1" w:author="ancarter" w:date="2024-05-10T10:05:00Z" w:initials="a">
    <w:p w14:paraId="5FD1D290" w14:textId="2DF6287A" w:rsidR="00277712" w:rsidRDefault="00277712">
      <w:pPr>
        <w:pStyle w:val="CommentText"/>
      </w:pPr>
      <w:r>
        <w:rPr>
          <w:rStyle w:val="CommentReference"/>
        </w:rPr>
        <w:annotationRef/>
      </w:r>
      <w:r>
        <w:t>Can point to how much of agricultural research happens at land grants, where social inequalities have long been institutionalized</w:t>
      </w:r>
      <w:r w:rsidR="00417CD2">
        <w:t xml:space="preserve"> – I tried to piont to htis</w:t>
      </w:r>
    </w:p>
  </w:comment>
  <w:comment w:id="2" w:author="ancarter" w:date="2024-05-20T09:56:00Z" w:initials="a">
    <w:p w14:paraId="52AA887D" w14:textId="77777777" w:rsidR="00901A02" w:rsidRDefault="00901A02">
      <w:pPr>
        <w:pStyle w:val="CommentText"/>
      </w:pPr>
      <w:r>
        <w:rPr>
          <w:rStyle w:val="CommentReference"/>
        </w:rPr>
        <w:annotationRef/>
      </w:r>
      <w:r>
        <w:t xml:space="preserve">For citations in </w:t>
      </w:r>
      <w:r>
        <w:t>context of agriculture could site…</w:t>
      </w:r>
    </w:p>
    <w:p w14:paraId="1202DAD5" w14:textId="77777777" w:rsidR="00901A02" w:rsidRDefault="00901A02">
      <w:pPr>
        <w:pStyle w:val="CommentText"/>
      </w:pPr>
    </w:p>
    <w:p w14:paraId="18B1D8A1" w14:textId="5FB38337" w:rsidR="00901A02" w:rsidRDefault="00901A02">
      <w:pPr>
        <w:pStyle w:val="CommentText"/>
      </w:pPr>
      <w:r>
        <w:rPr>
          <w:lang w:val="en-US"/>
        </w:rPr>
        <w:t>Carter and Roesch-McNally 2024; Horst and Marion 2019; Thompson and Carter 2022</w:t>
      </w:r>
    </w:p>
  </w:comment>
  <w:comment w:id="8" w:author="ancarter" w:date="2024-05-20T10:14:00Z" w:initials="a">
    <w:p w14:paraId="45841582" w14:textId="59BD8370" w:rsidR="0020107B" w:rsidRDefault="0020107B">
      <w:pPr>
        <w:pStyle w:val="CommentText"/>
      </w:pPr>
      <w:r>
        <w:rPr>
          <w:rStyle w:val="CommentReference"/>
        </w:rPr>
        <w:annotationRef/>
      </w:r>
      <w:r>
        <w:rPr>
          <w:sz w:val="19"/>
          <w:szCs w:val="19"/>
        </w:rPr>
        <w:t>Bullard, R.D. 1993. ”Anatomy of Environmental Racism and the Environmental Justice Movement.” Chap. 1 in Confronting Environmental Racism: Voices from the Grassroots, edited by R.D. Bullard, 15-39. Cambradige: South End Press.</w:t>
      </w:r>
    </w:p>
  </w:comment>
  <w:comment w:id="11" w:author="ancarter" w:date="2024-05-20T10:16:00Z" w:initials="a">
    <w:p w14:paraId="4A070B48" w14:textId="1A341F15" w:rsidR="00EF50F0" w:rsidRDefault="00EF50F0">
      <w:pPr>
        <w:pStyle w:val="CommentText"/>
      </w:pPr>
      <w:r>
        <w:rPr>
          <w:rStyle w:val="CommentReference"/>
        </w:rPr>
        <w:annotationRef/>
      </w:r>
      <w:r>
        <w:t>Du Bois, W.E.B. 2007 [1903]. The Souls of Black Folk. New York, NY: Oxford University Press.</w:t>
      </w:r>
    </w:p>
  </w:comment>
  <w:comment w:id="16" w:author="ancarter" w:date="2024-05-20T10:16:00Z" w:initials="a">
    <w:p w14:paraId="1B7B8452" w14:textId="33EE39EC" w:rsidR="00EF50F0" w:rsidRDefault="00EF50F0">
      <w:pPr>
        <w:pStyle w:val="CommentText"/>
      </w:pPr>
      <w:r>
        <w:rPr>
          <w:rStyle w:val="CommentReference"/>
        </w:rPr>
        <w:annotationRef/>
      </w:r>
      <w:r>
        <w:t>Sachs, C. 2007. ”</w:t>
      </w:r>
      <w:r>
        <w:t>Going Public: Networking Globally and Locally.” Rural Sociology 72(1): 2-24.</w:t>
      </w:r>
      <w:r w:rsidRPr="00EF50F0">
        <w:rPr>
          <w:sz w:val="19"/>
          <w:szCs w:val="19"/>
        </w:rPr>
        <w:t xml:space="preserve"> </w:t>
      </w:r>
      <w:r>
        <w:rPr>
          <w:sz w:val="19"/>
          <w:szCs w:val="19"/>
        </w:rPr>
        <w:t>doi:</w:t>
      </w:r>
      <w:r>
        <w:rPr>
          <w:color w:val="00007F"/>
          <w:sz w:val="19"/>
          <w:szCs w:val="19"/>
        </w:rPr>
        <w:t>10.1526/003601107781147400</w:t>
      </w:r>
    </w:p>
  </w:comment>
  <w:comment w:id="31" w:author="ancarter" w:date="2024-05-20T09:57:00Z" w:initials="a">
    <w:p w14:paraId="0DE961AB" w14:textId="6DDAFBBE" w:rsidR="00901A02" w:rsidRDefault="00901A02">
      <w:pPr>
        <w:pStyle w:val="CommentText"/>
      </w:pPr>
      <w:r>
        <w:rPr>
          <w:rStyle w:val="CommentReference"/>
        </w:rPr>
        <w:annotationRef/>
      </w:r>
      <w:r>
        <w:t xml:space="preserve">First </w:t>
      </w:r>
      <w:r>
        <w:t>read of this sentence makes it seem this is new, but it is not. Researchers in biophysical and other areas of science may just now be realizing it but it’s always been there</w:t>
      </w:r>
    </w:p>
  </w:comment>
  <w:comment w:id="34" w:author="ancarter" w:date="2024-05-10T10:08:00Z" w:initials="a">
    <w:p w14:paraId="2043EA48" w14:textId="7BE2CB99" w:rsidR="00277712" w:rsidRDefault="00277712">
      <w:pPr>
        <w:pStyle w:val="CommentText"/>
      </w:pPr>
      <w:r>
        <w:rPr>
          <w:rStyle w:val="CommentReference"/>
        </w:rPr>
        <w:annotationRef/>
      </w:r>
      <w:r>
        <w:t xml:space="preserve">And </w:t>
      </w:r>
      <w:r>
        <w:t>this is by design!</w:t>
      </w:r>
      <w:r w:rsidR="00EF50F0">
        <w:t xml:space="preserve"> For example, land grants as a site of production of knowledge and yet they were est to serve white landowners and the larger settler colonial project, and the first wave of land grants (1862s) receive farm more federal dollars than the subsequent land grants (1890s, Black land grants or the 1994s, Native American and Tribal colleges…)</w:t>
      </w:r>
      <w:r w:rsidR="00CE13CE">
        <w:t xml:space="preserve"> but maybe something to get into later iwth a mention in another section</w:t>
      </w:r>
    </w:p>
  </w:comment>
  <w:comment w:id="36" w:author="ancarter" w:date="2024-05-10T10:09:00Z" w:initials="a">
    <w:p w14:paraId="55789E63" w14:textId="176E90A7" w:rsidR="00277712" w:rsidRDefault="00277712">
      <w:pPr>
        <w:pStyle w:val="CommentText"/>
      </w:pPr>
      <w:r>
        <w:rPr>
          <w:rStyle w:val="CommentReference"/>
        </w:rPr>
        <w:annotationRef/>
      </w:r>
      <w:r w:rsidR="00CE13CE">
        <w:t xml:space="preserve">These articles from Patricia Allen and Carolyn Sachs about sustainability and sustainable ag/food systems in US is a good citations too from 1991 and 1992 -- just helps to show how long some of these convos have been around and how slow change is! They call for the need to put into practice, not just analysis, the goals of sustainable ag  </w:t>
      </w:r>
      <w:r w:rsidR="00CE13CE">
        <w:br/>
      </w:r>
    </w:p>
    <w:p w14:paraId="4907525E" w14:textId="0A1A9660" w:rsidR="00CE13CE" w:rsidRDefault="00000000">
      <w:pPr>
        <w:pStyle w:val="CommentText"/>
      </w:pPr>
      <w:hyperlink r:id="rId1" w:history="1">
        <w:r w:rsidR="00CE13CE" w:rsidRPr="00C94416">
          <w:rPr>
            <w:rStyle w:val="Hyperlink"/>
          </w:rPr>
          <w:t>https://www.tandfonline.com/doi/pdf/10.1080/09505439109526328</w:t>
        </w:r>
      </w:hyperlink>
    </w:p>
    <w:p w14:paraId="0B0ED7BC" w14:textId="77777777" w:rsidR="00CE13CE" w:rsidRDefault="00CE13CE">
      <w:pPr>
        <w:pStyle w:val="CommentText"/>
      </w:pPr>
    </w:p>
    <w:p w14:paraId="0A8A0B28" w14:textId="77777777" w:rsidR="00CE13CE" w:rsidRDefault="00CE13CE">
      <w:pPr>
        <w:pStyle w:val="CommentText"/>
      </w:pPr>
    </w:p>
    <w:p w14:paraId="09024DBB" w14:textId="4B6A08AA" w:rsidR="00CE13CE" w:rsidRDefault="00000000" w:rsidP="00CE13CE">
      <w:pPr>
        <w:shd w:val="clear" w:color="auto" w:fill="FFFFFF"/>
        <w:rPr>
          <w:rFonts w:ascii="Open Sans" w:hAnsi="Open Sans" w:cs="Open Sans"/>
          <w:color w:val="333333"/>
          <w:sz w:val="24"/>
          <w:szCs w:val="24"/>
        </w:rPr>
      </w:pPr>
      <w:hyperlink r:id="rId2" w:history="1">
        <w:r w:rsidR="00CE13CE" w:rsidRPr="00C94416">
          <w:rPr>
            <w:rStyle w:val="Hyperlink"/>
            <w:rFonts w:ascii="Open Sans" w:eastAsiaTheme="majorEastAsia" w:hAnsi="Open Sans" w:cs="Open Sans"/>
            <w:kern w:val="2"/>
            <w:sz w:val="36"/>
            <w:szCs w:val="36"/>
          </w:rPr>
          <w:t>https://link.springer.com/article/10.1007/BF02217962</w:t>
        </w:r>
      </w:hyperlink>
      <w:r w:rsidR="00CE13CE">
        <w:rPr>
          <w:rFonts w:ascii="Open Sans" w:eastAsiaTheme="majorEastAsia" w:hAnsi="Open Sans" w:cs="Open Sans"/>
          <w:color w:val="555555"/>
          <w:kern w:val="2"/>
          <w:sz w:val="36"/>
          <w:szCs w:val="36"/>
        </w:rPr>
        <w:t xml:space="preserve"> </w:t>
      </w:r>
    </w:p>
    <w:p w14:paraId="1AE840DE" w14:textId="77777777" w:rsidR="00CE13CE" w:rsidRDefault="00CE13CE">
      <w:pPr>
        <w:pStyle w:val="CommentText"/>
      </w:pPr>
    </w:p>
    <w:p w14:paraId="6F33812F" w14:textId="3140D055" w:rsidR="00CE13CE" w:rsidRDefault="00EE0086">
      <w:pPr>
        <w:pStyle w:val="CommentText"/>
      </w:pPr>
      <w:r>
        <w:t xml:space="preserve">I think it important to point to how long scholars have been pointing to the need to put these ideas into practice through our research design and the research process not to just inform understandings/knowledge, but to change knowledge production itself </w:t>
      </w:r>
    </w:p>
    <w:p w14:paraId="2DF25C38" w14:textId="1DB1E6A6" w:rsidR="00CE13CE" w:rsidRDefault="00CE13CE">
      <w:pPr>
        <w:pStyle w:val="CommentText"/>
      </w:pPr>
    </w:p>
  </w:comment>
  <w:comment w:id="101" w:author="ancarter" w:date="2024-05-20T11:08:00Z" w:initials="a">
    <w:p w14:paraId="229553DF" w14:textId="77777777" w:rsidR="00B5193F" w:rsidRDefault="00B5193F" w:rsidP="00B5193F">
      <w:pPr>
        <w:pStyle w:val="CommentText"/>
      </w:pPr>
      <w:r>
        <w:rPr>
          <w:rStyle w:val="CommentReference"/>
        </w:rPr>
        <w:annotationRef/>
      </w:r>
      <w:r>
        <w:t xml:space="preserve">Hooks, </w:t>
      </w:r>
      <w:r>
        <w:t>bell (but both should NOT be capitalized and my word program is not allowing me to do that!) 2000. Feminism is For Everybody: Passionate Politics. Pluto Press.</w:t>
      </w:r>
    </w:p>
  </w:comment>
  <w:comment w:id="124" w:author="ancarter" w:date="2024-05-20T09:53:00Z" w:initials="a">
    <w:p w14:paraId="55BF4C4E" w14:textId="77777777" w:rsidR="00B5193F" w:rsidRDefault="00B5193F" w:rsidP="00B5193F">
      <w:pPr>
        <w:pStyle w:val="CommentText"/>
      </w:pPr>
      <w:r>
        <w:rPr>
          <w:rStyle w:val="CommentReference"/>
        </w:rPr>
        <w:annotationRef/>
      </w:r>
      <w:r>
        <w:rPr>
          <w:rFonts w:ascii="Merriweather Sans" w:hAnsi="Merriweather Sans"/>
          <w:color w:val="222222"/>
          <w:shd w:val="clear" w:color="auto" w:fill="FFFFFF"/>
        </w:rPr>
        <w:t xml:space="preserve">Horst, M., Marion, A. </w:t>
      </w:r>
      <w:r>
        <w:rPr>
          <w:rFonts w:ascii="Merriweather Sans" w:hAnsi="Merriweather Sans"/>
          <w:color w:val="222222"/>
          <w:shd w:val="clear" w:color="auto" w:fill="FFFFFF"/>
        </w:rPr>
        <w:t xml:space="preserve">Racial, ethnic and gender inequities in farmland ownership and farming in the </w:t>
      </w:r>
      <w:r>
        <w:rPr>
          <w:rFonts w:ascii="Merriweather Sans" w:hAnsi="Merriweather Sans"/>
          <w:color w:val="222222"/>
          <w:shd w:val="clear" w:color="auto" w:fill="FFFFFF"/>
        </w:rPr>
        <w:t>U.S.. </w:t>
      </w:r>
      <w:r>
        <w:rPr>
          <w:rFonts w:ascii="Merriweather Sans" w:hAnsi="Merriweather Sans"/>
          <w:i/>
          <w:iCs/>
          <w:color w:val="222222"/>
          <w:shd w:val="clear" w:color="auto" w:fill="FFFFFF"/>
        </w:rPr>
        <w:t>Agric Hum Values</w:t>
      </w:r>
      <w:r>
        <w:rPr>
          <w:rFonts w:ascii="Merriweather Sans" w:hAnsi="Merriweather Sans"/>
          <w:color w:val="222222"/>
          <w:shd w:val="clear" w:color="auto" w:fill="FFFFFF"/>
        </w:rPr>
        <w:t> </w:t>
      </w:r>
      <w:r>
        <w:rPr>
          <w:rFonts w:ascii="Merriweather Sans" w:hAnsi="Merriweather Sans"/>
          <w:b/>
          <w:bCs/>
          <w:color w:val="222222"/>
          <w:shd w:val="clear" w:color="auto" w:fill="FFFFFF"/>
        </w:rPr>
        <w:t>36</w:t>
      </w:r>
      <w:r>
        <w:rPr>
          <w:rFonts w:ascii="Merriweather Sans" w:hAnsi="Merriweather Sans"/>
          <w:color w:val="222222"/>
          <w:shd w:val="clear" w:color="auto" w:fill="FFFFFF"/>
        </w:rPr>
        <w:t>, 1–16 (2019). https://doi-org.services.lib.mtu.edu/10.1007/s10460-018-9883-3</w:t>
      </w:r>
    </w:p>
  </w:comment>
  <w:comment w:id="127" w:author="ancarter" w:date="2024-05-20T09:53:00Z" w:initials="a">
    <w:p w14:paraId="26DF3251" w14:textId="77777777" w:rsidR="00B5193F" w:rsidRDefault="00B5193F" w:rsidP="00B5193F">
      <w:pPr>
        <w:pStyle w:val="CommentText"/>
      </w:pPr>
      <w:r>
        <w:rPr>
          <w:rStyle w:val="CommentReference"/>
        </w:rPr>
        <w:annotationRef/>
      </w:r>
      <w:r>
        <w:rPr>
          <w:rFonts w:ascii="Merriweather" w:hAnsi="Merriweather"/>
          <w:color w:val="222222"/>
          <w:sz w:val="27"/>
          <w:szCs w:val="27"/>
          <w:shd w:val="clear" w:color="auto" w:fill="FFFFFF"/>
        </w:rPr>
        <w:t xml:space="preserve">Gilbert, J., S. Wood, and G. Sharp. 2002. </w:t>
      </w:r>
      <w:r>
        <w:rPr>
          <w:rFonts w:ascii="Merriweather" w:hAnsi="Merriweather"/>
          <w:color w:val="222222"/>
          <w:sz w:val="27"/>
          <w:szCs w:val="27"/>
          <w:shd w:val="clear" w:color="auto" w:fill="FFFFFF"/>
        </w:rPr>
        <w:t>Who Owns the Land? Agricultural Land Ownership by Race/Ethnicity. </w:t>
      </w:r>
      <w:r>
        <w:rPr>
          <w:rFonts w:ascii="Merriweather" w:hAnsi="Merriweather"/>
          <w:i/>
          <w:iCs/>
          <w:color w:val="222222"/>
          <w:sz w:val="27"/>
          <w:szCs w:val="27"/>
          <w:shd w:val="clear" w:color="auto" w:fill="FFFFFF"/>
        </w:rPr>
        <w:t>Rural America</w:t>
      </w:r>
      <w:r>
        <w:rPr>
          <w:rFonts w:ascii="Merriweather" w:hAnsi="Merriweather"/>
          <w:color w:val="222222"/>
          <w:sz w:val="27"/>
          <w:szCs w:val="27"/>
          <w:shd w:val="clear" w:color="auto" w:fill="FFFFFF"/>
        </w:rPr>
        <w:t> 17 (4): 55–62.</w:t>
      </w:r>
    </w:p>
  </w:comment>
  <w:comment w:id="130" w:author="ancarter" w:date="2024-05-20T11:32:00Z" w:initials="a">
    <w:p w14:paraId="5B9A0911" w14:textId="77777777" w:rsidR="00B5193F" w:rsidRDefault="00B5193F" w:rsidP="00B5193F">
      <w:pPr>
        <w:pStyle w:val="CommentText"/>
      </w:pPr>
      <w:r>
        <w:rPr>
          <w:rStyle w:val="CommentReference"/>
        </w:rPr>
        <w:annotationRef/>
      </w:r>
      <w:r>
        <w:t xml:space="preserve">See for </w:t>
      </w:r>
      <w:r>
        <w:t>example</w:t>
      </w:r>
    </w:p>
    <w:p w14:paraId="3F5AC17E" w14:textId="77777777" w:rsidR="00B5193F" w:rsidRDefault="00B5193F" w:rsidP="00B5193F">
      <w:pPr>
        <w:pStyle w:val="CommentText"/>
      </w:pPr>
    </w:p>
    <w:p w14:paraId="17BDE354" w14:textId="77777777" w:rsidR="00B5193F" w:rsidRDefault="00B5193F" w:rsidP="00B5193F">
      <w:pPr>
        <w:pStyle w:val="CommentText"/>
      </w:pPr>
      <w:r>
        <w:t>How the USDA changed the way farmers are counted in the census 2020</w:t>
      </w:r>
    </w:p>
    <w:p w14:paraId="6AC6DE36" w14:textId="77777777" w:rsidR="00B5193F" w:rsidRDefault="00B5193F" w:rsidP="00B5193F">
      <w:pPr>
        <w:pStyle w:val="CommentText"/>
      </w:pPr>
    </w:p>
    <w:p w14:paraId="6A47AF82" w14:textId="77777777" w:rsidR="00B5193F" w:rsidRDefault="00B5193F" w:rsidP="00B5193F">
      <w:pPr>
        <w:pStyle w:val="CommentText"/>
      </w:pPr>
      <w:r>
        <w:t>Queer farmers in the 2017 US Census of Ag</w:t>
      </w:r>
    </w:p>
  </w:comment>
  <w:comment w:id="160" w:author="ancarter" w:date="2024-05-10T10:19:00Z" w:initials="a">
    <w:p w14:paraId="343ECCCE" w14:textId="77777777" w:rsidR="006F70F9" w:rsidRDefault="006F70F9">
      <w:pPr>
        <w:pStyle w:val="CommentText"/>
      </w:pPr>
      <w:r>
        <w:rPr>
          <w:rStyle w:val="CommentReference"/>
        </w:rPr>
        <w:annotationRef/>
      </w:r>
      <w:r>
        <w:t xml:space="preserve">Keller </w:t>
      </w:r>
      <w:r>
        <w:t>MIlking in shadows</w:t>
      </w:r>
    </w:p>
    <w:p w14:paraId="0D478001" w14:textId="3C301ABC" w:rsidR="006F70F9" w:rsidRDefault="006F70F9">
      <w:pPr>
        <w:pStyle w:val="CommentText"/>
      </w:pPr>
      <w:r>
        <w:t>J Lindsay harrison 2006 political geography</w:t>
      </w:r>
    </w:p>
  </w:comment>
  <w:comment w:id="170" w:author="ancarter" w:date="2024-05-10T10:25:00Z" w:initials="a">
    <w:p w14:paraId="227E6390" w14:textId="3234F8DA" w:rsidR="00AF4A87" w:rsidRDefault="00AF4A87">
      <w:pPr>
        <w:pStyle w:val="CommentText"/>
        <w:rPr>
          <w:sz w:val="23"/>
          <w:szCs w:val="23"/>
        </w:rPr>
      </w:pPr>
      <w:r>
        <w:rPr>
          <w:rStyle w:val="CommentReference"/>
        </w:rPr>
        <w:annotationRef/>
      </w:r>
      <w:r w:rsidR="006B1C45">
        <w:rPr>
          <w:sz w:val="23"/>
          <w:szCs w:val="23"/>
        </w:rPr>
        <w:t xml:space="preserve">Some citations: </w:t>
      </w:r>
      <w:r>
        <w:rPr>
          <w:sz w:val="23"/>
          <w:szCs w:val="23"/>
        </w:rPr>
        <w:t>Brayboy and Tachine 2021; Lee and Ahtone 2020</w:t>
      </w:r>
      <w:r w:rsidR="006B1C45">
        <w:rPr>
          <w:sz w:val="23"/>
          <w:szCs w:val="23"/>
        </w:rPr>
        <w:t xml:space="preserve"> – all Native authors</w:t>
      </w:r>
    </w:p>
    <w:p w14:paraId="526A467F" w14:textId="77777777" w:rsidR="006B1C45" w:rsidRDefault="006B1C45">
      <w:pPr>
        <w:pStyle w:val="CommentText"/>
        <w:rPr>
          <w:sz w:val="23"/>
          <w:szCs w:val="23"/>
        </w:rPr>
      </w:pPr>
    </w:p>
    <w:p w14:paraId="16ADB719" w14:textId="1CF680D0" w:rsidR="006B1C45" w:rsidRDefault="006B1C45">
      <w:pPr>
        <w:pStyle w:val="CommentText"/>
        <w:rPr>
          <w:sz w:val="23"/>
          <w:szCs w:val="23"/>
        </w:rPr>
      </w:pPr>
      <w:r>
        <w:rPr>
          <w:sz w:val="23"/>
          <w:szCs w:val="23"/>
        </w:rPr>
        <w:t xml:space="preserve">The Lee and Ahtone is not a scholarly article but wow what a project can cite it directly </w:t>
      </w:r>
      <w:r w:rsidRPr="006B1C45">
        <w:rPr>
          <w:sz w:val="23"/>
          <w:szCs w:val="23"/>
        </w:rPr>
        <w:t>https://www.hcn.org/issues/52-4/indigenous-affairs-education-land-grab-universities/</w:t>
      </w:r>
    </w:p>
    <w:p w14:paraId="53BFC066" w14:textId="77777777" w:rsidR="00AF4A87" w:rsidRDefault="00AF4A87">
      <w:pPr>
        <w:pStyle w:val="CommentText"/>
        <w:rPr>
          <w:sz w:val="23"/>
          <w:szCs w:val="23"/>
        </w:rPr>
      </w:pPr>
    </w:p>
    <w:p w14:paraId="19D4799C" w14:textId="77777777" w:rsidR="00AF4A87" w:rsidRDefault="00AF4A87">
      <w:pPr>
        <w:pStyle w:val="CommentText"/>
        <w:rPr>
          <w:sz w:val="23"/>
          <w:szCs w:val="23"/>
        </w:rPr>
      </w:pPr>
      <w:r>
        <w:rPr>
          <w:sz w:val="23"/>
          <w:szCs w:val="23"/>
        </w:rPr>
        <w:t>And continue to profit from these land grants today</w:t>
      </w:r>
    </w:p>
    <w:p w14:paraId="2DDB2A13" w14:textId="77777777" w:rsidR="006B1C45" w:rsidRDefault="006B1C45">
      <w:pPr>
        <w:pStyle w:val="CommentText"/>
        <w:rPr>
          <w:sz w:val="23"/>
          <w:szCs w:val="23"/>
        </w:rPr>
      </w:pPr>
    </w:p>
    <w:p w14:paraId="7249BC78" w14:textId="73F315BA" w:rsidR="006B1C45" w:rsidRDefault="006B1C45">
      <w:pPr>
        <w:pStyle w:val="CommentText"/>
      </w:pPr>
      <w:r>
        <w:rPr>
          <w:sz w:val="23"/>
          <w:szCs w:val="23"/>
        </w:rPr>
        <w:t>People like to cite Robin Wall Kimmerer on multiplicity ofknowledges but this is getting a bit white washed and Winona LaDuke has had a lot of drama with the harassment that was allowed within Honor the Earth – Native students and colleagues with whom I work are encouraging folks to cite beyond these favorites of white folks</w:t>
      </w:r>
    </w:p>
  </w:comment>
  <w:comment w:id="168" w:author="ancarter" w:date="2024-05-21T10:21:00Z" w:initials="a">
    <w:p w14:paraId="2338B59A" w14:textId="3FD6C8BF" w:rsidR="005E610D" w:rsidRDefault="005E610D">
      <w:pPr>
        <w:pStyle w:val="CommentText"/>
      </w:pPr>
      <w:r>
        <w:rPr>
          <w:rStyle w:val="CommentReference"/>
        </w:rPr>
        <w:annotationRef/>
      </w:r>
      <w:r>
        <w:t>You could cut these citations and just use the Brayboy and Tachine/Lee and Ahtone if you just want to lean on Native scholars</w:t>
      </w:r>
    </w:p>
  </w:comment>
  <w:comment w:id="179" w:author="ancarter" w:date="2024-05-10T10:27:00Z" w:initials="a">
    <w:p w14:paraId="68AE1637" w14:textId="77777777" w:rsidR="00AF4A87" w:rsidRDefault="00AF4A87">
      <w:pPr>
        <w:pStyle w:val="CommentText"/>
      </w:pPr>
      <w:r>
        <w:rPr>
          <w:rStyle w:val="CommentReference"/>
        </w:rPr>
        <w:annotationRef/>
      </w:r>
      <w:r>
        <w:t>Horst and Marion</w:t>
      </w:r>
      <w:r w:rsidR="006B1C45">
        <w:t xml:space="preserve"> and </w:t>
      </w:r>
      <w:r w:rsidR="006B1C45">
        <w:t>others</w:t>
      </w:r>
    </w:p>
    <w:p w14:paraId="36A060F0" w14:textId="2BAF68DE" w:rsidR="006B1C45" w:rsidRDefault="006B1C45">
      <w:pPr>
        <w:pStyle w:val="CommentText"/>
      </w:pPr>
      <w:r>
        <w:t>Gabrielle and I cite a lot of different lit in our chapter you could pull some citations there</w:t>
      </w:r>
    </w:p>
  </w:comment>
  <w:comment w:id="184" w:author="ancarter" w:date="2024-05-20T11:46:00Z" w:initials="a">
    <w:p w14:paraId="4D3E06BE" w14:textId="047ADFF9" w:rsidR="006B1C45" w:rsidRDefault="006B1C45">
      <w:pPr>
        <w:pStyle w:val="CommentText"/>
      </w:pPr>
      <w:r>
        <w:rPr>
          <w:rStyle w:val="CommentReference"/>
        </w:rPr>
        <w:annotationRef/>
      </w:r>
      <w:r>
        <w:t xml:space="preserve">Here I </w:t>
      </w:r>
      <w:r>
        <w:t>think we can just focus on intersectionality’s matrix of domination – like, if people just used that tool, we’d be pretty good!</w:t>
      </w:r>
    </w:p>
  </w:comment>
  <w:comment w:id="193" w:author="ancarter" w:date="2024-05-20T11:49:00Z" w:initials="a">
    <w:p w14:paraId="30D6B890" w14:textId="42162F87" w:rsidR="006B1C45" w:rsidRDefault="006B1C45">
      <w:pPr>
        <w:pStyle w:val="CommentText"/>
      </w:pPr>
      <w:r>
        <w:rPr>
          <w:rStyle w:val="CommentReference"/>
        </w:rPr>
        <w:annotationRef/>
      </w:r>
      <w:r>
        <w:t xml:space="preserve">I </w:t>
      </w:r>
      <w:r>
        <w:t xml:space="preserve">like </w:t>
      </w:r>
      <w:r>
        <w:t>keeping this table and these good examples and more applied discussion to ag science here, but having some initial intro to this in the overview of power above in the lit review</w:t>
      </w:r>
    </w:p>
  </w:comment>
  <w:comment w:id="201" w:author="ancarter" w:date="2024-05-10T10:31:00Z" w:initials="a">
    <w:p w14:paraId="55C1FDAC" w14:textId="77777777" w:rsidR="00AF4A87" w:rsidRDefault="00AF4A87">
      <w:pPr>
        <w:pStyle w:val="CommentText"/>
      </w:pPr>
      <w:r>
        <w:rPr>
          <w:rStyle w:val="CommentReference"/>
        </w:rPr>
        <w:annotationRef/>
      </w:r>
      <w:r>
        <w:t xml:space="preserve">Food and </w:t>
      </w:r>
      <w:r>
        <w:t>water watch report on scientific funding from industry</w:t>
      </w:r>
    </w:p>
    <w:p w14:paraId="42BF67DB" w14:textId="77777777" w:rsidR="00AF4A87" w:rsidRDefault="00AF4A87">
      <w:pPr>
        <w:pStyle w:val="CommentText"/>
      </w:pPr>
    </w:p>
    <w:p w14:paraId="1EE39A0F" w14:textId="4DD7D95B" w:rsidR="00AF4A87" w:rsidRDefault="00AF4A87">
      <w:pPr>
        <w:pStyle w:val="CommentText"/>
      </w:pPr>
      <w:r w:rsidRPr="00AF4A87">
        <w:t>https://foodandwaterwatch.org/wp-content/uploads/2021/03/Public-Research-Private-Gain-Report-April-2012.pdf</w:t>
      </w:r>
    </w:p>
    <w:p w14:paraId="05A373B0" w14:textId="77777777" w:rsidR="00AF4A87" w:rsidRDefault="00AF4A87">
      <w:pPr>
        <w:pStyle w:val="CommentText"/>
      </w:pPr>
    </w:p>
    <w:p w14:paraId="775C9FA1" w14:textId="5279A84D" w:rsidR="00AF4A87" w:rsidRDefault="00AF4A87">
      <w:pPr>
        <w:pStyle w:val="CommentText"/>
      </w:pPr>
      <w:r w:rsidRPr="00AF4A87">
        <w:t>https://foe.org/resources/food-industry-shapes-story-food/</w:t>
      </w:r>
    </w:p>
  </w:comment>
  <w:comment w:id="218" w:author="ancarter" w:date="2024-05-10T10:43:00Z" w:initials="a">
    <w:p w14:paraId="560357D3" w14:textId="26E3F1D7" w:rsidR="00A43B55" w:rsidRDefault="00A43B55">
      <w:pPr>
        <w:pStyle w:val="CommentText"/>
      </w:pPr>
      <w:r>
        <w:rPr>
          <w:rStyle w:val="CommentReference"/>
        </w:rPr>
        <w:annotationRef/>
      </w:r>
      <w:r>
        <w:t xml:space="preserve">and all </w:t>
      </w:r>
      <w:r>
        <w:t>these same characteristics are also what make ag scientists messengers/co-opters/distributers of power imbalances too – they are easily used to weaponize science and knowledge by the power holders</w:t>
      </w:r>
    </w:p>
  </w:comment>
  <w:comment w:id="228" w:author="ancarter" w:date="2024-05-10T10:45:00Z" w:initials="a">
    <w:p w14:paraId="70058036" w14:textId="71C28CD8" w:rsidR="00F035CD" w:rsidRDefault="00F035CD">
      <w:pPr>
        <w:pStyle w:val="CommentText"/>
      </w:pPr>
      <w:r>
        <w:rPr>
          <w:rStyle w:val="CommentReference"/>
        </w:rPr>
        <w:annotationRef/>
      </w:r>
      <w:r>
        <w:t xml:space="preserve">horst and </w:t>
      </w:r>
      <w:r>
        <w:t>marion</w:t>
      </w:r>
    </w:p>
  </w:comment>
  <w:comment w:id="232" w:author="ancarter" w:date="2024-05-21T10:47:00Z" w:initials="a">
    <w:p w14:paraId="41C7CD0C" w14:textId="585E281A" w:rsidR="0030150D" w:rsidRDefault="0030150D">
      <w:pPr>
        <w:pStyle w:val="CommentText"/>
      </w:pPr>
      <w:r>
        <w:rPr>
          <w:rStyle w:val="CommentReference"/>
        </w:rPr>
        <w:annotationRef/>
      </w:r>
      <w:r>
        <w:t xml:space="preserve">I </w:t>
      </w:r>
      <w:r>
        <w:t xml:space="preserve">know this is not what you mean; but sounds like a good way for people to co-opt knowledge form margins to get rich, which is what often happens! ”regenerative ag” being a good case in point, so I tried to revise it </w:t>
      </w:r>
    </w:p>
  </w:comment>
  <w:comment w:id="238" w:author="ancarter" w:date="2024-05-10T10:46:00Z" w:initials="a">
    <w:p w14:paraId="4BE1759A" w14:textId="77777777" w:rsidR="00F035CD" w:rsidRDefault="00F035CD">
      <w:pPr>
        <w:pStyle w:val="CommentText"/>
      </w:pPr>
      <w:r>
        <w:rPr>
          <w:rStyle w:val="CommentReference"/>
        </w:rPr>
        <w:annotationRef/>
      </w:r>
      <w:r>
        <w:t xml:space="preserve">I </w:t>
      </w:r>
      <w:r>
        <w:t>can flesh this out more</w:t>
      </w:r>
    </w:p>
    <w:p w14:paraId="21A0461A" w14:textId="77777777" w:rsidR="000231CE" w:rsidRDefault="000231CE">
      <w:pPr>
        <w:pStyle w:val="CommentText"/>
      </w:pPr>
    </w:p>
    <w:p w14:paraId="0B59BFA1" w14:textId="77777777" w:rsidR="000231CE" w:rsidRDefault="000231CE">
      <w:pPr>
        <w:pStyle w:val="CommentText"/>
      </w:pPr>
      <w:r>
        <w:t xml:space="preserve">Something too about how </w:t>
      </w:r>
      <w:r>
        <w:t>it is non-profits (WFAN, PFI) embracing the reciprocal learning, peer to peer, more so than land grant, who then co-opts it – can quote Sachs and the women farmer book</w:t>
      </w:r>
    </w:p>
    <w:p w14:paraId="1EB9ECBC" w14:textId="77777777" w:rsidR="00515A6A" w:rsidRDefault="00515A6A">
      <w:pPr>
        <w:pStyle w:val="CommentText"/>
      </w:pPr>
    </w:p>
    <w:p w14:paraId="49A6A026" w14:textId="2C717BA6" w:rsidR="00515A6A" w:rsidRDefault="00515A6A">
      <w:pPr>
        <w:pStyle w:val="CommentText"/>
      </w:pPr>
      <w:r>
        <w:t xml:space="preserve">SO I DIDN’T GET TO THIS! If you want, I can work on this specific part (a few paragraphs) when back online on Wednesday! </w:t>
      </w:r>
    </w:p>
  </w:comment>
  <w:comment w:id="249" w:author="ancarter" w:date="2024-05-21T10:52:00Z" w:initials="a">
    <w:p w14:paraId="3E5BC2A1" w14:textId="77777777" w:rsidR="00457403" w:rsidRDefault="00457403">
      <w:pPr>
        <w:pStyle w:val="CommentText"/>
      </w:pPr>
      <w:r>
        <w:rPr>
          <w:rStyle w:val="CommentReference"/>
        </w:rPr>
        <w:annotationRef/>
      </w:r>
      <w:r>
        <w:t xml:space="preserve">Can </w:t>
      </w:r>
      <w:r>
        <w:t>we not cite Zhang? Their studies are sort of bad and reductive, as if women think differently</w:t>
      </w:r>
    </w:p>
    <w:p w14:paraId="7C9576ED" w14:textId="77777777" w:rsidR="00457403" w:rsidRDefault="00457403">
      <w:pPr>
        <w:pStyle w:val="CommentText"/>
      </w:pPr>
    </w:p>
    <w:p w14:paraId="033896A4" w14:textId="77777777" w:rsidR="00457403" w:rsidRDefault="00457403">
      <w:pPr>
        <w:pStyle w:val="CommentText"/>
      </w:pPr>
      <w:r>
        <w:t>I’d rather cite wells and eells as a practice of feminist citation!</w:t>
      </w:r>
      <w:r>
        <w:br/>
      </w:r>
    </w:p>
    <w:p w14:paraId="1C2C04E3" w14:textId="77777777" w:rsidR="00457403" w:rsidRDefault="00000000" w:rsidP="00457403">
      <w:pPr>
        <w:rPr>
          <w:rFonts w:ascii="Times New Roman" w:hAnsi="Times New Roman" w:cs="Times New Roman"/>
        </w:rPr>
      </w:pPr>
      <w:hyperlink r:id="rId3" w:history="1">
        <w:r w:rsidR="00457403">
          <w:rPr>
            <w:rStyle w:val="Hyperlink"/>
            <w:rFonts w:ascii="Arial" w:hAnsi="Arial" w:cs="Arial"/>
            <w:color w:val="1A0DAB"/>
            <w:shd w:val="clear" w:color="auto" w:fill="FFFFFF"/>
          </w:rPr>
          <w:t>One size does not fit all: Customizing conservation to a changing demographic</w:t>
        </w:r>
      </w:hyperlink>
    </w:p>
    <w:p w14:paraId="5FC43947" w14:textId="77777777"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B Wells, J Eells</w:t>
      </w:r>
    </w:p>
    <w:p w14:paraId="05D63735" w14:textId="77777777"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Journal of Soil and Water Conservation 66 (5), 136A-139A</w:t>
      </w:r>
    </w:p>
    <w:p w14:paraId="7BE37E57" w14:textId="577F8D83"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2011</w:t>
      </w:r>
    </w:p>
    <w:p w14:paraId="2B025D4E" w14:textId="397123B9" w:rsidR="00457403" w:rsidRDefault="00457403" w:rsidP="00457403">
      <w:pPr>
        <w:shd w:val="clear" w:color="auto" w:fill="FFFFFF"/>
        <w:rPr>
          <w:rFonts w:ascii="Arial" w:hAnsi="Arial" w:cs="Arial"/>
          <w:color w:val="777777"/>
          <w:sz w:val="20"/>
          <w:szCs w:val="20"/>
        </w:rPr>
      </w:pPr>
      <w:r>
        <w:rPr>
          <w:rFonts w:ascii="Helvetica Neue" w:hAnsi="Helvetica Neue"/>
          <w:color w:val="50595C"/>
          <w:sz w:val="18"/>
          <w:szCs w:val="18"/>
          <w:shd w:val="clear" w:color="auto" w:fill="FFFFFF"/>
        </w:rPr>
        <w:t>DOI: https://doi.org/10.2489/jswc.66.5.136A</w:t>
      </w:r>
    </w:p>
    <w:p w14:paraId="0ACC811A" w14:textId="77777777" w:rsidR="00457403" w:rsidRDefault="00457403" w:rsidP="00457403">
      <w:pPr>
        <w:shd w:val="clear" w:color="auto" w:fill="FFFFFF"/>
        <w:rPr>
          <w:rFonts w:ascii="Arial" w:hAnsi="Arial" w:cs="Arial"/>
          <w:color w:val="777777"/>
          <w:sz w:val="20"/>
          <w:szCs w:val="20"/>
        </w:rPr>
      </w:pPr>
    </w:p>
    <w:p w14:paraId="1D30BDEA" w14:textId="4AFDA450"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Sorry I don’t know how to make the link not go through my library at my university! But you should be able to find it with DOI</w:t>
      </w:r>
    </w:p>
    <w:p w14:paraId="747653A8" w14:textId="77777777" w:rsidR="00457403" w:rsidRDefault="00457403" w:rsidP="00457403">
      <w:pPr>
        <w:shd w:val="clear" w:color="auto" w:fill="FFFFFF"/>
        <w:rPr>
          <w:rFonts w:ascii="Arial" w:hAnsi="Arial" w:cs="Arial"/>
          <w:color w:val="777777"/>
          <w:sz w:val="20"/>
          <w:szCs w:val="20"/>
        </w:rPr>
      </w:pPr>
    </w:p>
    <w:p w14:paraId="202F337E" w14:textId="7DBC30C1"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You could also cite my study I did too</w:t>
      </w:r>
    </w:p>
    <w:p w14:paraId="0C691BC8" w14:textId="77777777" w:rsidR="00457403" w:rsidRDefault="00457403" w:rsidP="00457403">
      <w:pPr>
        <w:shd w:val="clear" w:color="auto" w:fill="FFFFFF"/>
        <w:rPr>
          <w:rFonts w:ascii="Arial" w:hAnsi="Arial" w:cs="Arial"/>
          <w:color w:val="777777"/>
          <w:sz w:val="20"/>
          <w:szCs w:val="20"/>
        </w:rPr>
      </w:pPr>
    </w:p>
    <w:p w14:paraId="3C3E6CDB" w14:textId="77777777" w:rsidR="00457403" w:rsidRDefault="00457403" w:rsidP="00457403">
      <w:pPr>
        <w:pStyle w:val="Heading1"/>
        <w:shd w:val="clear" w:color="auto" w:fill="FFFFFF"/>
        <w:spacing w:before="0" w:after="300" w:line="293" w:lineRule="atLeast"/>
        <w:textAlignment w:val="baseline"/>
        <w:rPr>
          <w:rFonts w:ascii="Georgia" w:hAnsi="Georgia" w:cs="Times New Roman"/>
          <w:color w:val="2C3133"/>
          <w:spacing w:val="-7"/>
          <w:sz w:val="51"/>
          <w:szCs w:val="51"/>
        </w:rPr>
      </w:pPr>
      <w:r>
        <w:rPr>
          <w:rFonts w:ascii="Georgia" w:hAnsi="Georgia"/>
          <w:b/>
          <w:bCs/>
          <w:color w:val="2C3133"/>
          <w:spacing w:val="-7"/>
          <w:sz w:val="51"/>
          <w:szCs w:val="51"/>
        </w:rPr>
        <w:t>Social networks as conservation practice: Targeting wetland conservation for women landowners</w:t>
      </w:r>
    </w:p>
    <w:p w14:paraId="41E2E7B3" w14:textId="77777777" w:rsidR="00457403" w:rsidRDefault="00457403" w:rsidP="00457403">
      <w:pPr>
        <w:shd w:val="clear" w:color="auto" w:fill="FFFFFF"/>
        <w:spacing w:line="319" w:lineRule="atLeast"/>
        <w:textAlignment w:val="baseline"/>
        <w:rPr>
          <w:rFonts w:ascii="Helvetica Neue" w:hAnsi="Helvetica Neue"/>
          <w:color w:val="50595C"/>
          <w:sz w:val="21"/>
          <w:szCs w:val="21"/>
        </w:rPr>
      </w:pPr>
      <w:r>
        <w:rPr>
          <w:rStyle w:val="highwire-citation-author"/>
          <w:rFonts w:ascii="Helvetica Neue" w:hAnsi="Helvetica Neue"/>
          <w:color w:val="50595C"/>
          <w:sz w:val="21"/>
          <w:szCs w:val="21"/>
          <w:bdr w:val="none" w:sz="0" w:space="0" w:color="auto" w:frame="1"/>
        </w:rPr>
        <w:t>Angie Carter</w:t>
      </w:r>
      <w:r>
        <w:rPr>
          <w:rStyle w:val="highwire-citation-authors"/>
          <w:rFonts w:ascii="Helvetica Neue" w:hAnsi="Helvetica Neue"/>
          <w:color w:val="50595C"/>
          <w:sz w:val="21"/>
          <w:szCs w:val="21"/>
          <w:bdr w:val="none" w:sz="0" w:space="0" w:color="auto" w:frame="1"/>
        </w:rPr>
        <w:t> and </w:t>
      </w:r>
      <w:r>
        <w:rPr>
          <w:rStyle w:val="highwire-citation-author"/>
          <w:rFonts w:ascii="Helvetica Neue" w:hAnsi="Helvetica Neue"/>
          <w:color w:val="50595C"/>
          <w:sz w:val="21"/>
          <w:szCs w:val="21"/>
          <w:bdr w:val="none" w:sz="0" w:space="0" w:color="auto" w:frame="1"/>
        </w:rPr>
        <w:t>Rebecca Christoffel</w:t>
      </w:r>
    </w:p>
    <w:p w14:paraId="38DF8536" w14:textId="77777777" w:rsidR="00457403" w:rsidRDefault="00457403" w:rsidP="00457403">
      <w:pPr>
        <w:shd w:val="clear" w:color="auto" w:fill="FFFFFF"/>
        <w:spacing w:line="319" w:lineRule="atLeast"/>
        <w:textAlignment w:val="baseline"/>
        <w:rPr>
          <w:rFonts w:ascii="Helvetica Neue" w:hAnsi="Helvetica Neue"/>
          <w:color w:val="50595C"/>
          <w:sz w:val="21"/>
          <w:szCs w:val="21"/>
        </w:rPr>
      </w:pPr>
      <w:r>
        <w:rPr>
          <w:rStyle w:val="highwire-cite-metadata-journal"/>
          <w:rFonts w:ascii="Helvetica Neue" w:hAnsi="Helvetica Neue"/>
          <w:color w:val="50595C"/>
          <w:sz w:val="21"/>
          <w:szCs w:val="21"/>
          <w:bdr w:val="none" w:sz="0" w:space="0" w:color="auto" w:frame="1"/>
        </w:rPr>
        <w:t>Journal of Soil and Water Conservation </w:t>
      </w:r>
      <w:r>
        <w:rPr>
          <w:rStyle w:val="highwire-cite-metadata-date"/>
          <w:rFonts w:ascii="Helvetica Neue" w:hAnsi="Helvetica Neue"/>
          <w:color w:val="50595C"/>
          <w:sz w:val="21"/>
          <w:szCs w:val="21"/>
          <w:bdr w:val="none" w:sz="0" w:space="0" w:color="auto" w:frame="1"/>
        </w:rPr>
        <w:t>September 2022, </w:t>
      </w:r>
      <w:r>
        <w:rPr>
          <w:rStyle w:val="highwire-cite-metadata-volume"/>
          <w:rFonts w:ascii="Helvetica Neue" w:hAnsi="Helvetica Neue"/>
          <w:color w:val="50595C"/>
          <w:sz w:val="21"/>
          <w:szCs w:val="21"/>
          <w:bdr w:val="none" w:sz="0" w:space="0" w:color="auto" w:frame="1"/>
        </w:rPr>
        <w:t>77 </w:t>
      </w:r>
      <w:r>
        <w:rPr>
          <w:rStyle w:val="highwire-cite-metadata-issue"/>
          <w:rFonts w:ascii="Helvetica Neue" w:hAnsi="Helvetica Neue"/>
          <w:color w:val="50595C"/>
          <w:sz w:val="21"/>
          <w:szCs w:val="21"/>
          <w:bdr w:val="none" w:sz="0" w:space="0" w:color="auto" w:frame="1"/>
        </w:rPr>
        <w:t>(5) </w:t>
      </w:r>
      <w:r>
        <w:rPr>
          <w:rStyle w:val="highwire-cite-metadata-pages"/>
          <w:rFonts w:ascii="Helvetica Neue" w:hAnsi="Helvetica Neue"/>
          <w:color w:val="50595C"/>
          <w:sz w:val="21"/>
          <w:szCs w:val="21"/>
          <w:bdr w:val="none" w:sz="0" w:space="0" w:color="auto" w:frame="1"/>
        </w:rPr>
        <w:t>69A-74A; </w:t>
      </w:r>
      <w:r>
        <w:rPr>
          <w:rStyle w:val="highwire-cite-metadata-doi"/>
          <w:rFonts w:ascii="Helvetica Neue" w:hAnsi="Helvetica Neue"/>
          <w:color w:val="50595C"/>
          <w:sz w:val="21"/>
          <w:szCs w:val="21"/>
          <w:bdr w:val="none" w:sz="0" w:space="0" w:color="auto" w:frame="1"/>
        </w:rPr>
        <w:t>DOI: https://doi.org/10.2489/jswc.2022.0614A</w:t>
      </w:r>
    </w:p>
    <w:p w14:paraId="4A8A04CB" w14:textId="77777777" w:rsidR="00457403" w:rsidRDefault="00457403" w:rsidP="00457403">
      <w:pPr>
        <w:shd w:val="clear" w:color="auto" w:fill="FFFFFF"/>
        <w:rPr>
          <w:rFonts w:ascii="Arial" w:hAnsi="Arial" w:cs="Arial"/>
          <w:color w:val="777777"/>
          <w:sz w:val="20"/>
          <w:szCs w:val="20"/>
        </w:rPr>
      </w:pPr>
    </w:p>
    <w:p w14:paraId="6145F7DD" w14:textId="27E431E4" w:rsidR="00457403" w:rsidRDefault="00457403">
      <w:pPr>
        <w:pStyle w:val="CommentText"/>
      </w:pPr>
    </w:p>
  </w:comment>
  <w:comment w:id="251" w:author="ancarter" w:date="2024-05-10T14:40:00Z" w:initials="a">
    <w:p w14:paraId="398F28A9" w14:textId="77777777" w:rsidR="00B7234D" w:rsidRDefault="00B7234D">
      <w:pPr>
        <w:pStyle w:val="CommentText"/>
      </w:pPr>
      <w:r>
        <w:rPr>
          <w:rStyle w:val="CommentReference"/>
        </w:rPr>
        <w:annotationRef/>
      </w:r>
      <w:r>
        <w:t xml:space="preserve">Place </w:t>
      </w:r>
      <w:r>
        <w:t>based knowledge – WFAN – respecting women’s own experiences</w:t>
      </w:r>
    </w:p>
    <w:p w14:paraId="77F53F14" w14:textId="31F4D3A8" w:rsidR="00B7234D" w:rsidRDefault="00B7234D">
      <w:pPr>
        <w:pStyle w:val="CommentText"/>
      </w:pPr>
    </w:p>
  </w:comment>
  <w:comment w:id="253" w:author="ancarter" w:date="2024-05-10T14:18:00Z" w:initials="a">
    <w:p w14:paraId="5B5E4BA6" w14:textId="6F286826" w:rsidR="003C3909" w:rsidRDefault="003C3909">
      <w:pPr>
        <w:pStyle w:val="CommentText"/>
      </w:pPr>
      <w:r>
        <w:rPr>
          <w:rStyle w:val="CommentReference"/>
        </w:rPr>
        <w:annotationRef/>
      </w:r>
      <w:r>
        <w:t xml:space="preserve">Is </w:t>
      </w:r>
      <w:r>
        <w:t>really Indigenous knowledge</w:t>
      </w:r>
    </w:p>
  </w:comment>
  <w:comment w:id="276" w:author="ancarter" w:date="2024-05-10T14:22:00Z" w:initials="a">
    <w:p w14:paraId="4B90EF4B" w14:textId="50828557" w:rsidR="003C3909" w:rsidRDefault="003C3909">
      <w:pPr>
        <w:pStyle w:val="CommentText"/>
      </w:pPr>
      <w:r>
        <w:rPr>
          <w:rStyle w:val="CommentReference"/>
        </w:rPr>
        <w:annotationRef/>
      </w:r>
      <w:r>
        <w:t xml:space="preserve">TEK </w:t>
      </w:r>
      <w:r w:rsidR="00515A6A">
        <w:t>(</w:t>
      </w:r>
      <w:r w:rsidR="00515A6A">
        <w:t xml:space="preserve">Traditional Ecological Knowledge) </w:t>
      </w:r>
      <w:r>
        <w:t>also uses systematic observation</w:t>
      </w:r>
    </w:p>
  </w:comment>
  <w:comment w:id="282" w:author="ancarter" w:date="2024-05-21T11:11:00Z" w:initials="a">
    <w:p w14:paraId="17D86385" w14:textId="3EAC97E6" w:rsidR="000158B6" w:rsidRDefault="000158B6">
      <w:pPr>
        <w:pStyle w:val="CommentText"/>
      </w:pPr>
      <w:r>
        <w:rPr>
          <w:rStyle w:val="CommentReference"/>
        </w:rPr>
        <w:annotationRef/>
      </w:r>
      <w:r>
        <w:rPr>
          <w:color w:val="222222"/>
          <w:shd w:val="clear" w:color="auto" w:fill="FFFFFF"/>
        </w:rPr>
        <w:t xml:space="preserve">Peltier, Cindy. "An application of two-eyed seeing: Indigenous research methods with participatory action research." </w:t>
      </w:r>
      <w:r>
        <w:rPr>
          <w:i/>
          <w:iCs/>
          <w:color w:val="222222"/>
          <w:shd w:val="clear" w:color="auto" w:fill="FFFFFF"/>
        </w:rPr>
        <w:t>International Journal of Qualitative Methods</w:t>
      </w:r>
      <w:r>
        <w:rPr>
          <w:color w:val="222222"/>
          <w:shd w:val="clear" w:color="auto" w:fill="FFFFFF"/>
        </w:rPr>
        <w:t xml:space="preserve"> 17, no. 1 (2018): 1609406918812346</w:t>
      </w:r>
    </w:p>
  </w:comment>
  <w:comment w:id="285" w:author="ancarter" w:date="2024-05-21T11:21:00Z" w:initials="a">
    <w:p w14:paraId="07881951" w14:textId="1C6B3C0B" w:rsidR="00B240F1" w:rsidRDefault="00B240F1">
      <w:pPr>
        <w:pStyle w:val="CommentText"/>
      </w:pPr>
      <w:r>
        <w:rPr>
          <w:rStyle w:val="CommentReference"/>
        </w:rPr>
        <w:annotationRef/>
      </w:r>
      <w:r>
        <w:rPr>
          <w:color w:val="222222"/>
          <w:shd w:val="clear" w:color="auto" w:fill="FFFFFF"/>
        </w:rPr>
        <w:t xml:space="preserve">Peltier, Cindy. "An application of two-eyed seeing: Indigenous research methods with participatory action research." </w:t>
      </w:r>
      <w:r>
        <w:rPr>
          <w:i/>
          <w:iCs/>
          <w:color w:val="222222"/>
          <w:shd w:val="clear" w:color="auto" w:fill="FFFFFF"/>
        </w:rPr>
        <w:t>International Journal of Qualitative Methods</w:t>
      </w:r>
      <w:r>
        <w:rPr>
          <w:color w:val="222222"/>
          <w:shd w:val="clear" w:color="auto" w:fill="FFFFFF"/>
        </w:rPr>
        <w:t xml:space="preserve"> 17, no. 1 (2018): 1609406918812346</w:t>
      </w:r>
      <w:r w:rsidRPr="00A15848">
        <w:rPr>
          <w:lang w:val="en-US"/>
        </w:rPr>
        <w:t>.</w:t>
      </w:r>
    </w:p>
  </w:comment>
  <w:comment w:id="302" w:author="ancarter" w:date="2024-05-20T11:54:00Z" w:initials="a">
    <w:p w14:paraId="2E912185" w14:textId="3715F95A" w:rsidR="00515A6A" w:rsidRDefault="00515A6A">
      <w:pPr>
        <w:pStyle w:val="CommentText"/>
      </w:pPr>
      <w:r>
        <w:rPr>
          <w:rStyle w:val="CommentReference"/>
        </w:rPr>
        <w:annotationRef/>
      </w:r>
      <w:r>
        <w:t>Could look here too to the recommendations from the chapter I wrote with Gabrielle</w:t>
      </w:r>
    </w:p>
  </w:comment>
  <w:comment w:id="303" w:author="ancarter" w:date="2024-05-10T14:31:00Z" w:initials="a">
    <w:p w14:paraId="189420EA" w14:textId="4504AEA8" w:rsidR="006D0F51" w:rsidRDefault="006D0F51">
      <w:pPr>
        <w:pStyle w:val="CommentText"/>
      </w:pPr>
      <w:r>
        <w:rPr>
          <w:rStyle w:val="CommentReference"/>
        </w:rPr>
        <w:annotationRef/>
      </w:r>
      <w:r>
        <w:t xml:space="preserve">Love </w:t>
      </w:r>
      <w:r>
        <w:t>this figure, Gina!</w:t>
      </w:r>
    </w:p>
  </w:comment>
  <w:comment w:id="316" w:author="ancarter" w:date="2024-05-10T14:43:00Z" w:initials="a">
    <w:p w14:paraId="7A5ED0A8" w14:textId="1D7A3C26" w:rsidR="00B7234D" w:rsidRDefault="00B7234D">
      <w:pPr>
        <w:pStyle w:val="CommentText"/>
      </w:pPr>
      <w:r>
        <w:rPr>
          <w:rStyle w:val="CommentReference"/>
        </w:rPr>
        <w:annotationRef/>
      </w:r>
      <w:r>
        <w:t>Harraway</w:t>
      </w:r>
    </w:p>
  </w:comment>
  <w:comment w:id="338" w:author="ancarter" w:date="2024-05-10T14:44:00Z" w:initials="a">
    <w:p w14:paraId="3AFCD29B" w14:textId="360E265D" w:rsidR="00515A6A" w:rsidRDefault="00B7234D">
      <w:pPr>
        <w:pStyle w:val="CommentText"/>
      </w:pPr>
      <w:r>
        <w:rPr>
          <w:rStyle w:val="CommentReference"/>
        </w:rPr>
        <w:annotationRef/>
      </w:r>
      <w:r w:rsidR="00515A6A">
        <w:t xml:space="preserve">I </w:t>
      </w:r>
      <w:r w:rsidR="00515A6A">
        <w:t xml:space="preserve">know minoritized and marginalized or underrepresented are how the </w:t>
      </w:r>
      <w:r w:rsidR="00515A6A">
        <w:t>USDA and other talk about these folks</w:t>
      </w:r>
    </w:p>
    <w:p w14:paraId="026620EA" w14:textId="77777777" w:rsidR="00515A6A" w:rsidRDefault="00515A6A">
      <w:pPr>
        <w:pStyle w:val="CommentText"/>
      </w:pPr>
    </w:p>
    <w:p w14:paraId="5D3574A3" w14:textId="76FE62DB" w:rsidR="00B7234D" w:rsidRDefault="00515A6A">
      <w:pPr>
        <w:pStyle w:val="CommentText"/>
      </w:pPr>
      <w:r>
        <w:t>However, I like ”i</w:t>
      </w:r>
      <w:r w:rsidR="00B7234D">
        <w:t>nstitutionally excluded</w:t>
      </w:r>
      <w:r>
        <w:t>” too (not my invention) because it puts the onus on the institution that is doing the harm! Names the actor, sort of like calling domestic partner violence ”domestic partner violence” instead of ”battered woman syndrome”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9D5441" w15:done="0"/>
  <w15:commentEx w15:paraId="5FD1D290" w15:done="0"/>
  <w15:commentEx w15:paraId="18B1D8A1" w15:done="0"/>
  <w15:commentEx w15:paraId="45841582" w15:done="0"/>
  <w15:commentEx w15:paraId="4A070B48" w15:done="0"/>
  <w15:commentEx w15:paraId="1B7B8452" w15:done="0"/>
  <w15:commentEx w15:paraId="0DE961AB" w15:done="0"/>
  <w15:commentEx w15:paraId="2043EA48" w15:done="0"/>
  <w15:commentEx w15:paraId="2DF25C38" w15:done="0"/>
  <w15:commentEx w15:paraId="229553DF" w15:done="0"/>
  <w15:commentEx w15:paraId="55BF4C4E" w15:done="0"/>
  <w15:commentEx w15:paraId="26DF3251" w15:done="0"/>
  <w15:commentEx w15:paraId="6A47AF82" w15:done="0"/>
  <w15:commentEx w15:paraId="0D478001" w15:done="0"/>
  <w15:commentEx w15:paraId="7249BC78" w15:done="0"/>
  <w15:commentEx w15:paraId="2338B59A" w15:done="0"/>
  <w15:commentEx w15:paraId="36A060F0" w15:done="0"/>
  <w15:commentEx w15:paraId="4D3E06BE" w15:done="0"/>
  <w15:commentEx w15:paraId="30D6B890" w15:done="0"/>
  <w15:commentEx w15:paraId="775C9FA1" w15:done="0"/>
  <w15:commentEx w15:paraId="560357D3" w15:done="0"/>
  <w15:commentEx w15:paraId="70058036" w15:done="0"/>
  <w15:commentEx w15:paraId="41C7CD0C" w15:done="0"/>
  <w15:commentEx w15:paraId="49A6A026" w15:done="0"/>
  <w15:commentEx w15:paraId="6145F7DD" w15:done="0"/>
  <w15:commentEx w15:paraId="77F53F14" w15:done="0"/>
  <w15:commentEx w15:paraId="5B5E4BA6" w15:done="0"/>
  <w15:commentEx w15:paraId="4B90EF4B" w15:done="0"/>
  <w15:commentEx w15:paraId="17D86385" w15:done="0"/>
  <w15:commentEx w15:paraId="07881951" w15:done="0"/>
  <w15:commentEx w15:paraId="2E912185" w15:done="0"/>
  <w15:commentEx w15:paraId="189420EA" w15:done="0"/>
  <w15:commentEx w15:paraId="7A5ED0A8" w15:done="0"/>
  <w15:commentEx w15:paraId="5D3574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21CEA" w16cex:dateUtc="2024-05-10T18:40:00Z"/>
  <w16cex:commentExtensible w16cex:durableId="661A3663" w16cex:dateUtc="2024-05-10T14:05:00Z"/>
  <w16cex:commentExtensible w16cex:durableId="0660BEF0" w16cex:dateUtc="2024-05-20T13:56:00Z"/>
  <w16cex:commentExtensible w16cex:durableId="75C62AD0" w16cex:dateUtc="2024-05-20T14:14:00Z"/>
  <w16cex:commentExtensible w16cex:durableId="5EFA68F8" w16cex:dateUtc="2024-05-20T14:16:00Z"/>
  <w16cex:commentExtensible w16cex:durableId="6B97F36A" w16cex:dateUtc="2024-05-20T14:16:00Z"/>
  <w16cex:commentExtensible w16cex:durableId="557FFD77" w16cex:dateUtc="2024-05-20T13:57:00Z"/>
  <w16cex:commentExtensible w16cex:durableId="06BE8EA6" w16cex:dateUtc="2024-05-10T14:08:00Z"/>
  <w16cex:commentExtensible w16cex:durableId="708BE714" w16cex:dateUtc="2024-05-10T14:09:00Z"/>
  <w16cex:commentExtensible w16cex:durableId="4E2BD2CC" w16cex:dateUtc="2024-05-20T15:08:00Z"/>
  <w16cex:commentExtensible w16cex:durableId="7E9E74BF" w16cex:dateUtc="2024-05-20T13:53:00Z"/>
  <w16cex:commentExtensible w16cex:durableId="628CB2E3" w16cex:dateUtc="2024-05-20T13:53:00Z"/>
  <w16cex:commentExtensible w16cex:durableId="0613D027" w16cex:dateUtc="2024-05-20T15:32:00Z"/>
  <w16cex:commentExtensible w16cex:durableId="13956128" w16cex:dateUtc="2024-05-10T14:19:00Z"/>
  <w16cex:commentExtensible w16cex:durableId="539821F4" w16cex:dateUtc="2024-05-10T14:25:00Z"/>
  <w16cex:commentExtensible w16cex:durableId="23576B05" w16cex:dateUtc="2024-05-21T14:21:00Z"/>
  <w16cex:commentExtensible w16cex:durableId="3E641EAE" w16cex:dateUtc="2024-05-10T14:27:00Z"/>
  <w16cex:commentExtensible w16cex:durableId="2C051940" w16cex:dateUtc="2024-05-20T15:46:00Z"/>
  <w16cex:commentExtensible w16cex:durableId="2C68BD08" w16cex:dateUtc="2024-05-20T15:49:00Z"/>
  <w16cex:commentExtensible w16cex:durableId="4A9AEE65" w16cex:dateUtc="2024-05-10T14:31:00Z"/>
  <w16cex:commentExtensible w16cex:durableId="2D1F8A4E" w16cex:dateUtc="2024-05-10T14:43:00Z"/>
  <w16cex:commentExtensible w16cex:durableId="039B250E" w16cex:dateUtc="2024-05-10T14:45:00Z"/>
  <w16cex:commentExtensible w16cex:durableId="58CDB763" w16cex:dateUtc="2024-05-21T14:47:00Z"/>
  <w16cex:commentExtensible w16cex:durableId="5296552F" w16cex:dateUtc="2024-05-10T14:46:00Z"/>
  <w16cex:commentExtensible w16cex:durableId="0DDCEF8F" w16cex:dateUtc="2024-05-21T14:52:00Z"/>
  <w16cex:commentExtensible w16cex:durableId="07A9A7DE" w16cex:dateUtc="2024-05-10T18:40:00Z"/>
  <w16cex:commentExtensible w16cex:durableId="656F9953" w16cex:dateUtc="2024-05-10T18:18:00Z"/>
  <w16cex:commentExtensible w16cex:durableId="6DA20B95" w16cex:dateUtc="2024-05-10T18:22:00Z"/>
  <w16cex:commentExtensible w16cex:durableId="00AE8396" w16cex:dateUtc="2024-05-21T15:11:00Z"/>
  <w16cex:commentExtensible w16cex:durableId="2FBAC908" w16cex:dateUtc="2024-05-21T15:21:00Z"/>
  <w16cex:commentExtensible w16cex:durableId="0B394A97" w16cex:dateUtc="2024-05-20T15:54:00Z"/>
  <w16cex:commentExtensible w16cex:durableId="6F7A9F05" w16cex:dateUtc="2024-05-10T18:31:00Z"/>
  <w16cex:commentExtensible w16cex:durableId="6382CC5B" w16cex:dateUtc="2024-05-10T18:43:00Z"/>
  <w16cex:commentExtensible w16cex:durableId="37192667" w16cex:dateUtc="2024-05-10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9D5441" w16cid:durableId="2A821CEA"/>
  <w16cid:commentId w16cid:paraId="5FD1D290" w16cid:durableId="661A3663"/>
  <w16cid:commentId w16cid:paraId="18B1D8A1" w16cid:durableId="0660BEF0"/>
  <w16cid:commentId w16cid:paraId="45841582" w16cid:durableId="75C62AD0"/>
  <w16cid:commentId w16cid:paraId="4A070B48" w16cid:durableId="5EFA68F8"/>
  <w16cid:commentId w16cid:paraId="1B7B8452" w16cid:durableId="6B97F36A"/>
  <w16cid:commentId w16cid:paraId="0DE961AB" w16cid:durableId="557FFD77"/>
  <w16cid:commentId w16cid:paraId="2043EA48" w16cid:durableId="06BE8EA6"/>
  <w16cid:commentId w16cid:paraId="2DF25C38" w16cid:durableId="708BE714"/>
  <w16cid:commentId w16cid:paraId="229553DF" w16cid:durableId="4E2BD2CC"/>
  <w16cid:commentId w16cid:paraId="55BF4C4E" w16cid:durableId="7E9E74BF"/>
  <w16cid:commentId w16cid:paraId="26DF3251" w16cid:durableId="628CB2E3"/>
  <w16cid:commentId w16cid:paraId="6A47AF82" w16cid:durableId="0613D027"/>
  <w16cid:commentId w16cid:paraId="0D478001" w16cid:durableId="13956128"/>
  <w16cid:commentId w16cid:paraId="7249BC78" w16cid:durableId="539821F4"/>
  <w16cid:commentId w16cid:paraId="2338B59A" w16cid:durableId="23576B05"/>
  <w16cid:commentId w16cid:paraId="36A060F0" w16cid:durableId="3E641EAE"/>
  <w16cid:commentId w16cid:paraId="4D3E06BE" w16cid:durableId="2C051940"/>
  <w16cid:commentId w16cid:paraId="30D6B890" w16cid:durableId="2C68BD08"/>
  <w16cid:commentId w16cid:paraId="775C9FA1" w16cid:durableId="4A9AEE65"/>
  <w16cid:commentId w16cid:paraId="560357D3" w16cid:durableId="2D1F8A4E"/>
  <w16cid:commentId w16cid:paraId="70058036" w16cid:durableId="039B250E"/>
  <w16cid:commentId w16cid:paraId="41C7CD0C" w16cid:durableId="58CDB763"/>
  <w16cid:commentId w16cid:paraId="49A6A026" w16cid:durableId="5296552F"/>
  <w16cid:commentId w16cid:paraId="6145F7DD" w16cid:durableId="0DDCEF8F"/>
  <w16cid:commentId w16cid:paraId="77F53F14" w16cid:durableId="07A9A7DE"/>
  <w16cid:commentId w16cid:paraId="5B5E4BA6" w16cid:durableId="656F9953"/>
  <w16cid:commentId w16cid:paraId="4B90EF4B" w16cid:durableId="6DA20B95"/>
  <w16cid:commentId w16cid:paraId="17D86385" w16cid:durableId="00AE8396"/>
  <w16cid:commentId w16cid:paraId="07881951" w16cid:durableId="2FBAC908"/>
  <w16cid:commentId w16cid:paraId="2E912185" w16cid:durableId="0B394A97"/>
  <w16cid:commentId w16cid:paraId="189420EA" w16cid:durableId="6F7A9F05"/>
  <w16cid:commentId w16cid:paraId="7A5ED0A8" w16cid:durableId="6382CC5B"/>
  <w16cid:commentId w16cid:paraId="5D3574A3" w16cid:durableId="37192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95E7D" w14:textId="77777777" w:rsidR="004D1DBC" w:rsidRDefault="004D1DBC" w:rsidP="00B7234D">
      <w:r>
        <w:separator/>
      </w:r>
    </w:p>
  </w:endnote>
  <w:endnote w:type="continuationSeparator" w:id="0">
    <w:p w14:paraId="1F8C0F63" w14:textId="77777777" w:rsidR="004D1DBC" w:rsidRDefault="004D1DBC" w:rsidP="00B72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erriweather Sans">
    <w:charset w:val="4D"/>
    <w:family w:val="auto"/>
    <w:pitch w:val="variable"/>
    <w:sig w:usb0="A00004FF" w:usb1="4000207B" w:usb2="00000000" w:usb3="00000000" w:csb0="00000193" w:csb1="00000000"/>
  </w:font>
  <w:font w:name="Merriweather">
    <w:charset w:val="4D"/>
    <w:family w:val="auto"/>
    <w:pitch w:val="variable"/>
    <w:sig w:usb0="20000207" w:usb1="00000002" w:usb2="00000000" w:usb3="00000000" w:csb0="00000197" w:csb1="00000000"/>
  </w:font>
  <w:font w:name="Helvetica Neue">
    <w:altName w:val="Sylfaen"/>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397" w:author="ancarter" w:date="2024-05-10T14:44:00Z"/>
  <w:sdt>
    <w:sdtPr>
      <w:rPr>
        <w:rStyle w:val="PageNumber"/>
      </w:rPr>
      <w:id w:val="-106974548"/>
      <w:docPartObj>
        <w:docPartGallery w:val="Page Numbers (Bottom of Page)"/>
        <w:docPartUnique/>
      </w:docPartObj>
    </w:sdtPr>
    <w:sdtContent>
      <w:customXmlInsRangeEnd w:id="397"/>
      <w:p w14:paraId="709DC906" w14:textId="60741642" w:rsidR="00B7234D" w:rsidRDefault="00B7234D" w:rsidP="00C94416">
        <w:pPr>
          <w:pStyle w:val="Footer"/>
          <w:framePr w:wrap="none" w:vAnchor="text" w:hAnchor="margin" w:xAlign="right" w:y="1"/>
          <w:rPr>
            <w:ins w:id="398" w:author="ancarter" w:date="2024-05-10T14:44:00Z"/>
            <w:rStyle w:val="PageNumber"/>
          </w:rPr>
        </w:pPr>
        <w:ins w:id="399" w:author="ancarter" w:date="2024-05-10T14:44:00Z">
          <w:r>
            <w:rPr>
              <w:rStyle w:val="PageNumber"/>
            </w:rPr>
            <w:fldChar w:fldCharType="begin"/>
          </w:r>
          <w:r>
            <w:rPr>
              <w:rStyle w:val="PageNumber"/>
            </w:rPr>
            <w:instrText xml:space="preserve"> PAGE </w:instrText>
          </w:r>
          <w:r>
            <w:rPr>
              <w:rStyle w:val="PageNumber"/>
            </w:rPr>
            <w:fldChar w:fldCharType="end"/>
          </w:r>
        </w:ins>
      </w:p>
      <w:customXmlInsRangeStart w:id="400" w:author="ancarter" w:date="2024-05-10T14:44:00Z"/>
    </w:sdtContent>
  </w:sdt>
  <w:customXmlInsRangeEnd w:id="400"/>
  <w:p w14:paraId="09CFFE91" w14:textId="77777777" w:rsidR="00B7234D" w:rsidRDefault="00B7234D">
    <w:pPr>
      <w:pStyle w:val="Footer"/>
      <w:ind w:right="360"/>
      <w:pPrChange w:id="401" w:author="ancarter" w:date="2024-05-10T14:44: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402" w:author="ancarter" w:date="2024-05-10T14:44:00Z"/>
  <w:sdt>
    <w:sdtPr>
      <w:rPr>
        <w:rStyle w:val="PageNumber"/>
      </w:rPr>
      <w:id w:val="-404913699"/>
      <w:docPartObj>
        <w:docPartGallery w:val="Page Numbers (Bottom of Page)"/>
        <w:docPartUnique/>
      </w:docPartObj>
    </w:sdtPr>
    <w:sdtContent>
      <w:customXmlInsRangeEnd w:id="402"/>
      <w:p w14:paraId="6FF6E2A3" w14:textId="10C40BD9" w:rsidR="00B7234D" w:rsidRDefault="00B7234D" w:rsidP="00C94416">
        <w:pPr>
          <w:pStyle w:val="Footer"/>
          <w:framePr w:wrap="none" w:vAnchor="text" w:hAnchor="margin" w:xAlign="right" w:y="1"/>
          <w:rPr>
            <w:ins w:id="403" w:author="ancarter" w:date="2024-05-10T14:44:00Z"/>
            <w:rStyle w:val="PageNumber"/>
          </w:rPr>
        </w:pPr>
        <w:ins w:id="404" w:author="ancarter" w:date="2024-05-10T14:44:00Z">
          <w:r>
            <w:rPr>
              <w:rStyle w:val="PageNumber"/>
            </w:rPr>
            <w:fldChar w:fldCharType="begin"/>
          </w:r>
          <w:r>
            <w:rPr>
              <w:rStyle w:val="PageNumber"/>
            </w:rPr>
            <w:instrText xml:space="preserve"> PAGE </w:instrText>
          </w:r>
        </w:ins>
        <w:r>
          <w:rPr>
            <w:rStyle w:val="PageNumber"/>
          </w:rPr>
          <w:fldChar w:fldCharType="separate"/>
        </w:r>
        <w:r>
          <w:rPr>
            <w:rStyle w:val="PageNumber"/>
            <w:noProof/>
          </w:rPr>
          <w:t>12</w:t>
        </w:r>
        <w:ins w:id="405" w:author="ancarter" w:date="2024-05-10T14:44:00Z">
          <w:r>
            <w:rPr>
              <w:rStyle w:val="PageNumber"/>
            </w:rPr>
            <w:fldChar w:fldCharType="end"/>
          </w:r>
        </w:ins>
      </w:p>
      <w:customXmlInsRangeStart w:id="406" w:author="ancarter" w:date="2024-05-10T14:44:00Z"/>
    </w:sdtContent>
  </w:sdt>
  <w:customXmlInsRangeEnd w:id="406"/>
  <w:p w14:paraId="55AF0581" w14:textId="77777777" w:rsidR="00B7234D" w:rsidRDefault="00B7234D">
    <w:pPr>
      <w:pStyle w:val="Footer"/>
      <w:ind w:right="360"/>
      <w:pPrChange w:id="407" w:author="ancarter" w:date="2024-05-10T14:44: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69191" w14:textId="77777777" w:rsidR="004D1DBC" w:rsidRDefault="004D1DBC" w:rsidP="00B7234D">
      <w:r>
        <w:separator/>
      </w:r>
    </w:p>
  </w:footnote>
  <w:footnote w:type="continuationSeparator" w:id="0">
    <w:p w14:paraId="4E76EE47" w14:textId="77777777" w:rsidR="004D1DBC" w:rsidRDefault="004D1DBC" w:rsidP="00B72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05848"/>
    <w:multiLevelType w:val="hybridMultilevel"/>
    <w:tmpl w:val="2BF0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2"/>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 w:numId="13" w16cid:durableId="35547176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carter">
    <w15:presenceInfo w15:providerId="None" w15:userId="ancar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8B6"/>
    <w:rsid w:val="00015B5D"/>
    <w:rsid w:val="000179DC"/>
    <w:rsid w:val="00017ECD"/>
    <w:rsid w:val="000208F6"/>
    <w:rsid w:val="000231CE"/>
    <w:rsid w:val="00027EB8"/>
    <w:rsid w:val="000369A3"/>
    <w:rsid w:val="000513B4"/>
    <w:rsid w:val="0005346B"/>
    <w:rsid w:val="000572BC"/>
    <w:rsid w:val="00061D65"/>
    <w:rsid w:val="00063703"/>
    <w:rsid w:val="000732A2"/>
    <w:rsid w:val="000732A5"/>
    <w:rsid w:val="00074D39"/>
    <w:rsid w:val="000768E7"/>
    <w:rsid w:val="00080530"/>
    <w:rsid w:val="000816CA"/>
    <w:rsid w:val="00081F09"/>
    <w:rsid w:val="00083C0B"/>
    <w:rsid w:val="0008451B"/>
    <w:rsid w:val="0008605E"/>
    <w:rsid w:val="00086D8C"/>
    <w:rsid w:val="00093453"/>
    <w:rsid w:val="000949BF"/>
    <w:rsid w:val="000A15F4"/>
    <w:rsid w:val="000A1EBD"/>
    <w:rsid w:val="000A3A2A"/>
    <w:rsid w:val="000A4743"/>
    <w:rsid w:val="000A4D89"/>
    <w:rsid w:val="000C7806"/>
    <w:rsid w:val="000D30DE"/>
    <w:rsid w:val="000E1579"/>
    <w:rsid w:val="000E7DB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107B"/>
    <w:rsid w:val="00203CB5"/>
    <w:rsid w:val="0020544A"/>
    <w:rsid w:val="00205B7A"/>
    <w:rsid w:val="002133D9"/>
    <w:rsid w:val="00216162"/>
    <w:rsid w:val="00222C4B"/>
    <w:rsid w:val="002254CD"/>
    <w:rsid w:val="00227166"/>
    <w:rsid w:val="0023034C"/>
    <w:rsid w:val="00230595"/>
    <w:rsid w:val="002469FE"/>
    <w:rsid w:val="002540FF"/>
    <w:rsid w:val="002554C6"/>
    <w:rsid w:val="00263F2A"/>
    <w:rsid w:val="00265940"/>
    <w:rsid w:val="00270076"/>
    <w:rsid w:val="0027177D"/>
    <w:rsid w:val="0027207A"/>
    <w:rsid w:val="00275066"/>
    <w:rsid w:val="00276DDA"/>
    <w:rsid w:val="00277712"/>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50D"/>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6A21"/>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3909"/>
    <w:rsid w:val="003C5BB1"/>
    <w:rsid w:val="003D1C2B"/>
    <w:rsid w:val="003D4DD4"/>
    <w:rsid w:val="003E304E"/>
    <w:rsid w:val="003F22D7"/>
    <w:rsid w:val="003F2AD7"/>
    <w:rsid w:val="003F2EAF"/>
    <w:rsid w:val="00400119"/>
    <w:rsid w:val="00410950"/>
    <w:rsid w:val="00414ABC"/>
    <w:rsid w:val="00417CD2"/>
    <w:rsid w:val="00424324"/>
    <w:rsid w:val="004260D3"/>
    <w:rsid w:val="00445D45"/>
    <w:rsid w:val="00447075"/>
    <w:rsid w:val="0045034F"/>
    <w:rsid w:val="00457403"/>
    <w:rsid w:val="00464BD1"/>
    <w:rsid w:val="00474EA2"/>
    <w:rsid w:val="004757D1"/>
    <w:rsid w:val="0047685D"/>
    <w:rsid w:val="00476B73"/>
    <w:rsid w:val="00480DEA"/>
    <w:rsid w:val="00481653"/>
    <w:rsid w:val="0049009F"/>
    <w:rsid w:val="00492609"/>
    <w:rsid w:val="00493163"/>
    <w:rsid w:val="004A02F2"/>
    <w:rsid w:val="004A756B"/>
    <w:rsid w:val="004B2CA9"/>
    <w:rsid w:val="004B348C"/>
    <w:rsid w:val="004B3A0C"/>
    <w:rsid w:val="004B48DF"/>
    <w:rsid w:val="004D1DBC"/>
    <w:rsid w:val="004D3EAD"/>
    <w:rsid w:val="004D5302"/>
    <w:rsid w:val="004E2394"/>
    <w:rsid w:val="004E2C6B"/>
    <w:rsid w:val="004F74BE"/>
    <w:rsid w:val="005005CA"/>
    <w:rsid w:val="00500890"/>
    <w:rsid w:val="00502975"/>
    <w:rsid w:val="00511C53"/>
    <w:rsid w:val="00515A6A"/>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75652"/>
    <w:rsid w:val="00583BA0"/>
    <w:rsid w:val="0059083B"/>
    <w:rsid w:val="005A00E0"/>
    <w:rsid w:val="005A16B1"/>
    <w:rsid w:val="005A6FD4"/>
    <w:rsid w:val="005B3407"/>
    <w:rsid w:val="005B492B"/>
    <w:rsid w:val="005B6AC3"/>
    <w:rsid w:val="005D0548"/>
    <w:rsid w:val="005D0AB4"/>
    <w:rsid w:val="005E1D20"/>
    <w:rsid w:val="005E610D"/>
    <w:rsid w:val="005E7AAE"/>
    <w:rsid w:val="005F0202"/>
    <w:rsid w:val="005F23AB"/>
    <w:rsid w:val="006002FF"/>
    <w:rsid w:val="00600A72"/>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0D5D"/>
    <w:rsid w:val="00652FA1"/>
    <w:rsid w:val="00653D0F"/>
    <w:rsid w:val="00654727"/>
    <w:rsid w:val="0066073B"/>
    <w:rsid w:val="006653A5"/>
    <w:rsid w:val="00676709"/>
    <w:rsid w:val="006777C1"/>
    <w:rsid w:val="006818C7"/>
    <w:rsid w:val="006876E3"/>
    <w:rsid w:val="00692F29"/>
    <w:rsid w:val="006931DB"/>
    <w:rsid w:val="006A29CE"/>
    <w:rsid w:val="006A3B7E"/>
    <w:rsid w:val="006B1C45"/>
    <w:rsid w:val="006B4724"/>
    <w:rsid w:val="006B5691"/>
    <w:rsid w:val="006C190F"/>
    <w:rsid w:val="006C5FE3"/>
    <w:rsid w:val="006D0F51"/>
    <w:rsid w:val="006D1C64"/>
    <w:rsid w:val="006D6BA1"/>
    <w:rsid w:val="006D7072"/>
    <w:rsid w:val="006E0DB7"/>
    <w:rsid w:val="006E3048"/>
    <w:rsid w:val="006E637E"/>
    <w:rsid w:val="006E71CD"/>
    <w:rsid w:val="006F4235"/>
    <w:rsid w:val="006F5955"/>
    <w:rsid w:val="006F70F9"/>
    <w:rsid w:val="007012C8"/>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94B08"/>
    <w:rsid w:val="007A1F5A"/>
    <w:rsid w:val="007B36AC"/>
    <w:rsid w:val="007B505D"/>
    <w:rsid w:val="007B5D82"/>
    <w:rsid w:val="007B6D82"/>
    <w:rsid w:val="007C4855"/>
    <w:rsid w:val="007C6517"/>
    <w:rsid w:val="007C69A9"/>
    <w:rsid w:val="007C6F93"/>
    <w:rsid w:val="007D002F"/>
    <w:rsid w:val="007D03A3"/>
    <w:rsid w:val="007D1CDD"/>
    <w:rsid w:val="007D2199"/>
    <w:rsid w:val="007D2CD8"/>
    <w:rsid w:val="007D2F62"/>
    <w:rsid w:val="007D347A"/>
    <w:rsid w:val="007E0B12"/>
    <w:rsid w:val="007E4954"/>
    <w:rsid w:val="007F2DD8"/>
    <w:rsid w:val="0080198F"/>
    <w:rsid w:val="0080203E"/>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1A02"/>
    <w:rsid w:val="0090571F"/>
    <w:rsid w:val="009163D7"/>
    <w:rsid w:val="00920104"/>
    <w:rsid w:val="009237C8"/>
    <w:rsid w:val="00935583"/>
    <w:rsid w:val="009442EB"/>
    <w:rsid w:val="00953531"/>
    <w:rsid w:val="00953B32"/>
    <w:rsid w:val="00954393"/>
    <w:rsid w:val="00955CAF"/>
    <w:rsid w:val="00956590"/>
    <w:rsid w:val="00961F1F"/>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3BDE"/>
    <w:rsid w:val="009C4921"/>
    <w:rsid w:val="009C7B86"/>
    <w:rsid w:val="009C7EA9"/>
    <w:rsid w:val="009D37A4"/>
    <w:rsid w:val="009D766B"/>
    <w:rsid w:val="009E5B92"/>
    <w:rsid w:val="009E7155"/>
    <w:rsid w:val="009F2F68"/>
    <w:rsid w:val="009F6626"/>
    <w:rsid w:val="00A017E3"/>
    <w:rsid w:val="00A06BCD"/>
    <w:rsid w:val="00A15848"/>
    <w:rsid w:val="00A20A15"/>
    <w:rsid w:val="00A24B62"/>
    <w:rsid w:val="00A264BD"/>
    <w:rsid w:val="00A30416"/>
    <w:rsid w:val="00A30660"/>
    <w:rsid w:val="00A34416"/>
    <w:rsid w:val="00A419C7"/>
    <w:rsid w:val="00A42909"/>
    <w:rsid w:val="00A42FCE"/>
    <w:rsid w:val="00A43B55"/>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4A87"/>
    <w:rsid w:val="00AF69AB"/>
    <w:rsid w:val="00B04EE2"/>
    <w:rsid w:val="00B067E5"/>
    <w:rsid w:val="00B075EE"/>
    <w:rsid w:val="00B11261"/>
    <w:rsid w:val="00B1388B"/>
    <w:rsid w:val="00B156BE"/>
    <w:rsid w:val="00B16AFD"/>
    <w:rsid w:val="00B22D46"/>
    <w:rsid w:val="00B240F1"/>
    <w:rsid w:val="00B25BC5"/>
    <w:rsid w:val="00B302F8"/>
    <w:rsid w:val="00B3633F"/>
    <w:rsid w:val="00B429F1"/>
    <w:rsid w:val="00B43D1F"/>
    <w:rsid w:val="00B4788C"/>
    <w:rsid w:val="00B5193F"/>
    <w:rsid w:val="00B543A3"/>
    <w:rsid w:val="00B55CD4"/>
    <w:rsid w:val="00B61769"/>
    <w:rsid w:val="00B61AB0"/>
    <w:rsid w:val="00B61CF4"/>
    <w:rsid w:val="00B64839"/>
    <w:rsid w:val="00B7234D"/>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E13CE"/>
    <w:rsid w:val="00CF0BBF"/>
    <w:rsid w:val="00D03902"/>
    <w:rsid w:val="00D04BE5"/>
    <w:rsid w:val="00D05CC6"/>
    <w:rsid w:val="00D10D16"/>
    <w:rsid w:val="00D1122F"/>
    <w:rsid w:val="00D1227D"/>
    <w:rsid w:val="00D13909"/>
    <w:rsid w:val="00D13DF3"/>
    <w:rsid w:val="00D16F57"/>
    <w:rsid w:val="00D20C63"/>
    <w:rsid w:val="00D21C70"/>
    <w:rsid w:val="00D33F53"/>
    <w:rsid w:val="00D401B6"/>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46F0"/>
    <w:rsid w:val="00E238BF"/>
    <w:rsid w:val="00E24957"/>
    <w:rsid w:val="00E263B8"/>
    <w:rsid w:val="00E311F8"/>
    <w:rsid w:val="00E41F04"/>
    <w:rsid w:val="00E4568A"/>
    <w:rsid w:val="00E4596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0F0"/>
    <w:rsid w:val="00ED4B10"/>
    <w:rsid w:val="00ED4E6D"/>
    <w:rsid w:val="00ED6A3B"/>
    <w:rsid w:val="00EE0086"/>
    <w:rsid w:val="00EE2BCE"/>
    <w:rsid w:val="00EF21E3"/>
    <w:rsid w:val="00EF2F59"/>
    <w:rsid w:val="00EF50F0"/>
    <w:rsid w:val="00EF5550"/>
    <w:rsid w:val="00F00ECC"/>
    <w:rsid w:val="00F014B5"/>
    <w:rsid w:val="00F035CD"/>
    <w:rsid w:val="00F039E4"/>
    <w:rsid w:val="00F16104"/>
    <w:rsid w:val="00F17C35"/>
    <w:rsid w:val="00F23D40"/>
    <w:rsid w:val="00F278BF"/>
    <w:rsid w:val="00F34564"/>
    <w:rsid w:val="00F358C6"/>
    <w:rsid w:val="00F367C5"/>
    <w:rsid w:val="00F36EEC"/>
    <w:rsid w:val="00F45E9F"/>
    <w:rsid w:val="00F46315"/>
    <w:rsid w:val="00F57CCD"/>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paragraph" w:styleId="Revision">
    <w:name w:val="Revision"/>
    <w:hidden/>
    <w:uiPriority w:val="99"/>
    <w:semiHidden/>
    <w:rsid w:val="00277712"/>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277712"/>
    <w:rPr>
      <w:sz w:val="16"/>
      <w:szCs w:val="16"/>
    </w:rPr>
  </w:style>
  <w:style w:type="paragraph" w:styleId="CommentText">
    <w:name w:val="annotation text"/>
    <w:basedOn w:val="Normal"/>
    <w:link w:val="CommentTextChar"/>
    <w:uiPriority w:val="99"/>
    <w:semiHidden/>
    <w:unhideWhenUsed/>
    <w:rsid w:val="00277712"/>
    <w:rPr>
      <w:sz w:val="20"/>
      <w:szCs w:val="20"/>
    </w:rPr>
  </w:style>
  <w:style w:type="character" w:customStyle="1" w:styleId="CommentTextChar">
    <w:name w:val="Comment Text Char"/>
    <w:basedOn w:val="DefaultParagraphFont"/>
    <w:link w:val="CommentText"/>
    <w:uiPriority w:val="99"/>
    <w:semiHidden/>
    <w:rsid w:val="00277712"/>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277712"/>
    <w:rPr>
      <w:b/>
      <w:bCs/>
    </w:rPr>
  </w:style>
  <w:style w:type="character" w:customStyle="1" w:styleId="CommentSubjectChar">
    <w:name w:val="Comment Subject Char"/>
    <w:basedOn w:val="CommentTextChar"/>
    <w:link w:val="CommentSubject"/>
    <w:uiPriority w:val="99"/>
    <w:semiHidden/>
    <w:rsid w:val="00277712"/>
    <w:rPr>
      <w:rFonts w:ascii="Calibri" w:hAnsi="Calibri" w:cs="Calibri"/>
      <w:b/>
      <w:bCs/>
      <w:kern w:val="0"/>
      <w:sz w:val="20"/>
      <w:szCs w:val="20"/>
    </w:rPr>
  </w:style>
  <w:style w:type="paragraph" w:styleId="Header">
    <w:name w:val="header"/>
    <w:basedOn w:val="Normal"/>
    <w:link w:val="HeaderChar"/>
    <w:uiPriority w:val="99"/>
    <w:unhideWhenUsed/>
    <w:rsid w:val="00B7234D"/>
    <w:pPr>
      <w:tabs>
        <w:tab w:val="center" w:pos="4680"/>
        <w:tab w:val="right" w:pos="9360"/>
      </w:tabs>
    </w:pPr>
  </w:style>
  <w:style w:type="character" w:customStyle="1" w:styleId="HeaderChar">
    <w:name w:val="Header Char"/>
    <w:basedOn w:val="DefaultParagraphFont"/>
    <w:link w:val="Header"/>
    <w:uiPriority w:val="99"/>
    <w:rsid w:val="00B7234D"/>
    <w:rPr>
      <w:rFonts w:ascii="Calibri" w:hAnsi="Calibri" w:cs="Calibri"/>
      <w:kern w:val="0"/>
    </w:rPr>
  </w:style>
  <w:style w:type="paragraph" w:styleId="Footer">
    <w:name w:val="footer"/>
    <w:basedOn w:val="Normal"/>
    <w:link w:val="FooterChar"/>
    <w:uiPriority w:val="99"/>
    <w:unhideWhenUsed/>
    <w:rsid w:val="00B7234D"/>
    <w:pPr>
      <w:tabs>
        <w:tab w:val="center" w:pos="4680"/>
        <w:tab w:val="right" w:pos="9360"/>
      </w:tabs>
    </w:pPr>
  </w:style>
  <w:style w:type="character" w:customStyle="1" w:styleId="FooterChar">
    <w:name w:val="Footer Char"/>
    <w:basedOn w:val="DefaultParagraphFont"/>
    <w:link w:val="Footer"/>
    <w:uiPriority w:val="99"/>
    <w:rsid w:val="00B7234D"/>
    <w:rPr>
      <w:rFonts w:ascii="Calibri" w:hAnsi="Calibri" w:cs="Calibri"/>
      <w:kern w:val="0"/>
    </w:rPr>
  </w:style>
  <w:style w:type="character" w:styleId="PageNumber">
    <w:name w:val="page number"/>
    <w:basedOn w:val="DefaultParagraphFont"/>
    <w:uiPriority w:val="99"/>
    <w:semiHidden/>
    <w:unhideWhenUsed/>
    <w:rsid w:val="00B7234D"/>
  </w:style>
  <w:style w:type="character" w:customStyle="1" w:styleId="hint">
    <w:name w:val="hint"/>
    <w:basedOn w:val="DefaultParagraphFont"/>
    <w:rsid w:val="00CE13CE"/>
  </w:style>
  <w:style w:type="character" w:customStyle="1" w:styleId="name">
    <w:name w:val="name"/>
    <w:basedOn w:val="DefaultParagraphFont"/>
    <w:rsid w:val="00CE13CE"/>
  </w:style>
  <w:style w:type="character" w:styleId="FollowedHyperlink">
    <w:name w:val="FollowedHyperlink"/>
    <w:basedOn w:val="DefaultParagraphFont"/>
    <w:uiPriority w:val="99"/>
    <w:semiHidden/>
    <w:unhideWhenUsed/>
    <w:rsid w:val="00457403"/>
    <w:rPr>
      <w:color w:val="96607D" w:themeColor="followedHyperlink"/>
      <w:u w:val="single"/>
    </w:rPr>
  </w:style>
  <w:style w:type="character" w:customStyle="1" w:styleId="highwire-citation-authors">
    <w:name w:val="highwire-citation-authors"/>
    <w:basedOn w:val="DefaultParagraphFont"/>
    <w:rsid w:val="00457403"/>
  </w:style>
  <w:style w:type="character" w:customStyle="1" w:styleId="highwire-citation-author">
    <w:name w:val="highwire-citation-author"/>
    <w:basedOn w:val="DefaultParagraphFont"/>
    <w:rsid w:val="00457403"/>
  </w:style>
  <w:style w:type="character" w:customStyle="1" w:styleId="highwire-cite-metadata-journal">
    <w:name w:val="highwire-cite-metadata-journal"/>
    <w:basedOn w:val="DefaultParagraphFont"/>
    <w:rsid w:val="00457403"/>
  </w:style>
  <w:style w:type="character" w:customStyle="1" w:styleId="highwire-cite-metadata-date">
    <w:name w:val="highwire-cite-metadata-date"/>
    <w:basedOn w:val="DefaultParagraphFont"/>
    <w:rsid w:val="00457403"/>
  </w:style>
  <w:style w:type="character" w:customStyle="1" w:styleId="highwire-cite-metadata-volume">
    <w:name w:val="highwire-cite-metadata-volume"/>
    <w:basedOn w:val="DefaultParagraphFont"/>
    <w:rsid w:val="00457403"/>
  </w:style>
  <w:style w:type="character" w:customStyle="1" w:styleId="highwire-cite-metadata-issue">
    <w:name w:val="highwire-cite-metadata-issue"/>
    <w:basedOn w:val="DefaultParagraphFont"/>
    <w:rsid w:val="00457403"/>
  </w:style>
  <w:style w:type="character" w:customStyle="1" w:styleId="highwire-cite-metadata-pages">
    <w:name w:val="highwire-cite-metadata-pages"/>
    <w:basedOn w:val="DefaultParagraphFont"/>
    <w:rsid w:val="00457403"/>
  </w:style>
  <w:style w:type="character" w:customStyle="1" w:styleId="highwire-cite-metadata-doi">
    <w:name w:val="highwire-cite-metadata-doi"/>
    <w:basedOn w:val="DefaultParagraphFont"/>
    <w:rsid w:val="00457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480118229">
      <w:bodyDiv w:val="1"/>
      <w:marLeft w:val="0"/>
      <w:marRight w:val="0"/>
      <w:marTop w:val="0"/>
      <w:marBottom w:val="0"/>
      <w:divBdr>
        <w:top w:val="none" w:sz="0" w:space="0" w:color="auto"/>
        <w:left w:val="none" w:sz="0" w:space="0" w:color="auto"/>
        <w:bottom w:val="none" w:sz="0" w:space="0" w:color="auto"/>
        <w:right w:val="none" w:sz="0" w:space="0" w:color="auto"/>
      </w:divBdr>
      <w:divsChild>
        <w:div w:id="1338851487">
          <w:marLeft w:val="0"/>
          <w:marRight w:val="0"/>
          <w:marTop w:val="75"/>
          <w:marBottom w:val="15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878738746">
      <w:bodyDiv w:val="1"/>
      <w:marLeft w:val="0"/>
      <w:marRight w:val="0"/>
      <w:marTop w:val="0"/>
      <w:marBottom w:val="0"/>
      <w:divBdr>
        <w:top w:val="none" w:sz="0" w:space="0" w:color="auto"/>
        <w:left w:val="none" w:sz="0" w:space="0" w:color="auto"/>
        <w:bottom w:val="none" w:sz="0" w:space="0" w:color="auto"/>
        <w:right w:val="none" w:sz="0" w:space="0" w:color="auto"/>
      </w:divBdr>
    </w:div>
    <w:div w:id="1896693380">
      <w:bodyDiv w:val="1"/>
      <w:marLeft w:val="0"/>
      <w:marRight w:val="0"/>
      <w:marTop w:val="0"/>
      <w:marBottom w:val="0"/>
      <w:divBdr>
        <w:top w:val="none" w:sz="0" w:space="0" w:color="auto"/>
        <w:left w:val="none" w:sz="0" w:space="0" w:color="auto"/>
        <w:bottom w:val="none" w:sz="0" w:space="0" w:color="auto"/>
        <w:right w:val="none" w:sz="0" w:space="0" w:color="auto"/>
      </w:divBdr>
      <w:divsChild>
        <w:div w:id="1419793929">
          <w:marLeft w:val="0"/>
          <w:marRight w:val="0"/>
          <w:marTop w:val="75"/>
          <w:marBottom w:val="0"/>
          <w:divBdr>
            <w:top w:val="none" w:sz="0" w:space="0" w:color="auto"/>
            <w:left w:val="none" w:sz="0" w:space="0" w:color="auto"/>
            <w:bottom w:val="none" w:sz="0" w:space="0" w:color="auto"/>
            <w:right w:val="none" w:sz="0" w:space="0" w:color="auto"/>
          </w:divBdr>
        </w:div>
        <w:div w:id="823351895">
          <w:marLeft w:val="0"/>
          <w:marRight w:val="0"/>
          <w:marTop w:val="75"/>
          <w:marBottom w:val="300"/>
          <w:divBdr>
            <w:top w:val="none" w:sz="0" w:space="0" w:color="auto"/>
            <w:left w:val="none" w:sz="0" w:space="0" w:color="auto"/>
            <w:bottom w:val="none" w:sz="0" w:space="0" w:color="auto"/>
            <w:right w:val="none" w:sz="0" w:space="0" w:color="auto"/>
          </w:divBdr>
        </w:div>
      </w:divsChild>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services.lib.mtu.edu/citations?view_op=view_citation&amp;hl=en&amp;user=TUd2QlkAAAAJ&amp;citation_for_view=TUd2QlkAAAAJ:u-x6o8ySG0sC" TargetMode="External"/><Relationship Id="rId2" Type="http://schemas.openxmlformats.org/officeDocument/2006/relationships/hyperlink" Target="https://link.springer.com/article/10.1007/BF02217962" TargetMode="External"/><Relationship Id="rId1" Type="http://schemas.openxmlformats.org/officeDocument/2006/relationships/hyperlink" Target="https://www.tandfonline.com/doi/pdf/10.1080/0950543910952632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nass.usda.gov/Publications/National_Crop_Progress/Terms_and_Definitions/index.php"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2403.17162" TargetMode="External"/><Relationship Id="rId5" Type="http://schemas.openxmlformats.org/officeDocument/2006/relationships/footnotes" Target="footnotes.xml"/><Relationship Id="rId15" Type="http://schemas.openxmlformats.org/officeDocument/2006/relationships/footer" Target="footer2.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7751</Words>
  <Characters>47282</Characters>
  <Application>Microsoft Office Word</Application>
  <DocSecurity>0</DocSecurity>
  <Lines>394</Lines>
  <Paragraphs>109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54924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2</cp:revision>
  <dcterms:created xsi:type="dcterms:W3CDTF">2024-06-06T14:31:00Z</dcterms:created>
  <dcterms:modified xsi:type="dcterms:W3CDTF">2024-06-06T14:31:00Z</dcterms:modified>
</cp:coreProperties>
</file>